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74F" w:rsidRPr="008056BD" w:rsidRDefault="00E6574F" w:rsidP="00E6574F">
      <w:pPr>
        <w:pStyle w:val="Default"/>
      </w:pPr>
    </w:p>
    <w:p w:rsidR="00E6574F" w:rsidRPr="008056BD" w:rsidRDefault="00E6574F" w:rsidP="00E6574F">
      <w:pPr>
        <w:pStyle w:val="Default"/>
        <w:jc w:val="center"/>
        <w:rPr>
          <w:b/>
          <w:sz w:val="52"/>
          <w:szCs w:val="52"/>
        </w:rPr>
      </w:pPr>
      <w:r w:rsidRPr="008056BD">
        <w:rPr>
          <w:noProof/>
        </w:rPr>
        <w:drawing>
          <wp:anchor distT="0" distB="0" distL="114300" distR="114300" simplePos="0" relativeHeight="251659264" behindDoc="1" locked="0" layoutInCell="1" allowOverlap="1" wp14:anchorId="640A5D3C" wp14:editId="7CA7BFF4">
            <wp:simplePos x="0" y="0"/>
            <wp:positionH relativeFrom="margin">
              <wp:align>center</wp:align>
            </wp:positionH>
            <wp:positionV relativeFrom="paragraph">
              <wp:posOffset>8255</wp:posOffset>
            </wp:positionV>
            <wp:extent cx="1266825" cy="1006475"/>
            <wp:effectExtent l="0" t="0" r="9525" b="3175"/>
            <wp:wrapTight wrapText="bothSides">
              <wp:wrapPolygon edited="0">
                <wp:start x="0" y="0"/>
                <wp:lineTo x="0" y="21259"/>
                <wp:lineTo x="21438" y="21259"/>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l="14122" t="1" r="14040" b="36184"/>
                    <a:stretch/>
                  </pic:blipFill>
                  <pic:spPr bwMode="auto">
                    <a:xfrm>
                      <a:off x="0" y="0"/>
                      <a:ext cx="1266825" cy="100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574F" w:rsidRPr="008056BD" w:rsidRDefault="00E6574F" w:rsidP="00E6574F">
      <w:pPr>
        <w:pStyle w:val="Default"/>
        <w:jc w:val="center"/>
        <w:rPr>
          <w:b/>
          <w:sz w:val="52"/>
          <w:szCs w:val="52"/>
        </w:rPr>
      </w:pPr>
    </w:p>
    <w:p w:rsidR="00E6574F" w:rsidRPr="008056BD" w:rsidRDefault="00E6574F" w:rsidP="00E6574F">
      <w:pPr>
        <w:pStyle w:val="Default"/>
        <w:spacing w:line="276" w:lineRule="auto"/>
        <w:jc w:val="center"/>
        <w:rPr>
          <w:b/>
          <w:sz w:val="52"/>
          <w:szCs w:val="52"/>
        </w:rPr>
      </w:pPr>
    </w:p>
    <w:p w:rsidR="00E6574F" w:rsidRDefault="00E6574F" w:rsidP="00E6574F">
      <w:pPr>
        <w:pStyle w:val="Default"/>
        <w:spacing w:line="276" w:lineRule="auto"/>
        <w:jc w:val="center"/>
        <w:rPr>
          <w:b/>
          <w:sz w:val="52"/>
          <w:szCs w:val="52"/>
        </w:rPr>
      </w:pPr>
    </w:p>
    <w:p w:rsidR="00E6574F" w:rsidRPr="008056BD" w:rsidRDefault="00E6574F" w:rsidP="00E6574F">
      <w:pPr>
        <w:pStyle w:val="Default"/>
        <w:spacing w:line="276" w:lineRule="auto"/>
        <w:jc w:val="center"/>
        <w:rPr>
          <w:b/>
          <w:sz w:val="52"/>
          <w:szCs w:val="52"/>
        </w:rPr>
      </w:pPr>
    </w:p>
    <w:p w:rsidR="00E6574F" w:rsidRDefault="00E6574F" w:rsidP="00E6574F">
      <w:pPr>
        <w:pStyle w:val="Default"/>
        <w:spacing w:line="276" w:lineRule="auto"/>
        <w:jc w:val="center"/>
        <w:rPr>
          <w:b/>
          <w:sz w:val="36"/>
          <w:szCs w:val="36"/>
        </w:rPr>
      </w:pPr>
      <w:r w:rsidRPr="00673756">
        <w:rPr>
          <w:b/>
          <w:sz w:val="36"/>
          <w:szCs w:val="36"/>
        </w:rPr>
        <w:t xml:space="preserve">FACTORS AFFECTING </w:t>
      </w:r>
      <w:r>
        <w:rPr>
          <w:b/>
          <w:sz w:val="36"/>
          <w:szCs w:val="36"/>
        </w:rPr>
        <w:t>ON CUSTOMER CHOICE OF DEDICATED NON-MOTORIZED VEHICLE HIGHWAY IN COLOMBO CITY</w:t>
      </w:r>
    </w:p>
    <w:p w:rsidR="00E6574F" w:rsidRPr="00C16A98" w:rsidRDefault="00E6574F" w:rsidP="00E6574F">
      <w:pPr>
        <w:spacing w:after="160" w:line="259" w:lineRule="auto"/>
        <w:rPr>
          <w:rFonts w:ascii="Times New Roman" w:hAnsi="Times New Roman" w:cs="Times New Roman"/>
          <w:b/>
          <w:color w:val="000000"/>
          <w:sz w:val="36"/>
          <w:szCs w:val="36"/>
        </w:rPr>
      </w:pPr>
    </w:p>
    <w:p w:rsidR="00E6574F" w:rsidRDefault="00E6574F" w:rsidP="00E6574F">
      <w:pPr>
        <w:pStyle w:val="Default"/>
        <w:spacing w:line="276" w:lineRule="auto"/>
        <w:jc w:val="center"/>
        <w:rPr>
          <w:b/>
          <w:bCs/>
          <w:sz w:val="32"/>
          <w:szCs w:val="32"/>
        </w:rPr>
      </w:pPr>
      <w:r w:rsidRPr="008056BD">
        <w:rPr>
          <w:b/>
          <w:bCs/>
          <w:sz w:val="32"/>
          <w:szCs w:val="32"/>
        </w:rPr>
        <w:t xml:space="preserve">Dissertation Submitted to </w:t>
      </w:r>
    </w:p>
    <w:p w:rsidR="00E6574F" w:rsidRPr="008056BD" w:rsidRDefault="00E6574F" w:rsidP="00E6574F">
      <w:pPr>
        <w:pStyle w:val="Default"/>
        <w:spacing w:line="276" w:lineRule="auto"/>
        <w:jc w:val="center"/>
        <w:rPr>
          <w:b/>
          <w:sz w:val="32"/>
          <w:szCs w:val="32"/>
        </w:rPr>
      </w:pPr>
      <w:r w:rsidRPr="008056BD">
        <w:rPr>
          <w:b/>
          <w:bCs/>
          <w:sz w:val="32"/>
          <w:szCs w:val="32"/>
        </w:rPr>
        <w:t xml:space="preserve">CINEC </w:t>
      </w:r>
      <w:r>
        <w:rPr>
          <w:b/>
          <w:bCs/>
          <w:sz w:val="32"/>
          <w:szCs w:val="32"/>
        </w:rPr>
        <w:t>Institute of Higher Education</w:t>
      </w:r>
    </w:p>
    <w:p w:rsidR="00E6574F" w:rsidRDefault="00E6574F" w:rsidP="00E6574F">
      <w:pPr>
        <w:pStyle w:val="Default"/>
        <w:spacing w:line="276" w:lineRule="auto"/>
        <w:jc w:val="center"/>
        <w:rPr>
          <w:b/>
          <w:bCs/>
          <w:sz w:val="32"/>
          <w:szCs w:val="32"/>
        </w:rPr>
      </w:pPr>
      <w:r w:rsidRPr="008056BD">
        <w:rPr>
          <w:b/>
          <w:bCs/>
          <w:sz w:val="32"/>
          <w:szCs w:val="32"/>
        </w:rPr>
        <w:t>In partial fulfillment of the</w:t>
      </w:r>
      <w:r>
        <w:rPr>
          <w:b/>
          <w:bCs/>
          <w:sz w:val="32"/>
          <w:szCs w:val="32"/>
        </w:rPr>
        <w:t xml:space="preserve"> </w:t>
      </w:r>
      <w:r w:rsidRPr="008056BD">
        <w:rPr>
          <w:b/>
          <w:bCs/>
          <w:sz w:val="32"/>
          <w:szCs w:val="32"/>
        </w:rPr>
        <w:t xml:space="preserve">Requirements </w:t>
      </w:r>
    </w:p>
    <w:p w:rsidR="00E6574F" w:rsidRPr="008056BD" w:rsidRDefault="00E6574F" w:rsidP="00E6574F">
      <w:pPr>
        <w:pStyle w:val="Default"/>
        <w:spacing w:line="276" w:lineRule="auto"/>
        <w:jc w:val="center"/>
        <w:rPr>
          <w:b/>
          <w:bCs/>
          <w:sz w:val="32"/>
          <w:szCs w:val="32"/>
        </w:rPr>
      </w:pPr>
      <w:r w:rsidRPr="008056BD">
        <w:rPr>
          <w:b/>
          <w:bCs/>
          <w:sz w:val="32"/>
          <w:szCs w:val="32"/>
        </w:rPr>
        <w:t>for the</w:t>
      </w:r>
    </w:p>
    <w:p w:rsidR="00E6574F" w:rsidRPr="008056BD" w:rsidRDefault="00E6574F" w:rsidP="00E6574F">
      <w:pPr>
        <w:pStyle w:val="Default"/>
        <w:spacing w:line="276" w:lineRule="auto"/>
        <w:jc w:val="center"/>
        <w:rPr>
          <w:b/>
          <w:bCs/>
          <w:sz w:val="40"/>
          <w:szCs w:val="40"/>
        </w:rPr>
      </w:pPr>
    </w:p>
    <w:p w:rsidR="00E6574F" w:rsidRDefault="00E6574F" w:rsidP="00E6574F">
      <w:pPr>
        <w:pStyle w:val="Default"/>
        <w:spacing w:line="276" w:lineRule="auto"/>
        <w:jc w:val="center"/>
        <w:rPr>
          <w:b/>
          <w:bCs/>
          <w:sz w:val="32"/>
          <w:szCs w:val="32"/>
        </w:rPr>
      </w:pPr>
      <w:r w:rsidRPr="008056BD">
        <w:rPr>
          <w:b/>
          <w:bCs/>
          <w:sz w:val="32"/>
          <w:szCs w:val="32"/>
        </w:rPr>
        <w:t xml:space="preserve">BACHELOR OF SCIENCE </w:t>
      </w:r>
      <w:r>
        <w:rPr>
          <w:b/>
          <w:bCs/>
          <w:sz w:val="32"/>
          <w:szCs w:val="32"/>
        </w:rPr>
        <w:t xml:space="preserve">(HONS.) IN LOGISTICS </w:t>
      </w:r>
    </w:p>
    <w:p w:rsidR="00E6574F" w:rsidRPr="008056BD" w:rsidRDefault="00E6574F" w:rsidP="00E6574F">
      <w:pPr>
        <w:pStyle w:val="Default"/>
        <w:spacing w:line="276" w:lineRule="auto"/>
        <w:jc w:val="center"/>
        <w:rPr>
          <w:b/>
          <w:sz w:val="32"/>
          <w:szCs w:val="32"/>
        </w:rPr>
      </w:pPr>
      <w:r>
        <w:rPr>
          <w:b/>
          <w:bCs/>
          <w:sz w:val="32"/>
          <w:szCs w:val="32"/>
        </w:rPr>
        <w:t xml:space="preserve">AND TRANSPORTATION </w:t>
      </w:r>
    </w:p>
    <w:p w:rsidR="00E6574F" w:rsidRPr="008056BD" w:rsidRDefault="00E6574F" w:rsidP="00E6574F">
      <w:pPr>
        <w:pStyle w:val="Default"/>
        <w:spacing w:line="276" w:lineRule="auto"/>
        <w:jc w:val="center"/>
        <w:rPr>
          <w:b/>
          <w:bCs/>
          <w:sz w:val="40"/>
          <w:szCs w:val="40"/>
        </w:rPr>
      </w:pPr>
    </w:p>
    <w:p w:rsidR="00E6574F" w:rsidRDefault="00E6574F" w:rsidP="00E6574F">
      <w:pPr>
        <w:pStyle w:val="Default"/>
        <w:spacing w:line="276" w:lineRule="auto"/>
        <w:jc w:val="center"/>
        <w:rPr>
          <w:b/>
          <w:bCs/>
          <w:sz w:val="36"/>
          <w:szCs w:val="36"/>
        </w:rPr>
      </w:pPr>
    </w:p>
    <w:p w:rsidR="00E6574F" w:rsidRDefault="00E6574F" w:rsidP="00E6574F">
      <w:pPr>
        <w:pStyle w:val="Default"/>
        <w:spacing w:line="276" w:lineRule="auto"/>
        <w:jc w:val="center"/>
        <w:rPr>
          <w:b/>
          <w:bCs/>
          <w:sz w:val="36"/>
          <w:szCs w:val="36"/>
        </w:rPr>
      </w:pPr>
    </w:p>
    <w:p w:rsidR="00E6574F" w:rsidRDefault="00E6574F" w:rsidP="00E6574F">
      <w:pPr>
        <w:pStyle w:val="Default"/>
        <w:spacing w:line="276" w:lineRule="auto"/>
        <w:jc w:val="center"/>
        <w:rPr>
          <w:b/>
          <w:bCs/>
          <w:sz w:val="36"/>
          <w:szCs w:val="36"/>
        </w:rPr>
      </w:pPr>
    </w:p>
    <w:p w:rsidR="00E6574F" w:rsidRPr="00720800" w:rsidRDefault="00E6574F" w:rsidP="00E6574F">
      <w:pPr>
        <w:pStyle w:val="Default"/>
        <w:spacing w:line="276" w:lineRule="auto"/>
        <w:jc w:val="center"/>
        <w:rPr>
          <w:b/>
          <w:sz w:val="36"/>
          <w:szCs w:val="36"/>
        </w:rPr>
      </w:pPr>
      <w:r w:rsidRPr="00720800">
        <w:rPr>
          <w:b/>
          <w:bCs/>
          <w:sz w:val="36"/>
          <w:szCs w:val="36"/>
        </w:rPr>
        <w:t>By</w:t>
      </w:r>
    </w:p>
    <w:p w:rsidR="00E6574F" w:rsidRPr="00720800" w:rsidRDefault="00E6574F" w:rsidP="00E6574F">
      <w:pPr>
        <w:pStyle w:val="Default"/>
        <w:spacing w:line="276" w:lineRule="auto"/>
        <w:jc w:val="center"/>
        <w:rPr>
          <w:b/>
          <w:sz w:val="36"/>
          <w:szCs w:val="36"/>
        </w:rPr>
      </w:pPr>
      <w:r w:rsidRPr="00720800">
        <w:rPr>
          <w:b/>
          <w:sz w:val="36"/>
          <w:szCs w:val="36"/>
        </w:rPr>
        <w:t>D</w:t>
      </w:r>
      <w:r>
        <w:rPr>
          <w:b/>
          <w:sz w:val="36"/>
          <w:szCs w:val="36"/>
        </w:rPr>
        <w:t>ulanga Udanie Wijayasinghe</w:t>
      </w:r>
    </w:p>
    <w:p w:rsidR="00E6574F" w:rsidRPr="008056BD" w:rsidRDefault="00E6574F" w:rsidP="00E6574F">
      <w:pPr>
        <w:jc w:val="center"/>
        <w:rPr>
          <w:rFonts w:ascii="Times New Roman" w:hAnsi="Times New Roman" w:cs="Times New Roman"/>
          <w:b/>
          <w:bCs/>
          <w:sz w:val="40"/>
          <w:szCs w:val="40"/>
        </w:rPr>
      </w:pPr>
      <w:r>
        <w:rPr>
          <w:rFonts w:ascii="Times New Roman" w:hAnsi="Times New Roman" w:cs="Times New Roman"/>
          <w:b/>
          <w:bCs/>
          <w:sz w:val="36"/>
          <w:szCs w:val="36"/>
        </w:rPr>
        <w:t xml:space="preserve">December </w:t>
      </w:r>
      <w:r w:rsidR="00D71F03">
        <w:rPr>
          <w:rFonts w:ascii="Times New Roman" w:hAnsi="Times New Roman" w:cs="Times New Roman"/>
          <w:b/>
          <w:bCs/>
          <w:sz w:val="36"/>
          <w:szCs w:val="36"/>
        </w:rPr>
        <w:t>2018</w:t>
      </w:r>
    </w:p>
    <w:p w:rsidR="00E6574F" w:rsidRDefault="00E6574F" w:rsidP="00E6574F">
      <w:pPr>
        <w:jc w:val="both"/>
        <w:rPr>
          <w:rFonts w:ascii="Times New Roman" w:hAnsi="Times New Roman" w:cs="Times New Roman"/>
          <w:bCs/>
          <w:sz w:val="24"/>
          <w:szCs w:val="24"/>
        </w:rPr>
      </w:pPr>
    </w:p>
    <w:p w:rsidR="00E6574F" w:rsidRDefault="00E6574F" w:rsidP="00E6574F">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rsidR="0048570C" w:rsidRDefault="0048570C" w:rsidP="00E6574F">
      <w:pPr>
        <w:jc w:val="center"/>
        <w:rPr>
          <w:rFonts w:ascii="Times New Roman" w:hAnsi="Times New Roman" w:cs="Times New Roman"/>
          <w:b/>
          <w:sz w:val="32"/>
          <w:szCs w:val="32"/>
        </w:rPr>
      </w:pPr>
    </w:p>
    <w:p w:rsidR="0048570C" w:rsidRDefault="0048570C">
      <w:pPr>
        <w:spacing w:after="160" w:line="259" w:lineRule="auto"/>
        <w:rPr>
          <w:rFonts w:ascii="Times New Roman" w:hAnsi="Times New Roman" w:cs="Times New Roman"/>
          <w:b/>
          <w:sz w:val="32"/>
          <w:szCs w:val="32"/>
        </w:rPr>
      </w:pPr>
      <w:r>
        <w:rPr>
          <w:b/>
          <w:noProof/>
          <w:sz w:val="40"/>
          <w:szCs w:val="40"/>
        </w:rPr>
        <mc:AlternateContent>
          <mc:Choice Requires="wps">
            <w:drawing>
              <wp:anchor distT="0" distB="0" distL="114300" distR="114300" simplePos="0" relativeHeight="251660288" behindDoc="0" locked="0" layoutInCell="1" allowOverlap="1" wp14:anchorId="7ADA6339" wp14:editId="271D69C9">
                <wp:simplePos x="0" y="0"/>
                <wp:positionH relativeFrom="margin">
                  <wp:align>left</wp:align>
                </wp:positionH>
                <wp:positionV relativeFrom="paragraph">
                  <wp:posOffset>7620</wp:posOffset>
                </wp:positionV>
                <wp:extent cx="619125" cy="8297838"/>
                <wp:effectExtent l="0" t="0" r="9525" b="8255"/>
                <wp:wrapNone/>
                <wp:docPr id="2" name="Text Box 2"/>
                <wp:cNvGraphicFramePr/>
                <a:graphic xmlns:a="http://schemas.openxmlformats.org/drawingml/2006/main">
                  <a:graphicData uri="http://schemas.microsoft.com/office/word/2010/wordprocessingShape">
                    <wps:wsp>
                      <wps:cNvSpPr txBox="1"/>
                      <wps:spPr>
                        <a:xfrm>
                          <a:off x="0" y="0"/>
                          <a:ext cx="619125" cy="8297838"/>
                        </a:xfrm>
                        <a:prstGeom prst="rect">
                          <a:avLst/>
                        </a:prstGeom>
                        <a:solidFill>
                          <a:sysClr val="window" lastClr="FFFFFF"/>
                        </a:solidFill>
                        <a:ln w="6350">
                          <a:noFill/>
                        </a:ln>
                      </wps:spPr>
                      <wps:txbx>
                        <w:txbxContent>
                          <w:p w:rsidR="00D05F4C" w:rsidRPr="00D92108" w:rsidRDefault="00D05F4C" w:rsidP="00E6574F">
                            <w:pPr>
                              <w:spacing w:after="160" w:line="259" w:lineRule="auto"/>
                              <w:ind w:firstLine="720"/>
                              <w:rPr>
                                <w:rFonts w:eastAsiaTheme="minorHAnsi"/>
                                <w:b/>
                                <w:sz w:val="32"/>
                                <w:szCs w:val="32"/>
                              </w:rPr>
                            </w:pPr>
                            <w:r w:rsidRPr="00D92108">
                              <w:rPr>
                                <w:rFonts w:eastAsiaTheme="minorHAnsi"/>
                                <w:b/>
                                <w:sz w:val="32"/>
                                <w:szCs w:val="32"/>
                              </w:rPr>
                              <w:t>BSc</w:t>
                            </w:r>
                            <w:r>
                              <w:rPr>
                                <w:rFonts w:eastAsiaTheme="minorHAnsi"/>
                                <w:b/>
                                <w:sz w:val="32"/>
                                <w:szCs w:val="32"/>
                              </w:rPr>
                              <w:t>-</w:t>
                            </w:r>
                            <w:r w:rsidRPr="00D92108">
                              <w:rPr>
                                <w:rFonts w:eastAsiaTheme="minorHAnsi"/>
                                <w:b/>
                                <w:sz w:val="32"/>
                                <w:szCs w:val="32"/>
                              </w:rPr>
                              <w:t>LT</w:t>
                            </w:r>
                            <w:r w:rsidRPr="00D92108">
                              <w:rPr>
                                <w:rFonts w:eastAsiaTheme="minorHAnsi"/>
                                <w:b/>
                                <w:sz w:val="32"/>
                                <w:szCs w:val="32"/>
                              </w:rPr>
                              <w:tab/>
                            </w:r>
                            <w:r w:rsidRPr="00D92108">
                              <w:rPr>
                                <w:rFonts w:eastAsiaTheme="minorHAnsi"/>
                                <w:b/>
                                <w:sz w:val="32"/>
                                <w:szCs w:val="32"/>
                              </w:rPr>
                              <w:tab/>
                            </w:r>
                            <w:r w:rsidRPr="00D92108">
                              <w:rPr>
                                <w:rFonts w:eastAsiaTheme="minorHAnsi"/>
                                <w:b/>
                                <w:sz w:val="32"/>
                                <w:szCs w:val="32"/>
                              </w:rPr>
                              <w:tab/>
                            </w:r>
                            <w:r>
                              <w:rPr>
                                <w:rFonts w:eastAsiaTheme="minorHAnsi"/>
                                <w:b/>
                                <w:sz w:val="32"/>
                                <w:szCs w:val="32"/>
                              </w:rPr>
                              <w:tab/>
                            </w:r>
                            <w:r w:rsidRPr="00D92108">
                              <w:rPr>
                                <w:rFonts w:eastAsiaTheme="minorHAnsi"/>
                                <w:b/>
                                <w:sz w:val="32"/>
                                <w:szCs w:val="32"/>
                              </w:rPr>
                              <w:t>BScC-551/</w:t>
                            </w:r>
                            <w:r>
                              <w:rPr>
                                <w:rFonts w:eastAsiaTheme="minorHAnsi"/>
                                <w:b/>
                                <w:sz w:val="32"/>
                                <w:szCs w:val="32"/>
                              </w:rPr>
                              <w:t>15-02/0003</w:t>
                            </w:r>
                            <w:r w:rsidRPr="00D92108">
                              <w:rPr>
                                <w:rFonts w:eastAsiaTheme="minorHAnsi"/>
                                <w:b/>
                                <w:sz w:val="32"/>
                                <w:szCs w:val="32"/>
                              </w:rPr>
                              <w:tab/>
                            </w:r>
                            <w:r w:rsidRPr="00D92108">
                              <w:rPr>
                                <w:rFonts w:eastAsiaTheme="minorHAnsi"/>
                                <w:b/>
                                <w:sz w:val="32"/>
                                <w:szCs w:val="32"/>
                              </w:rPr>
                              <w:tab/>
                            </w:r>
                            <w:r w:rsidRPr="00D92108">
                              <w:rPr>
                                <w:rFonts w:eastAsiaTheme="minorHAnsi"/>
                                <w:b/>
                                <w:sz w:val="32"/>
                                <w:szCs w:val="32"/>
                              </w:rPr>
                              <w:tab/>
                            </w:r>
                            <w:r>
                              <w:rPr>
                                <w:rFonts w:eastAsiaTheme="minorHAnsi"/>
                                <w:b/>
                                <w:sz w:val="32"/>
                                <w:szCs w:val="32"/>
                              </w:rPr>
                              <w:tab/>
                            </w:r>
                            <w:r>
                              <w:rPr>
                                <w:b/>
                                <w:sz w:val="36"/>
                                <w:szCs w:val="36"/>
                              </w:rPr>
                              <w:t>D.U.Wijayasinghe</w:t>
                            </w:r>
                          </w:p>
                          <w:p w:rsidR="00D05F4C" w:rsidRPr="00C16A98" w:rsidRDefault="00D05F4C" w:rsidP="00E6574F">
                            <w:pPr>
                              <w:rPr>
                                <w:sz w:val="32"/>
                                <w:szCs w:val="32"/>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DA6339" id="_x0000_t202" coordsize="21600,21600" o:spt="202" path="m,l,21600r21600,l21600,xe">
                <v:stroke joinstyle="miter"/>
                <v:path gradientshapeok="t" o:connecttype="rect"/>
              </v:shapetype>
              <v:shape id="Text Box 2" o:spid="_x0000_s1026" type="#_x0000_t202" style="position:absolute;margin-left:0;margin-top:.6pt;width:48.75pt;height:653.3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" fillcolor="window" stroked="f" strokeweight=".5pt">
                <v:textbox style="layout-flow:vertical">
                  <w:txbxContent>
                    <w:p w:rsidR="00D05F4C" w:rsidRPr="00D92108" w:rsidRDefault="00D05F4C" w:rsidP="00E6574F">
                      <w:pPr>
                        <w:spacing w:after="160" w:line="259" w:lineRule="auto"/>
                        <w:ind w:firstLine="720"/>
                        <w:rPr>
                          <w:rFonts w:eastAsiaTheme="minorHAnsi"/>
                          <w:b/>
                          <w:sz w:val="32"/>
                          <w:szCs w:val="32"/>
                        </w:rPr>
                      </w:pPr>
                      <w:r w:rsidRPr="00D92108">
                        <w:rPr>
                          <w:rFonts w:eastAsiaTheme="minorHAnsi"/>
                          <w:b/>
                          <w:sz w:val="32"/>
                          <w:szCs w:val="32"/>
                        </w:rPr>
                        <w:t>BSc</w:t>
                      </w:r>
                      <w:r>
                        <w:rPr>
                          <w:rFonts w:eastAsiaTheme="minorHAnsi"/>
                          <w:b/>
                          <w:sz w:val="32"/>
                          <w:szCs w:val="32"/>
                        </w:rPr>
                        <w:t>-</w:t>
                      </w:r>
                      <w:r w:rsidRPr="00D92108">
                        <w:rPr>
                          <w:rFonts w:eastAsiaTheme="minorHAnsi"/>
                          <w:b/>
                          <w:sz w:val="32"/>
                          <w:szCs w:val="32"/>
                        </w:rPr>
                        <w:t>LT</w:t>
                      </w:r>
                      <w:r w:rsidRPr="00D92108">
                        <w:rPr>
                          <w:rFonts w:eastAsiaTheme="minorHAnsi"/>
                          <w:b/>
                          <w:sz w:val="32"/>
                          <w:szCs w:val="32"/>
                        </w:rPr>
                        <w:tab/>
                      </w:r>
                      <w:r w:rsidRPr="00D92108">
                        <w:rPr>
                          <w:rFonts w:eastAsiaTheme="minorHAnsi"/>
                          <w:b/>
                          <w:sz w:val="32"/>
                          <w:szCs w:val="32"/>
                        </w:rPr>
                        <w:tab/>
                      </w:r>
                      <w:r w:rsidRPr="00D92108">
                        <w:rPr>
                          <w:rFonts w:eastAsiaTheme="minorHAnsi"/>
                          <w:b/>
                          <w:sz w:val="32"/>
                          <w:szCs w:val="32"/>
                        </w:rPr>
                        <w:tab/>
                      </w:r>
                      <w:r>
                        <w:rPr>
                          <w:rFonts w:eastAsiaTheme="minorHAnsi"/>
                          <w:b/>
                          <w:sz w:val="32"/>
                          <w:szCs w:val="32"/>
                        </w:rPr>
                        <w:tab/>
                      </w:r>
                      <w:r w:rsidRPr="00D92108">
                        <w:rPr>
                          <w:rFonts w:eastAsiaTheme="minorHAnsi"/>
                          <w:b/>
                          <w:sz w:val="32"/>
                          <w:szCs w:val="32"/>
                        </w:rPr>
                        <w:t>BScC-551/</w:t>
                      </w:r>
                      <w:r>
                        <w:rPr>
                          <w:rFonts w:eastAsiaTheme="minorHAnsi"/>
                          <w:b/>
                          <w:sz w:val="32"/>
                          <w:szCs w:val="32"/>
                        </w:rPr>
                        <w:t>15-02/0003</w:t>
                      </w:r>
                      <w:r w:rsidRPr="00D92108">
                        <w:rPr>
                          <w:rFonts w:eastAsiaTheme="minorHAnsi"/>
                          <w:b/>
                          <w:sz w:val="32"/>
                          <w:szCs w:val="32"/>
                        </w:rPr>
                        <w:tab/>
                      </w:r>
                      <w:r w:rsidRPr="00D92108">
                        <w:rPr>
                          <w:rFonts w:eastAsiaTheme="minorHAnsi"/>
                          <w:b/>
                          <w:sz w:val="32"/>
                          <w:szCs w:val="32"/>
                        </w:rPr>
                        <w:tab/>
                      </w:r>
                      <w:r w:rsidRPr="00D92108">
                        <w:rPr>
                          <w:rFonts w:eastAsiaTheme="minorHAnsi"/>
                          <w:b/>
                          <w:sz w:val="32"/>
                          <w:szCs w:val="32"/>
                        </w:rPr>
                        <w:tab/>
                      </w:r>
                      <w:r>
                        <w:rPr>
                          <w:rFonts w:eastAsiaTheme="minorHAnsi"/>
                          <w:b/>
                          <w:sz w:val="32"/>
                          <w:szCs w:val="32"/>
                        </w:rPr>
                        <w:tab/>
                      </w:r>
                      <w:r>
                        <w:rPr>
                          <w:b/>
                          <w:sz w:val="36"/>
                          <w:szCs w:val="36"/>
                        </w:rPr>
                        <w:t>D.U.Wijayasinghe</w:t>
                      </w:r>
                    </w:p>
                    <w:p w:rsidR="00D05F4C" w:rsidRPr="00C16A98" w:rsidRDefault="00D05F4C" w:rsidP="00E6574F">
                      <w:pPr>
                        <w:rPr>
                          <w:sz w:val="32"/>
                          <w:szCs w:val="32"/>
                        </w:rPr>
                      </w:pPr>
                    </w:p>
                  </w:txbxContent>
                </v:textbox>
                <w10:wrap anchorx="margin"/>
              </v:shape>
            </w:pict>
          </mc:Fallback>
        </mc:AlternateContent>
      </w:r>
      <w:r>
        <w:rPr>
          <w:rFonts w:ascii="Times New Roman" w:hAnsi="Times New Roman" w:cs="Times New Roman"/>
          <w:b/>
          <w:sz w:val="32"/>
          <w:szCs w:val="32"/>
        </w:rPr>
        <w:br w:type="page"/>
      </w:r>
    </w:p>
    <w:p w:rsidR="00E6574F" w:rsidRPr="0024115F" w:rsidRDefault="00E6574F" w:rsidP="00E6574F">
      <w:pPr>
        <w:jc w:val="center"/>
        <w:rPr>
          <w:rFonts w:ascii="Times New Roman" w:hAnsi="Times New Roman" w:cs="Times New Roman"/>
          <w:b/>
          <w:sz w:val="32"/>
          <w:szCs w:val="32"/>
        </w:rPr>
      </w:pPr>
      <w:r w:rsidRPr="0024115F">
        <w:rPr>
          <w:rFonts w:ascii="Times New Roman" w:hAnsi="Times New Roman" w:cs="Times New Roman"/>
          <w:b/>
          <w:sz w:val="32"/>
          <w:szCs w:val="32"/>
        </w:rPr>
        <w:t>TITLE PAGE</w:t>
      </w:r>
    </w:p>
    <w:p w:rsidR="00E6574F" w:rsidRDefault="00E6574F" w:rsidP="001C769F">
      <w:pPr>
        <w:pStyle w:val="TOCHeading"/>
        <w:numPr>
          <w:ilvl w:val="0"/>
          <w:numId w:val="0"/>
        </w:numPr>
        <w:ind w:left="432"/>
        <w:rPr>
          <w:rFonts w:asciiTheme="minorHAnsi" w:eastAsiaTheme="minorHAnsi" w:hAnsiTheme="minorHAnsi" w:cstheme="minorBidi"/>
          <w:color w:val="auto"/>
          <w:sz w:val="22"/>
          <w:szCs w:val="22"/>
        </w:rPr>
      </w:pPr>
    </w:p>
    <w:p w:rsidR="00E6574F" w:rsidRDefault="00E6574F" w:rsidP="00E6574F">
      <w:pPr>
        <w:jc w:val="center"/>
        <w:rPr>
          <w:rFonts w:ascii="Times New Roman" w:hAnsi="Times New Roman" w:cs="Times New Roman"/>
          <w:i/>
          <w:sz w:val="24"/>
          <w:szCs w:val="24"/>
        </w:rPr>
      </w:pPr>
      <w:r>
        <w:rPr>
          <w:rFonts w:ascii="Times New Roman" w:hAnsi="Times New Roman" w:cs="Times New Roman"/>
          <w:i/>
          <w:sz w:val="24"/>
          <w:szCs w:val="24"/>
        </w:rPr>
        <w:t>Dissertation submission to the Faculty of Management, Humanities and Social Sciences at CINEC Campus in partial fulfillment of the requirement for the Bachelor of Science (Hons) in Logistics and Transportation</w:t>
      </w:r>
    </w:p>
    <w:p w:rsidR="00E6574F" w:rsidRDefault="00E6574F" w:rsidP="00E6574F">
      <w:pPr>
        <w:rPr>
          <w:rFonts w:ascii="Times New Roman" w:hAnsi="Times New Roman" w:cs="Times New Roman"/>
          <w:sz w:val="24"/>
          <w:szCs w:val="24"/>
        </w:rPr>
      </w:pP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Name of the student:                Dulanga Udanie Wijayasinghe</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Registration Number:               BScC-551/15-02/0003</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Module Code and Title:            Dissertation Submission</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Name of the Supervisor:           Mrs. Wajira Rathnayake</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Title of the Assignment:           Factors Affecting on Customer Choice of Dedicated Non –                                                                          Motorized Vehicle Highway in Colombo City</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Deadline:                                   27/12/2018</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Date of Submission:                  27/12/2018</w:t>
      </w:r>
    </w:p>
    <w:p w:rsidR="00E6574F" w:rsidRDefault="00E6574F" w:rsidP="00E6574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declaration by the student: </w:t>
      </w:r>
    </w:p>
    <w:p w:rsidR="00E6574F" w:rsidRDefault="00E6574F" w:rsidP="00E6574F">
      <w:pPr>
        <w:pStyle w:val="ListParagraph"/>
        <w:spacing w:line="360" w:lineRule="auto"/>
        <w:rPr>
          <w:rFonts w:ascii="Times New Roman" w:hAnsi="Times New Roman" w:cs="Times New Roman"/>
          <w:sz w:val="24"/>
          <w:szCs w:val="24"/>
        </w:rPr>
      </w:pPr>
    </w:p>
    <w:p w:rsidR="00E6574F" w:rsidRDefault="00E6574F" w:rsidP="00E6574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 hereby declare that the work included in this dissertation as part or as whole, has not been submitted for any other academic qualifications at any other university or an institute. The material included in this document contains the findings of the researcher and elsewhere abstracts of previous publications where references are provided accordingly”</w:t>
      </w:r>
    </w:p>
    <w:p w:rsidR="00E6574F" w:rsidRDefault="00E6574F" w:rsidP="00E6574F">
      <w:pPr>
        <w:pStyle w:val="ListParagraph"/>
        <w:spacing w:line="360" w:lineRule="auto"/>
        <w:rPr>
          <w:rFonts w:ascii="Times New Roman" w:hAnsi="Times New Roman" w:cs="Times New Roman"/>
          <w:sz w:val="24"/>
          <w:szCs w:val="24"/>
        </w:rPr>
      </w:pPr>
    </w:p>
    <w:p w:rsidR="00E6574F" w:rsidRPr="00E6574F" w:rsidRDefault="00E6574F" w:rsidP="00E6574F">
      <w:pPr>
        <w:pStyle w:val="ListParagraph"/>
        <w:numPr>
          <w:ilvl w:val="0"/>
          <w:numId w:val="1"/>
        </w:numPr>
        <w:spacing w:line="360" w:lineRule="auto"/>
        <w:rPr>
          <w:rFonts w:ascii="Times New Roman" w:hAnsi="Times New Roman" w:cs="Times New Roman"/>
          <w:sz w:val="24"/>
          <w:szCs w:val="24"/>
        </w:rPr>
      </w:pPr>
      <w:r w:rsidRPr="00E6574F">
        <w:rPr>
          <w:rFonts w:ascii="Times New Roman" w:hAnsi="Times New Roman" w:cs="Times New Roman"/>
          <w:sz w:val="24"/>
          <w:szCs w:val="24"/>
        </w:rPr>
        <w:t>Signature of the student: …………………………………….</w:t>
      </w:r>
    </w:p>
    <w:p w:rsidR="00E6574F" w:rsidRPr="00E6574F" w:rsidRDefault="00E6574F" w:rsidP="00E6574F">
      <w:pPr>
        <w:pStyle w:val="ListParagraph"/>
        <w:numPr>
          <w:ilvl w:val="0"/>
          <w:numId w:val="1"/>
        </w:numPr>
        <w:spacing w:line="360" w:lineRule="auto"/>
        <w:rPr>
          <w:rFonts w:ascii="Times New Roman" w:hAnsi="Times New Roman" w:cs="Times New Roman"/>
          <w:sz w:val="24"/>
          <w:szCs w:val="24"/>
        </w:rPr>
      </w:pPr>
      <w:r w:rsidRPr="00E6574F">
        <w:rPr>
          <w:rFonts w:ascii="Times New Roman" w:hAnsi="Times New Roman" w:cs="Times New Roman"/>
          <w:sz w:val="24"/>
          <w:szCs w:val="24"/>
        </w:rPr>
        <w:t>Signature of the Supervisor: ………………………………….</w:t>
      </w:r>
    </w:p>
    <w:p w:rsidR="00E6574F" w:rsidRPr="00E6574F" w:rsidRDefault="00E6574F" w:rsidP="00E6574F">
      <w:pPr>
        <w:pStyle w:val="ListParagraph"/>
        <w:numPr>
          <w:ilvl w:val="0"/>
          <w:numId w:val="1"/>
        </w:numPr>
        <w:spacing w:line="360" w:lineRule="auto"/>
        <w:rPr>
          <w:rFonts w:ascii="Times New Roman" w:hAnsi="Times New Roman" w:cs="Times New Roman"/>
          <w:sz w:val="24"/>
          <w:szCs w:val="24"/>
        </w:rPr>
      </w:pPr>
      <w:r w:rsidRPr="00E6574F">
        <w:rPr>
          <w:rFonts w:ascii="Times New Roman" w:hAnsi="Times New Roman" w:cs="Times New Roman"/>
          <w:sz w:val="24"/>
          <w:szCs w:val="24"/>
        </w:rPr>
        <w:t>Marks: ……………………………………</w:t>
      </w:r>
    </w:p>
    <w:p w:rsidR="00E6574F" w:rsidRPr="00E6574F" w:rsidRDefault="00E6574F" w:rsidP="00E6574F">
      <w:pPr>
        <w:pStyle w:val="ListParagraph"/>
        <w:numPr>
          <w:ilvl w:val="0"/>
          <w:numId w:val="1"/>
        </w:numPr>
        <w:spacing w:line="360" w:lineRule="auto"/>
        <w:rPr>
          <w:rFonts w:ascii="Times New Roman" w:hAnsi="Times New Roman" w:cs="Times New Roman"/>
          <w:sz w:val="24"/>
          <w:szCs w:val="24"/>
        </w:rPr>
      </w:pPr>
      <w:r w:rsidRPr="00E6574F">
        <w:rPr>
          <w:rFonts w:ascii="Times New Roman" w:hAnsi="Times New Roman" w:cs="Times New Roman"/>
          <w:sz w:val="24"/>
          <w:szCs w:val="24"/>
        </w:rPr>
        <w:t>Initials of the Lecturer/Conveyor: ……………………………</w:t>
      </w:r>
    </w:p>
    <w:p w:rsidR="00A912F1" w:rsidRPr="00E6574F" w:rsidRDefault="00E6574F" w:rsidP="00E6574F">
      <w:pPr>
        <w:pStyle w:val="ListParagraph"/>
        <w:numPr>
          <w:ilvl w:val="0"/>
          <w:numId w:val="1"/>
        </w:numPr>
        <w:rPr>
          <w:rFonts w:ascii="Times New Roman" w:hAnsi="Times New Roman" w:cs="Times New Roman"/>
          <w:sz w:val="24"/>
          <w:szCs w:val="24"/>
        </w:rPr>
      </w:pPr>
      <w:r w:rsidRPr="00E6574F">
        <w:rPr>
          <w:rFonts w:ascii="Times New Roman" w:hAnsi="Times New Roman" w:cs="Times New Roman"/>
          <w:sz w:val="24"/>
          <w:szCs w:val="24"/>
        </w:rPr>
        <w:t>Date: ………………………………</w:t>
      </w:r>
    </w:p>
    <w:p w:rsidR="00E6574F" w:rsidRDefault="00E6574F" w:rsidP="00E6574F">
      <w:pPr>
        <w:pStyle w:val="ListParagraph"/>
        <w:rPr>
          <w:rFonts w:ascii="Times New Roman" w:hAnsi="Times New Roman" w:cs="Times New Roman"/>
          <w:sz w:val="24"/>
          <w:szCs w:val="24"/>
        </w:rPr>
      </w:pPr>
    </w:p>
    <w:p w:rsidR="00E6574F" w:rsidRDefault="00E6574F" w:rsidP="00E6574F">
      <w:pPr>
        <w:pStyle w:val="ListParagraph"/>
        <w:rPr>
          <w:rFonts w:ascii="Times New Roman" w:hAnsi="Times New Roman" w:cs="Times New Roman"/>
          <w:sz w:val="24"/>
          <w:szCs w:val="24"/>
        </w:rPr>
      </w:pPr>
    </w:p>
    <w:p w:rsidR="00E6574F" w:rsidRDefault="00E6574F" w:rsidP="00E6574F">
      <w:pPr>
        <w:pStyle w:val="ListParagraph"/>
        <w:rPr>
          <w:rFonts w:ascii="Times New Roman" w:hAnsi="Times New Roman" w:cs="Times New Roman"/>
          <w:sz w:val="24"/>
          <w:szCs w:val="24"/>
        </w:rPr>
      </w:pPr>
    </w:p>
    <w:p w:rsidR="00E6574F" w:rsidRDefault="00E6574F" w:rsidP="00E6574F">
      <w:pPr>
        <w:pStyle w:val="ListParagraph"/>
        <w:rPr>
          <w:rFonts w:ascii="Times New Roman" w:hAnsi="Times New Roman" w:cs="Times New Roman"/>
          <w:sz w:val="24"/>
          <w:szCs w:val="24"/>
        </w:rPr>
      </w:pPr>
    </w:p>
    <w:p w:rsidR="00E6574F" w:rsidRDefault="00E6574F" w:rsidP="00E6574F">
      <w:pPr>
        <w:pStyle w:val="ListParagraph"/>
        <w:rPr>
          <w:rFonts w:ascii="Times New Roman" w:hAnsi="Times New Roman" w:cs="Times New Roman"/>
          <w:sz w:val="24"/>
          <w:szCs w:val="24"/>
        </w:rPr>
      </w:pPr>
    </w:p>
    <w:p w:rsidR="00E6574F" w:rsidRDefault="00E6574F" w:rsidP="00E6574F"/>
    <w:p w:rsidR="00E6574F" w:rsidRDefault="00E6574F" w:rsidP="00E6574F">
      <w:pPr>
        <w:spacing w:line="360" w:lineRule="auto"/>
        <w:jc w:val="both"/>
        <w:rPr>
          <w:rFonts w:ascii="Times New Roman" w:hAnsi="Times New Roman" w:cs="Times New Roman"/>
          <w:sz w:val="24"/>
          <w:szCs w:val="24"/>
        </w:rPr>
      </w:pPr>
    </w:p>
    <w:p w:rsidR="00D71F03" w:rsidRPr="00FB4F10" w:rsidRDefault="00FB4F10" w:rsidP="00FB4F10">
      <w:pPr>
        <w:keepNext/>
        <w:keepLines/>
        <w:spacing w:before="40" w:after="0" w:line="360" w:lineRule="auto"/>
        <w:jc w:val="center"/>
        <w:outlineLvl w:val="0"/>
        <w:rPr>
          <w:rFonts w:ascii="Times New Roman" w:eastAsia="Times New Roman" w:hAnsi="Times New Roman" w:cs="Times New Roman"/>
          <w:b/>
          <w:bCs/>
          <w:sz w:val="32"/>
          <w:szCs w:val="32"/>
        </w:rPr>
      </w:pPr>
      <w:bookmarkStart w:id="0" w:name="_Toc530718499"/>
      <w:bookmarkStart w:id="1" w:name="_Hlk529956810"/>
      <w:bookmarkStart w:id="2" w:name="_Toc474064223"/>
      <w:bookmarkStart w:id="3" w:name="_Toc533053698"/>
      <w:r w:rsidRPr="00FB4F10">
        <w:rPr>
          <w:rFonts w:ascii="Times New Roman" w:eastAsia="Times New Roman" w:hAnsi="Times New Roman" w:cs="Times New Roman"/>
          <w:b/>
          <w:bCs/>
          <w:sz w:val="32"/>
          <w:szCs w:val="32"/>
        </w:rPr>
        <w:t>DECLARATION</w:t>
      </w:r>
      <w:bookmarkEnd w:id="0"/>
      <w:bookmarkEnd w:id="1"/>
      <w:bookmarkEnd w:id="2"/>
      <w:bookmarkEnd w:id="3"/>
    </w:p>
    <w:p w:rsidR="00E6574F"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Hereby, I state that this dissertation is the product of my own and is based on a research that I conducted independently without the participation of any other person or authority. The references made to other researches in here have been acknowledged appropriately and with appreciation. The sources of data and information external to the dissertation and the research have been acknowledged appropriately. Information or substance in this research has never been submitted for any other degree or anywhere else. I hereby, give my consent to making this dissertation available by photocopy for inter – library loans, and for the title and summary of the desertion to be made available for use by other institutions of learning. </w:t>
      </w:r>
    </w:p>
    <w:p w:rsidR="00E6574F" w:rsidRDefault="00E6574F" w:rsidP="00E6574F">
      <w:pPr>
        <w:spacing w:line="360" w:lineRule="auto"/>
        <w:jc w:val="both"/>
        <w:rPr>
          <w:rFonts w:ascii="Times New Roman" w:hAnsi="Times New Roman" w:cs="Times New Roman"/>
          <w:sz w:val="24"/>
          <w:szCs w:val="24"/>
        </w:rPr>
      </w:pPr>
    </w:p>
    <w:p w:rsidR="00E6574F" w:rsidRDefault="00E6574F" w:rsidP="00E6574F">
      <w:pPr>
        <w:spacing w:line="360" w:lineRule="auto"/>
        <w:jc w:val="both"/>
        <w:rPr>
          <w:rFonts w:ascii="Times New Roman" w:hAnsi="Times New Roman" w:cs="Times New Roman"/>
          <w:sz w:val="24"/>
          <w:szCs w:val="24"/>
        </w:rPr>
      </w:pPr>
    </w:p>
    <w:p w:rsidR="00E6574F" w:rsidRDefault="00E6574F" w:rsidP="00E6574F">
      <w:pPr>
        <w:spacing w:line="360" w:lineRule="auto"/>
        <w:jc w:val="both"/>
        <w:rPr>
          <w:rFonts w:ascii="Times New Roman" w:hAnsi="Times New Roman" w:cs="Times New Roman"/>
          <w:sz w:val="24"/>
          <w:szCs w:val="24"/>
        </w:rPr>
      </w:pPr>
    </w:p>
    <w:p w:rsidR="00E6574F"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6574F" w:rsidRDefault="00E6574F" w:rsidP="00E6574F">
      <w:pPr>
        <w:spacing w:line="360" w:lineRule="auto"/>
        <w:jc w:val="both"/>
      </w:pPr>
      <w:r>
        <w:rPr>
          <w:rFonts w:ascii="Times New Roman" w:hAnsi="Times New Roman" w:cs="Times New Roman"/>
          <w:sz w:val="24"/>
          <w:szCs w:val="24"/>
        </w:rPr>
        <w:t xml:space="preserve">                                                                                                                Dulanga Wijayasinghe           </w:t>
      </w:r>
      <w:r>
        <w:br w:type="page"/>
      </w:r>
    </w:p>
    <w:p w:rsidR="00E6574F" w:rsidRPr="00FB4F10" w:rsidRDefault="00FB4F10" w:rsidP="00FB4F10">
      <w:pPr>
        <w:keepNext/>
        <w:keepLines/>
        <w:spacing w:before="40" w:after="0" w:line="360" w:lineRule="auto"/>
        <w:jc w:val="center"/>
        <w:outlineLvl w:val="0"/>
        <w:rPr>
          <w:rFonts w:ascii="Times New Roman" w:eastAsia="Times New Roman" w:hAnsi="Times New Roman" w:cs="Times New Roman"/>
          <w:b/>
          <w:bCs/>
          <w:sz w:val="32"/>
          <w:szCs w:val="32"/>
        </w:rPr>
      </w:pPr>
      <w:bookmarkStart w:id="4" w:name="_Toc533053699"/>
      <w:r>
        <w:rPr>
          <w:rFonts w:ascii="Times New Roman" w:eastAsia="Times New Roman" w:hAnsi="Times New Roman" w:cs="Times New Roman"/>
          <w:b/>
          <w:bCs/>
          <w:sz w:val="32"/>
          <w:szCs w:val="32"/>
        </w:rPr>
        <w:t>ABSTRACT</w:t>
      </w:r>
      <w:bookmarkEnd w:id="4"/>
    </w:p>
    <w:p w:rsidR="00E6574F" w:rsidRPr="00E92DC6"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dissertation is written to present the essence of the achievements during the </w:t>
      </w:r>
      <w:r w:rsidR="00FB4F10">
        <w:rPr>
          <w:rFonts w:ascii="Times New Roman" w:hAnsi="Times New Roman" w:cs="Times New Roman"/>
          <w:sz w:val="24"/>
          <w:szCs w:val="24"/>
        </w:rPr>
        <w:t>four-year</w:t>
      </w:r>
      <w:r>
        <w:rPr>
          <w:rFonts w:ascii="Times New Roman" w:hAnsi="Times New Roman" w:cs="Times New Roman"/>
          <w:sz w:val="24"/>
          <w:szCs w:val="24"/>
        </w:rPr>
        <w:t xml:space="preserve"> study period at Logistics and Transportation in CINEC campus, Malabe. This paper is the concluding part of the degree in BSc (Hons) Logistics and Transportation. </w:t>
      </w:r>
    </w:p>
    <w:p w:rsidR="00E6574F"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First and foremost, I would like to express my sincere gratitude to my supervisor Mrs. Wajira Rathnayake for her continuous support to complete my thesis in a better way, for her patience, motivation, enthusiasm and immense knowledge. Her guidance helped me in all the time of research and writing of this thesis. I could not have imagined having a better advisor and mentor for my study.</w:t>
      </w:r>
    </w:p>
    <w:p w:rsidR="00E6574F"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the completion of this dissertation it is with a great pleasure I convey my gratefulness for dedication and admiration made by many individuals in making this a success. I’m grateful to the Department of Logistics and Transport, CINEC campus and all academic and nonacademic members for the tremendous service rendered throughout. </w:t>
      </w:r>
    </w:p>
    <w:p w:rsidR="00E6574F" w:rsidRPr="00E92DC6"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 would like to thank my parents for their support for the successful completion of this work and I would also like to thank my batch mates for their views and opinions throughout this dissertation. Also I thank my family members and for friends for their love, support and understanding during this dissertation writing.</w:t>
      </w:r>
    </w:p>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E6574F" w:rsidRDefault="00E6574F" w:rsidP="00E6574F"/>
    <w:p w:rsidR="00FB4F10" w:rsidRDefault="00FB4F10" w:rsidP="00E6574F"/>
    <w:p w:rsidR="00FB4F10" w:rsidRDefault="00FB4F10" w:rsidP="00E6574F"/>
    <w:p w:rsidR="00D71F03" w:rsidRPr="00FB4F10" w:rsidRDefault="00FB4F10" w:rsidP="00FB4F10">
      <w:pPr>
        <w:keepNext/>
        <w:keepLines/>
        <w:spacing w:before="40" w:after="0" w:line="360" w:lineRule="auto"/>
        <w:jc w:val="center"/>
        <w:outlineLvl w:val="0"/>
        <w:rPr>
          <w:rFonts w:ascii="Times New Roman" w:eastAsia="Times New Roman" w:hAnsi="Times New Roman" w:cs="Times New Roman"/>
          <w:b/>
          <w:bCs/>
          <w:sz w:val="32"/>
          <w:szCs w:val="32"/>
        </w:rPr>
      </w:pPr>
      <w:bookmarkStart w:id="5" w:name="_Toc533053700"/>
      <w:r>
        <w:rPr>
          <w:rFonts w:ascii="Times New Roman" w:eastAsia="Times New Roman" w:hAnsi="Times New Roman" w:cs="Times New Roman"/>
          <w:b/>
          <w:bCs/>
          <w:sz w:val="32"/>
          <w:szCs w:val="32"/>
        </w:rPr>
        <w:t>ACKNOWLAGEMENT</w:t>
      </w:r>
      <w:bookmarkEnd w:id="5"/>
    </w:p>
    <w:p w:rsidR="00E6574F" w:rsidRPr="00C83B98" w:rsidRDefault="00E6574F" w:rsidP="00E657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present day context the traffic congestion in Colombo city has become a serious issue which has led to number of negative impact such as increasing time which has to be spent on the road, in vain wastage of fuel, decrease in productivity and increasing environmental pollution due to the emission of gases and unnecessary sounds. Government has carried out number of initiatives in order to overcome these issues but yet those have not achieved long term solution to these issues. Therefore modal split from motorized transportation to non-motorized transportation can be considered as a better solution. This helps in terms of reducing number of private vehicles on the road, reduce environmental pollution, reduce dependency on fossil fuel and also brings out many positive effects on health. In this research main objectives were to identify the affecting on customer choice of non – motorized vehicle highway in Colombo city. Thereby identify the relationships among those factors, to identify the willingness among people to select bicycle as a mode of transportation and finally to propose ways and means to promote this kind of mode of transportation. The significance of the study is this is important when seeking a better solution for the issues such as gradual increase of private vehicle ownership in Sri Lanka as a result increase of fossil oil dependency and GHG emission. As the sampling technique simple random sampling has been used and for the analysis method factor analysis has been used. Based on the information gathered from a structured questionnaire which was distributed it was found that there is a positive potential among people to use non – motorized mode of transportation for that there is a necessity in governmental intervention in provision of more facilities, enforcing more safety rules and regulations at the same time there is a need of marketing as a source of stimulation. </w:t>
      </w:r>
    </w:p>
    <w:p w:rsidR="00E6574F" w:rsidRDefault="00E6574F" w:rsidP="00E6574F"/>
    <w:p w:rsidR="00E6574F" w:rsidRPr="00BC5612" w:rsidRDefault="00E6574F" w:rsidP="00E6574F">
      <w:pPr>
        <w:spacing w:line="360" w:lineRule="auto"/>
        <w:rPr>
          <w:rFonts w:ascii="Times New Roman" w:hAnsi="Times New Roman" w:cs="Times New Roman"/>
          <w:sz w:val="24"/>
          <w:szCs w:val="24"/>
        </w:rPr>
      </w:pPr>
      <w:r>
        <w:rPr>
          <w:rFonts w:ascii="Times New Roman" w:hAnsi="Times New Roman" w:cs="Times New Roman"/>
          <w:sz w:val="24"/>
          <w:szCs w:val="24"/>
        </w:rPr>
        <w:t xml:space="preserve">Key words: Modal split, Motorized transportation, Non – motorized transportation, GHG emission, and structured questionnaire. </w:t>
      </w:r>
    </w:p>
    <w:p w:rsidR="00E6574F" w:rsidRDefault="00E6574F" w:rsidP="00E6574F">
      <w:pPr>
        <w:pStyle w:val="ListParagraph"/>
        <w:rPr>
          <w:rFonts w:ascii="Times New Roman" w:hAnsi="Times New Roman" w:cs="Times New Roman"/>
          <w:sz w:val="24"/>
          <w:szCs w:val="24"/>
        </w:rPr>
      </w:pPr>
    </w:p>
    <w:p w:rsidR="00E6574F" w:rsidRDefault="00E6574F">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rPr>
        <w:id w:val="-527563744"/>
        <w:docPartObj>
          <w:docPartGallery w:val="Table of Contents"/>
          <w:docPartUnique/>
        </w:docPartObj>
      </w:sdtPr>
      <w:sdtEndPr>
        <w:rPr>
          <w:b/>
          <w:bCs/>
          <w:noProof/>
        </w:rPr>
      </w:sdtEndPr>
      <w:sdtContent>
        <w:p w:rsidR="00E6574F" w:rsidRPr="00276CD4" w:rsidRDefault="00276CD4" w:rsidP="00276CD4">
          <w:pPr>
            <w:pStyle w:val="TOCHeading"/>
            <w:numPr>
              <w:ilvl w:val="0"/>
              <w:numId w:val="0"/>
            </w:numPr>
            <w:ind w:left="432"/>
            <w:jc w:val="center"/>
            <w:rPr>
              <w:rFonts w:ascii="Times New Roman" w:hAnsi="Times New Roman" w:cs="Times New Roman"/>
              <w:b/>
              <w:color w:val="000000" w:themeColor="text1"/>
            </w:rPr>
          </w:pPr>
          <w:r w:rsidRPr="00276CD4">
            <w:rPr>
              <w:rFonts w:ascii="Times New Roman" w:hAnsi="Times New Roman" w:cs="Times New Roman"/>
              <w:b/>
              <w:color w:val="000000" w:themeColor="text1"/>
            </w:rPr>
            <w:t xml:space="preserve">Table of </w:t>
          </w:r>
          <w:r w:rsidR="00E6574F" w:rsidRPr="00276CD4">
            <w:rPr>
              <w:rFonts w:ascii="Times New Roman" w:hAnsi="Times New Roman" w:cs="Times New Roman"/>
              <w:b/>
              <w:color w:val="000000" w:themeColor="text1"/>
            </w:rPr>
            <w:t>Contents</w:t>
          </w:r>
          <w:bookmarkStart w:id="6" w:name="_GoBack"/>
          <w:bookmarkEnd w:id="6"/>
        </w:p>
        <w:p w:rsidR="00FB4F10" w:rsidRDefault="00E6574F">
          <w:pPr>
            <w:pStyle w:val="TOC1"/>
            <w:tabs>
              <w:tab w:val="right" w:leader="dot" w:pos="9954"/>
            </w:tabs>
            <w:rPr>
              <w:noProof/>
            </w:rPr>
          </w:pPr>
          <w:r>
            <w:fldChar w:fldCharType="begin"/>
          </w:r>
          <w:r>
            <w:instrText xml:space="preserve"> TOC \o "1-3" \h \z \u </w:instrText>
          </w:r>
          <w:r>
            <w:fldChar w:fldCharType="separate"/>
          </w:r>
          <w:hyperlink w:anchor="_Toc533053698" w:history="1">
            <w:r w:rsidR="00FB4F10" w:rsidRPr="004B27B0">
              <w:rPr>
                <w:rStyle w:val="Hyperlink"/>
                <w:rFonts w:ascii="Times New Roman" w:eastAsia="Times New Roman" w:hAnsi="Times New Roman" w:cs="Times New Roman"/>
                <w:b/>
                <w:bCs/>
                <w:noProof/>
              </w:rPr>
              <w:t>DECLARATION</w:t>
            </w:r>
            <w:r w:rsidR="00FB4F10">
              <w:rPr>
                <w:noProof/>
                <w:webHidden/>
              </w:rPr>
              <w:tab/>
            </w:r>
            <w:r w:rsidR="00FB4F10">
              <w:rPr>
                <w:noProof/>
                <w:webHidden/>
              </w:rPr>
              <w:fldChar w:fldCharType="begin"/>
            </w:r>
            <w:r w:rsidR="00FB4F10">
              <w:rPr>
                <w:noProof/>
                <w:webHidden/>
              </w:rPr>
              <w:instrText xml:space="preserve"> PAGEREF _Toc533053698 \h </w:instrText>
            </w:r>
            <w:r w:rsidR="00FB4F10">
              <w:rPr>
                <w:noProof/>
                <w:webHidden/>
              </w:rPr>
            </w:r>
            <w:r w:rsidR="00FB4F10">
              <w:rPr>
                <w:noProof/>
                <w:webHidden/>
              </w:rPr>
              <w:fldChar w:fldCharType="separate"/>
            </w:r>
            <w:r w:rsidR="00FB4F10">
              <w:rPr>
                <w:noProof/>
                <w:webHidden/>
              </w:rPr>
              <w:t>4</w:t>
            </w:r>
            <w:r w:rsidR="00FB4F10">
              <w:rPr>
                <w:noProof/>
                <w:webHidden/>
              </w:rPr>
              <w:fldChar w:fldCharType="end"/>
            </w:r>
          </w:hyperlink>
        </w:p>
        <w:p w:rsidR="00FB4F10" w:rsidRDefault="00FB4F10">
          <w:pPr>
            <w:pStyle w:val="TOC1"/>
            <w:tabs>
              <w:tab w:val="right" w:leader="dot" w:pos="9954"/>
            </w:tabs>
            <w:rPr>
              <w:noProof/>
            </w:rPr>
          </w:pPr>
          <w:hyperlink w:anchor="_Toc533053699" w:history="1">
            <w:r w:rsidRPr="004B27B0">
              <w:rPr>
                <w:rStyle w:val="Hyperlink"/>
                <w:rFonts w:ascii="Times New Roman" w:eastAsia="Times New Roman" w:hAnsi="Times New Roman" w:cs="Times New Roman"/>
                <w:b/>
                <w:bCs/>
                <w:noProof/>
              </w:rPr>
              <w:t>ABSTRACT</w:t>
            </w:r>
            <w:r>
              <w:rPr>
                <w:noProof/>
                <w:webHidden/>
              </w:rPr>
              <w:tab/>
            </w:r>
            <w:r>
              <w:rPr>
                <w:noProof/>
                <w:webHidden/>
              </w:rPr>
              <w:fldChar w:fldCharType="begin"/>
            </w:r>
            <w:r>
              <w:rPr>
                <w:noProof/>
                <w:webHidden/>
              </w:rPr>
              <w:instrText xml:space="preserve"> PAGEREF _Toc533053699 \h </w:instrText>
            </w:r>
            <w:r>
              <w:rPr>
                <w:noProof/>
                <w:webHidden/>
              </w:rPr>
            </w:r>
            <w:r>
              <w:rPr>
                <w:noProof/>
                <w:webHidden/>
              </w:rPr>
              <w:fldChar w:fldCharType="separate"/>
            </w:r>
            <w:r>
              <w:rPr>
                <w:noProof/>
                <w:webHidden/>
              </w:rPr>
              <w:t>5</w:t>
            </w:r>
            <w:r>
              <w:rPr>
                <w:noProof/>
                <w:webHidden/>
              </w:rPr>
              <w:fldChar w:fldCharType="end"/>
            </w:r>
          </w:hyperlink>
        </w:p>
        <w:p w:rsidR="00FB4F10" w:rsidRDefault="00FB4F10">
          <w:pPr>
            <w:pStyle w:val="TOC1"/>
            <w:tabs>
              <w:tab w:val="right" w:leader="dot" w:pos="9954"/>
            </w:tabs>
            <w:rPr>
              <w:noProof/>
            </w:rPr>
          </w:pPr>
          <w:hyperlink w:anchor="_Toc533053700" w:history="1">
            <w:r w:rsidRPr="004B27B0">
              <w:rPr>
                <w:rStyle w:val="Hyperlink"/>
                <w:rFonts w:ascii="Times New Roman" w:eastAsia="Times New Roman" w:hAnsi="Times New Roman" w:cs="Times New Roman"/>
                <w:b/>
                <w:bCs/>
                <w:noProof/>
              </w:rPr>
              <w:t>ACKNOWLAGEMENT</w:t>
            </w:r>
            <w:r>
              <w:rPr>
                <w:noProof/>
                <w:webHidden/>
              </w:rPr>
              <w:tab/>
            </w:r>
            <w:r>
              <w:rPr>
                <w:noProof/>
                <w:webHidden/>
              </w:rPr>
              <w:fldChar w:fldCharType="begin"/>
            </w:r>
            <w:r>
              <w:rPr>
                <w:noProof/>
                <w:webHidden/>
              </w:rPr>
              <w:instrText xml:space="preserve"> PAGEREF _Toc533053700 \h </w:instrText>
            </w:r>
            <w:r>
              <w:rPr>
                <w:noProof/>
                <w:webHidden/>
              </w:rPr>
            </w:r>
            <w:r>
              <w:rPr>
                <w:noProof/>
                <w:webHidden/>
              </w:rPr>
              <w:fldChar w:fldCharType="separate"/>
            </w:r>
            <w:r>
              <w:rPr>
                <w:noProof/>
                <w:webHidden/>
              </w:rPr>
              <w:t>6</w:t>
            </w:r>
            <w:r>
              <w:rPr>
                <w:noProof/>
                <w:webHidden/>
              </w:rPr>
              <w:fldChar w:fldCharType="end"/>
            </w:r>
          </w:hyperlink>
        </w:p>
        <w:p w:rsidR="00FB4F10" w:rsidRDefault="00FB4F10">
          <w:pPr>
            <w:pStyle w:val="TOC1"/>
            <w:tabs>
              <w:tab w:val="left" w:pos="440"/>
              <w:tab w:val="right" w:leader="dot" w:pos="9954"/>
            </w:tabs>
            <w:rPr>
              <w:noProof/>
            </w:rPr>
          </w:pPr>
          <w:hyperlink w:anchor="_Toc533053701" w:history="1">
            <w:r w:rsidRPr="004B27B0">
              <w:rPr>
                <w:rStyle w:val="Hyperlink"/>
                <w:rFonts w:ascii="Times New Roman" w:hAnsi="Times New Roman" w:cs="Times New Roman"/>
                <w:b/>
                <w:noProof/>
              </w:rPr>
              <w:t>1</w:t>
            </w:r>
            <w:r>
              <w:rPr>
                <w:noProof/>
              </w:rPr>
              <w:tab/>
            </w:r>
            <w:r w:rsidRPr="004B27B0">
              <w:rPr>
                <w:rStyle w:val="Hyperlink"/>
                <w:rFonts w:ascii="Times New Roman" w:hAnsi="Times New Roman" w:cs="Times New Roman"/>
                <w:b/>
                <w:noProof/>
              </w:rPr>
              <w:t>CHAPTER ONE: INTRODUCTION</w:t>
            </w:r>
            <w:r>
              <w:rPr>
                <w:noProof/>
                <w:webHidden/>
              </w:rPr>
              <w:tab/>
            </w:r>
            <w:r>
              <w:rPr>
                <w:noProof/>
                <w:webHidden/>
              </w:rPr>
              <w:fldChar w:fldCharType="begin"/>
            </w:r>
            <w:r>
              <w:rPr>
                <w:noProof/>
                <w:webHidden/>
              </w:rPr>
              <w:instrText xml:space="preserve"> PAGEREF _Toc533053701 \h </w:instrText>
            </w:r>
            <w:r>
              <w:rPr>
                <w:noProof/>
                <w:webHidden/>
              </w:rPr>
            </w:r>
            <w:r>
              <w:rPr>
                <w:noProof/>
                <w:webHidden/>
              </w:rPr>
              <w:fldChar w:fldCharType="separate"/>
            </w:r>
            <w:r>
              <w:rPr>
                <w:noProof/>
                <w:webHidden/>
              </w:rPr>
              <w:t>16</w:t>
            </w:r>
            <w:r>
              <w:rPr>
                <w:noProof/>
                <w:webHidden/>
              </w:rPr>
              <w:fldChar w:fldCharType="end"/>
            </w:r>
          </w:hyperlink>
        </w:p>
        <w:p w:rsidR="00FB4F10" w:rsidRDefault="00FB4F10">
          <w:pPr>
            <w:pStyle w:val="TOC2"/>
            <w:tabs>
              <w:tab w:val="left" w:pos="880"/>
              <w:tab w:val="right" w:leader="dot" w:pos="9954"/>
            </w:tabs>
            <w:rPr>
              <w:noProof/>
            </w:rPr>
          </w:pPr>
          <w:hyperlink w:anchor="_Toc533053702" w:history="1">
            <w:r w:rsidRPr="004B27B0">
              <w:rPr>
                <w:rStyle w:val="Hyperlink"/>
                <w:rFonts w:ascii="Times New Roman" w:eastAsiaTheme="minorHAnsi" w:hAnsi="Times New Roman" w:cs="Times New Roman"/>
                <w:b/>
                <w:noProof/>
              </w:rPr>
              <w:t>1.1</w:t>
            </w:r>
            <w:r>
              <w:rPr>
                <w:noProof/>
              </w:rPr>
              <w:tab/>
            </w:r>
            <w:r w:rsidRPr="004B27B0">
              <w:rPr>
                <w:rStyle w:val="Hyperlink"/>
                <w:rFonts w:ascii="Times New Roman" w:eastAsiaTheme="minorHAnsi" w:hAnsi="Times New Roman" w:cs="Times New Roman"/>
                <w:b/>
                <w:noProof/>
              </w:rPr>
              <w:t>Introduction to the Chapter</w:t>
            </w:r>
            <w:r>
              <w:rPr>
                <w:noProof/>
                <w:webHidden/>
              </w:rPr>
              <w:tab/>
            </w:r>
            <w:r>
              <w:rPr>
                <w:noProof/>
                <w:webHidden/>
              </w:rPr>
              <w:fldChar w:fldCharType="begin"/>
            </w:r>
            <w:r>
              <w:rPr>
                <w:noProof/>
                <w:webHidden/>
              </w:rPr>
              <w:instrText xml:space="preserve"> PAGEREF _Toc533053702 \h </w:instrText>
            </w:r>
            <w:r>
              <w:rPr>
                <w:noProof/>
                <w:webHidden/>
              </w:rPr>
            </w:r>
            <w:r>
              <w:rPr>
                <w:noProof/>
                <w:webHidden/>
              </w:rPr>
              <w:fldChar w:fldCharType="separate"/>
            </w:r>
            <w:r>
              <w:rPr>
                <w:noProof/>
                <w:webHidden/>
              </w:rPr>
              <w:t>16</w:t>
            </w:r>
            <w:r>
              <w:rPr>
                <w:noProof/>
                <w:webHidden/>
              </w:rPr>
              <w:fldChar w:fldCharType="end"/>
            </w:r>
          </w:hyperlink>
        </w:p>
        <w:p w:rsidR="00FB4F10" w:rsidRDefault="00FB4F10">
          <w:pPr>
            <w:pStyle w:val="TOC2"/>
            <w:tabs>
              <w:tab w:val="left" w:pos="880"/>
              <w:tab w:val="right" w:leader="dot" w:pos="9954"/>
            </w:tabs>
            <w:rPr>
              <w:noProof/>
            </w:rPr>
          </w:pPr>
          <w:hyperlink w:anchor="_Toc533053703" w:history="1">
            <w:r w:rsidRPr="004B27B0">
              <w:rPr>
                <w:rStyle w:val="Hyperlink"/>
                <w:rFonts w:ascii="Times New Roman" w:eastAsiaTheme="minorHAnsi" w:hAnsi="Times New Roman" w:cs="Times New Roman"/>
                <w:b/>
                <w:noProof/>
              </w:rPr>
              <w:t>1.2</w:t>
            </w:r>
            <w:r>
              <w:rPr>
                <w:noProof/>
              </w:rPr>
              <w:tab/>
            </w:r>
            <w:r w:rsidRPr="004B27B0">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_Toc533053703 \h </w:instrText>
            </w:r>
            <w:r>
              <w:rPr>
                <w:noProof/>
                <w:webHidden/>
              </w:rPr>
            </w:r>
            <w:r>
              <w:rPr>
                <w:noProof/>
                <w:webHidden/>
              </w:rPr>
              <w:fldChar w:fldCharType="separate"/>
            </w:r>
            <w:r>
              <w:rPr>
                <w:noProof/>
                <w:webHidden/>
              </w:rPr>
              <w:t>16</w:t>
            </w:r>
            <w:r>
              <w:rPr>
                <w:noProof/>
                <w:webHidden/>
              </w:rPr>
              <w:fldChar w:fldCharType="end"/>
            </w:r>
          </w:hyperlink>
        </w:p>
        <w:p w:rsidR="00FB4F10" w:rsidRDefault="00FB4F10">
          <w:pPr>
            <w:pStyle w:val="TOC2"/>
            <w:tabs>
              <w:tab w:val="left" w:pos="880"/>
              <w:tab w:val="right" w:leader="dot" w:pos="9954"/>
            </w:tabs>
            <w:rPr>
              <w:noProof/>
            </w:rPr>
          </w:pPr>
          <w:hyperlink w:anchor="_Toc533053704" w:history="1">
            <w:r w:rsidRPr="004B27B0">
              <w:rPr>
                <w:rStyle w:val="Hyperlink"/>
                <w:rFonts w:ascii="Times New Roman" w:eastAsiaTheme="minorHAnsi" w:hAnsi="Times New Roman" w:cs="Times New Roman"/>
                <w:b/>
                <w:noProof/>
              </w:rPr>
              <w:t>1.3</w:t>
            </w:r>
            <w:r>
              <w:rPr>
                <w:noProof/>
              </w:rPr>
              <w:tab/>
            </w:r>
            <w:r w:rsidRPr="004B27B0">
              <w:rPr>
                <w:rStyle w:val="Hyperlink"/>
                <w:rFonts w:ascii="Times New Roman" w:hAnsi="Times New Roman" w:cs="Times New Roman"/>
                <w:b/>
                <w:noProof/>
              </w:rPr>
              <w:t>Research Problem and Justification</w:t>
            </w:r>
            <w:r>
              <w:rPr>
                <w:noProof/>
                <w:webHidden/>
              </w:rPr>
              <w:tab/>
            </w:r>
            <w:r>
              <w:rPr>
                <w:noProof/>
                <w:webHidden/>
              </w:rPr>
              <w:fldChar w:fldCharType="begin"/>
            </w:r>
            <w:r>
              <w:rPr>
                <w:noProof/>
                <w:webHidden/>
              </w:rPr>
              <w:instrText xml:space="preserve"> PAGEREF _Toc533053704 \h </w:instrText>
            </w:r>
            <w:r>
              <w:rPr>
                <w:noProof/>
                <w:webHidden/>
              </w:rPr>
            </w:r>
            <w:r>
              <w:rPr>
                <w:noProof/>
                <w:webHidden/>
              </w:rPr>
              <w:fldChar w:fldCharType="separate"/>
            </w:r>
            <w:r>
              <w:rPr>
                <w:noProof/>
                <w:webHidden/>
              </w:rPr>
              <w:t>19</w:t>
            </w:r>
            <w:r>
              <w:rPr>
                <w:noProof/>
                <w:webHidden/>
              </w:rPr>
              <w:fldChar w:fldCharType="end"/>
            </w:r>
          </w:hyperlink>
        </w:p>
        <w:p w:rsidR="00FB4F10" w:rsidRDefault="00FB4F10">
          <w:pPr>
            <w:pStyle w:val="TOC2"/>
            <w:tabs>
              <w:tab w:val="left" w:pos="880"/>
              <w:tab w:val="right" w:leader="dot" w:pos="9954"/>
            </w:tabs>
            <w:rPr>
              <w:noProof/>
            </w:rPr>
          </w:pPr>
          <w:hyperlink w:anchor="_Toc533053705" w:history="1">
            <w:r w:rsidRPr="004B27B0">
              <w:rPr>
                <w:rStyle w:val="Hyperlink"/>
                <w:rFonts w:ascii="Times New Roman" w:eastAsiaTheme="minorHAnsi" w:hAnsi="Times New Roman" w:cs="Times New Roman"/>
                <w:b/>
                <w:noProof/>
              </w:rPr>
              <w:t>1.4</w:t>
            </w:r>
            <w:r>
              <w:rPr>
                <w:noProof/>
              </w:rPr>
              <w:tab/>
            </w:r>
            <w:r w:rsidRPr="004B27B0">
              <w:rPr>
                <w:rStyle w:val="Hyperlink"/>
                <w:rFonts w:ascii="Times New Roman" w:hAnsi="Times New Roman" w:cs="Times New Roman"/>
                <w:b/>
                <w:noProof/>
              </w:rPr>
              <w:t>Research Objectives</w:t>
            </w:r>
            <w:r>
              <w:rPr>
                <w:noProof/>
                <w:webHidden/>
              </w:rPr>
              <w:tab/>
            </w:r>
            <w:r>
              <w:rPr>
                <w:noProof/>
                <w:webHidden/>
              </w:rPr>
              <w:fldChar w:fldCharType="begin"/>
            </w:r>
            <w:r>
              <w:rPr>
                <w:noProof/>
                <w:webHidden/>
              </w:rPr>
              <w:instrText xml:space="preserve"> PAGEREF _Toc533053705 \h </w:instrText>
            </w:r>
            <w:r>
              <w:rPr>
                <w:noProof/>
                <w:webHidden/>
              </w:rPr>
            </w:r>
            <w:r>
              <w:rPr>
                <w:noProof/>
                <w:webHidden/>
              </w:rPr>
              <w:fldChar w:fldCharType="separate"/>
            </w:r>
            <w:r>
              <w:rPr>
                <w:noProof/>
                <w:webHidden/>
              </w:rPr>
              <w:t>20</w:t>
            </w:r>
            <w:r>
              <w:rPr>
                <w:noProof/>
                <w:webHidden/>
              </w:rPr>
              <w:fldChar w:fldCharType="end"/>
            </w:r>
          </w:hyperlink>
        </w:p>
        <w:p w:rsidR="00FB4F10" w:rsidRDefault="00FB4F10">
          <w:pPr>
            <w:pStyle w:val="TOC2"/>
            <w:tabs>
              <w:tab w:val="left" w:pos="880"/>
              <w:tab w:val="right" w:leader="dot" w:pos="9954"/>
            </w:tabs>
            <w:rPr>
              <w:noProof/>
            </w:rPr>
          </w:pPr>
          <w:hyperlink w:anchor="_Toc533053706" w:history="1">
            <w:r w:rsidRPr="004B27B0">
              <w:rPr>
                <w:rStyle w:val="Hyperlink"/>
                <w:rFonts w:ascii="Times New Roman" w:eastAsiaTheme="minorHAnsi" w:hAnsi="Times New Roman" w:cs="Times New Roman"/>
                <w:b/>
                <w:noProof/>
              </w:rPr>
              <w:t>1.5</w:t>
            </w:r>
            <w:r>
              <w:rPr>
                <w:noProof/>
              </w:rPr>
              <w:tab/>
            </w:r>
            <w:r w:rsidRPr="004B27B0">
              <w:rPr>
                <w:rStyle w:val="Hyperlink"/>
                <w:rFonts w:ascii="Times New Roman" w:hAnsi="Times New Roman" w:cs="Times New Roman"/>
                <w:b/>
                <w:noProof/>
              </w:rPr>
              <w:t>Research Questions</w:t>
            </w:r>
            <w:r>
              <w:rPr>
                <w:noProof/>
                <w:webHidden/>
              </w:rPr>
              <w:tab/>
            </w:r>
            <w:r>
              <w:rPr>
                <w:noProof/>
                <w:webHidden/>
              </w:rPr>
              <w:fldChar w:fldCharType="begin"/>
            </w:r>
            <w:r>
              <w:rPr>
                <w:noProof/>
                <w:webHidden/>
              </w:rPr>
              <w:instrText xml:space="preserve"> PAGEREF _Toc533053706 \h </w:instrText>
            </w:r>
            <w:r>
              <w:rPr>
                <w:noProof/>
                <w:webHidden/>
              </w:rPr>
            </w:r>
            <w:r>
              <w:rPr>
                <w:noProof/>
                <w:webHidden/>
              </w:rPr>
              <w:fldChar w:fldCharType="separate"/>
            </w:r>
            <w:r>
              <w:rPr>
                <w:noProof/>
                <w:webHidden/>
              </w:rPr>
              <w:t>20</w:t>
            </w:r>
            <w:r>
              <w:rPr>
                <w:noProof/>
                <w:webHidden/>
              </w:rPr>
              <w:fldChar w:fldCharType="end"/>
            </w:r>
          </w:hyperlink>
        </w:p>
        <w:p w:rsidR="00FB4F10" w:rsidRDefault="00FB4F10">
          <w:pPr>
            <w:pStyle w:val="TOC2"/>
            <w:tabs>
              <w:tab w:val="left" w:pos="880"/>
              <w:tab w:val="right" w:leader="dot" w:pos="9954"/>
            </w:tabs>
            <w:rPr>
              <w:noProof/>
            </w:rPr>
          </w:pPr>
          <w:hyperlink w:anchor="_Toc533053707" w:history="1">
            <w:r w:rsidRPr="004B27B0">
              <w:rPr>
                <w:rStyle w:val="Hyperlink"/>
                <w:rFonts w:ascii="Times New Roman" w:eastAsiaTheme="minorHAnsi" w:hAnsi="Times New Roman" w:cs="Times New Roman"/>
                <w:b/>
                <w:noProof/>
              </w:rPr>
              <w:t>1.6</w:t>
            </w:r>
            <w:r>
              <w:rPr>
                <w:noProof/>
              </w:rPr>
              <w:tab/>
            </w:r>
            <w:r w:rsidRPr="004B27B0">
              <w:rPr>
                <w:rStyle w:val="Hyperlink"/>
                <w:rFonts w:ascii="Times New Roman" w:hAnsi="Times New Roman" w:cs="Times New Roman"/>
                <w:b/>
                <w:noProof/>
              </w:rPr>
              <w:t>Hypothesis</w:t>
            </w:r>
            <w:r>
              <w:rPr>
                <w:noProof/>
                <w:webHidden/>
              </w:rPr>
              <w:tab/>
            </w:r>
            <w:r>
              <w:rPr>
                <w:noProof/>
                <w:webHidden/>
              </w:rPr>
              <w:fldChar w:fldCharType="begin"/>
            </w:r>
            <w:r>
              <w:rPr>
                <w:noProof/>
                <w:webHidden/>
              </w:rPr>
              <w:instrText xml:space="preserve"> PAGEREF _Toc533053707 \h </w:instrText>
            </w:r>
            <w:r>
              <w:rPr>
                <w:noProof/>
                <w:webHidden/>
              </w:rPr>
            </w:r>
            <w:r>
              <w:rPr>
                <w:noProof/>
                <w:webHidden/>
              </w:rPr>
              <w:fldChar w:fldCharType="separate"/>
            </w:r>
            <w:r>
              <w:rPr>
                <w:noProof/>
                <w:webHidden/>
              </w:rPr>
              <w:t>21</w:t>
            </w:r>
            <w:r>
              <w:rPr>
                <w:noProof/>
                <w:webHidden/>
              </w:rPr>
              <w:fldChar w:fldCharType="end"/>
            </w:r>
          </w:hyperlink>
        </w:p>
        <w:p w:rsidR="00FB4F10" w:rsidRDefault="00FB4F10">
          <w:pPr>
            <w:pStyle w:val="TOC2"/>
            <w:tabs>
              <w:tab w:val="left" w:pos="880"/>
              <w:tab w:val="right" w:leader="dot" w:pos="9954"/>
            </w:tabs>
            <w:rPr>
              <w:noProof/>
            </w:rPr>
          </w:pPr>
          <w:hyperlink w:anchor="_Toc533053708" w:history="1">
            <w:r w:rsidRPr="004B27B0">
              <w:rPr>
                <w:rStyle w:val="Hyperlink"/>
                <w:rFonts w:ascii="Times New Roman" w:hAnsi="Times New Roman" w:cs="Times New Roman"/>
                <w:b/>
                <w:noProof/>
              </w:rPr>
              <w:t>1.7</w:t>
            </w:r>
            <w:r>
              <w:rPr>
                <w:noProof/>
              </w:rPr>
              <w:tab/>
            </w:r>
            <w:r w:rsidRPr="004B27B0">
              <w:rPr>
                <w:rStyle w:val="Hyperlink"/>
                <w:rFonts w:ascii="Times New Roman" w:hAnsi="Times New Roman" w:cs="Times New Roman"/>
                <w:b/>
                <w:noProof/>
              </w:rPr>
              <w:t>Significance of the Study</w:t>
            </w:r>
            <w:r>
              <w:rPr>
                <w:noProof/>
                <w:webHidden/>
              </w:rPr>
              <w:tab/>
            </w:r>
            <w:r>
              <w:rPr>
                <w:noProof/>
                <w:webHidden/>
              </w:rPr>
              <w:fldChar w:fldCharType="begin"/>
            </w:r>
            <w:r>
              <w:rPr>
                <w:noProof/>
                <w:webHidden/>
              </w:rPr>
              <w:instrText xml:space="preserve"> PAGEREF _Toc533053708 \h </w:instrText>
            </w:r>
            <w:r>
              <w:rPr>
                <w:noProof/>
                <w:webHidden/>
              </w:rPr>
            </w:r>
            <w:r>
              <w:rPr>
                <w:noProof/>
                <w:webHidden/>
              </w:rPr>
              <w:fldChar w:fldCharType="separate"/>
            </w:r>
            <w:r>
              <w:rPr>
                <w:noProof/>
                <w:webHidden/>
              </w:rPr>
              <w:t>21</w:t>
            </w:r>
            <w:r>
              <w:rPr>
                <w:noProof/>
                <w:webHidden/>
              </w:rPr>
              <w:fldChar w:fldCharType="end"/>
            </w:r>
          </w:hyperlink>
        </w:p>
        <w:p w:rsidR="00FB4F10" w:rsidRDefault="00FB4F10">
          <w:pPr>
            <w:pStyle w:val="TOC2"/>
            <w:tabs>
              <w:tab w:val="left" w:pos="880"/>
              <w:tab w:val="right" w:leader="dot" w:pos="9954"/>
            </w:tabs>
            <w:rPr>
              <w:noProof/>
            </w:rPr>
          </w:pPr>
          <w:hyperlink w:anchor="_Toc533053709" w:history="1">
            <w:r w:rsidRPr="004B27B0">
              <w:rPr>
                <w:rStyle w:val="Hyperlink"/>
                <w:rFonts w:ascii="Times New Roman" w:eastAsiaTheme="minorHAnsi" w:hAnsi="Times New Roman" w:cs="Times New Roman"/>
                <w:b/>
                <w:noProof/>
              </w:rPr>
              <w:t>1.8</w:t>
            </w:r>
            <w:r>
              <w:rPr>
                <w:noProof/>
              </w:rPr>
              <w:tab/>
            </w:r>
            <w:r w:rsidRPr="004B27B0">
              <w:rPr>
                <w:rStyle w:val="Hyperlink"/>
                <w:rFonts w:ascii="Times New Roman" w:hAnsi="Times New Roman" w:cs="Times New Roman"/>
                <w:b/>
                <w:noProof/>
              </w:rPr>
              <w:t>Chapter Outline</w:t>
            </w:r>
            <w:r>
              <w:rPr>
                <w:noProof/>
                <w:webHidden/>
              </w:rPr>
              <w:tab/>
            </w:r>
            <w:r>
              <w:rPr>
                <w:noProof/>
                <w:webHidden/>
              </w:rPr>
              <w:fldChar w:fldCharType="begin"/>
            </w:r>
            <w:r>
              <w:rPr>
                <w:noProof/>
                <w:webHidden/>
              </w:rPr>
              <w:instrText xml:space="preserve"> PAGEREF _Toc533053709 \h </w:instrText>
            </w:r>
            <w:r>
              <w:rPr>
                <w:noProof/>
                <w:webHidden/>
              </w:rPr>
            </w:r>
            <w:r>
              <w:rPr>
                <w:noProof/>
                <w:webHidden/>
              </w:rPr>
              <w:fldChar w:fldCharType="separate"/>
            </w:r>
            <w:r>
              <w:rPr>
                <w:noProof/>
                <w:webHidden/>
              </w:rPr>
              <w:t>23</w:t>
            </w:r>
            <w:r>
              <w:rPr>
                <w:noProof/>
                <w:webHidden/>
              </w:rPr>
              <w:fldChar w:fldCharType="end"/>
            </w:r>
          </w:hyperlink>
        </w:p>
        <w:p w:rsidR="00FB4F10" w:rsidRDefault="00FB4F10">
          <w:pPr>
            <w:pStyle w:val="TOC2"/>
            <w:tabs>
              <w:tab w:val="left" w:pos="880"/>
              <w:tab w:val="right" w:leader="dot" w:pos="9954"/>
            </w:tabs>
            <w:rPr>
              <w:noProof/>
            </w:rPr>
          </w:pPr>
          <w:hyperlink w:anchor="_Toc533053710" w:history="1">
            <w:r w:rsidRPr="004B27B0">
              <w:rPr>
                <w:rStyle w:val="Hyperlink"/>
                <w:rFonts w:ascii="Times New Roman" w:hAnsi="Times New Roman" w:cs="Times New Roman"/>
                <w:b/>
                <w:noProof/>
              </w:rPr>
              <w:t>1.9</w:t>
            </w:r>
            <w:r>
              <w:rPr>
                <w:noProof/>
              </w:rPr>
              <w:tab/>
            </w:r>
            <w:r w:rsidRPr="004B27B0">
              <w:rPr>
                <w:rStyle w:val="Hyperlink"/>
                <w:rFonts w:ascii="Times New Roman" w:hAnsi="Times New Roman" w:cs="Times New Roman"/>
                <w:b/>
                <w:noProof/>
              </w:rPr>
              <w:t>Chapter Summary</w:t>
            </w:r>
            <w:r>
              <w:rPr>
                <w:noProof/>
                <w:webHidden/>
              </w:rPr>
              <w:tab/>
            </w:r>
            <w:r>
              <w:rPr>
                <w:noProof/>
                <w:webHidden/>
              </w:rPr>
              <w:fldChar w:fldCharType="begin"/>
            </w:r>
            <w:r>
              <w:rPr>
                <w:noProof/>
                <w:webHidden/>
              </w:rPr>
              <w:instrText xml:space="preserve"> PAGEREF _Toc533053710 \h </w:instrText>
            </w:r>
            <w:r>
              <w:rPr>
                <w:noProof/>
                <w:webHidden/>
              </w:rPr>
            </w:r>
            <w:r>
              <w:rPr>
                <w:noProof/>
                <w:webHidden/>
              </w:rPr>
              <w:fldChar w:fldCharType="separate"/>
            </w:r>
            <w:r>
              <w:rPr>
                <w:noProof/>
                <w:webHidden/>
              </w:rPr>
              <w:t>24</w:t>
            </w:r>
            <w:r>
              <w:rPr>
                <w:noProof/>
                <w:webHidden/>
              </w:rPr>
              <w:fldChar w:fldCharType="end"/>
            </w:r>
          </w:hyperlink>
        </w:p>
        <w:p w:rsidR="00FB4F10" w:rsidRDefault="00FB4F10">
          <w:pPr>
            <w:pStyle w:val="TOC1"/>
            <w:tabs>
              <w:tab w:val="left" w:pos="440"/>
              <w:tab w:val="right" w:leader="dot" w:pos="9954"/>
            </w:tabs>
            <w:rPr>
              <w:noProof/>
            </w:rPr>
          </w:pPr>
          <w:hyperlink w:anchor="_Toc533053711" w:history="1">
            <w:r w:rsidRPr="004B27B0">
              <w:rPr>
                <w:rStyle w:val="Hyperlink"/>
                <w:rFonts w:ascii="Times New Roman" w:hAnsi="Times New Roman" w:cs="Times New Roman"/>
                <w:b/>
                <w:noProof/>
              </w:rPr>
              <w:t>2</w:t>
            </w:r>
            <w:r>
              <w:rPr>
                <w:noProof/>
              </w:rPr>
              <w:tab/>
            </w:r>
            <w:r w:rsidRPr="004B27B0">
              <w:rPr>
                <w:rStyle w:val="Hyperlink"/>
                <w:rFonts w:ascii="Times New Roman" w:hAnsi="Times New Roman" w:cs="Times New Roman"/>
                <w:b/>
                <w:noProof/>
              </w:rPr>
              <w:t>CHAPTER TWO: LITERATURE REVIEW</w:t>
            </w:r>
            <w:r>
              <w:rPr>
                <w:noProof/>
                <w:webHidden/>
              </w:rPr>
              <w:tab/>
            </w:r>
            <w:r>
              <w:rPr>
                <w:noProof/>
                <w:webHidden/>
              </w:rPr>
              <w:fldChar w:fldCharType="begin"/>
            </w:r>
            <w:r>
              <w:rPr>
                <w:noProof/>
                <w:webHidden/>
              </w:rPr>
              <w:instrText xml:space="preserve"> PAGEREF _Toc533053711 \h </w:instrText>
            </w:r>
            <w:r>
              <w:rPr>
                <w:noProof/>
                <w:webHidden/>
              </w:rPr>
            </w:r>
            <w:r>
              <w:rPr>
                <w:noProof/>
                <w:webHidden/>
              </w:rPr>
              <w:fldChar w:fldCharType="separate"/>
            </w:r>
            <w:r>
              <w:rPr>
                <w:noProof/>
                <w:webHidden/>
              </w:rPr>
              <w:t>25</w:t>
            </w:r>
            <w:r>
              <w:rPr>
                <w:noProof/>
                <w:webHidden/>
              </w:rPr>
              <w:fldChar w:fldCharType="end"/>
            </w:r>
          </w:hyperlink>
        </w:p>
        <w:p w:rsidR="00FB4F10" w:rsidRDefault="00FB4F10">
          <w:pPr>
            <w:pStyle w:val="TOC2"/>
            <w:tabs>
              <w:tab w:val="left" w:pos="880"/>
              <w:tab w:val="right" w:leader="dot" w:pos="9954"/>
            </w:tabs>
            <w:rPr>
              <w:noProof/>
            </w:rPr>
          </w:pPr>
          <w:hyperlink w:anchor="_Toc533053712" w:history="1">
            <w:r w:rsidRPr="004B27B0">
              <w:rPr>
                <w:rStyle w:val="Hyperlink"/>
                <w:rFonts w:ascii="Times New Roman" w:eastAsiaTheme="minorHAnsi" w:hAnsi="Times New Roman" w:cs="Times New Roman"/>
                <w:b/>
                <w:noProof/>
              </w:rPr>
              <w:t>2.1</w:t>
            </w:r>
            <w:r>
              <w:rPr>
                <w:noProof/>
              </w:rPr>
              <w:tab/>
            </w:r>
            <w:r w:rsidRPr="004B27B0">
              <w:rPr>
                <w:rStyle w:val="Hyperlink"/>
                <w:rFonts w:ascii="Times New Roman" w:eastAsiaTheme="minorHAnsi" w:hAnsi="Times New Roman" w:cs="Times New Roman"/>
                <w:b/>
                <w:noProof/>
              </w:rPr>
              <w:t>Introduction to the Chapter</w:t>
            </w:r>
            <w:r>
              <w:rPr>
                <w:noProof/>
                <w:webHidden/>
              </w:rPr>
              <w:tab/>
            </w:r>
            <w:r>
              <w:rPr>
                <w:noProof/>
                <w:webHidden/>
              </w:rPr>
              <w:fldChar w:fldCharType="begin"/>
            </w:r>
            <w:r>
              <w:rPr>
                <w:noProof/>
                <w:webHidden/>
              </w:rPr>
              <w:instrText xml:space="preserve"> PAGEREF _Toc533053712 \h </w:instrText>
            </w:r>
            <w:r>
              <w:rPr>
                <w:noProof/>
                <w:webHidden/>
              </w:rPr>
            </w:r>
            <w:r>
              <w:rPr>
                <w:noProof/>
                <w:webHidden/>
              </w:rPr>
              <w:fldChar w:fldCharType="separate"/>
            </w:r>
            <w:r>
              <w:rPr>
                <w:noProof/>
                <w:webHidden/>
              </w:rPr>
              <w:t>25</w:t>
            </w:r>
            <w:r>
              <w:rPr>
                <w:noProof/>
                <w:webHidden/>
              </w:rPr>
              <w:fldChar w:fldCharType="end"/>
            </w:r>
          </w:hyperlink>
        </w:p>
        <w:p w:rsidR="00FB4F10" w:rsidRDefault="00FB4F10">
          <w:pPr>
            <w:pStyle w:val="TOC2"/>
            <w:tabs>
              <w:tab w:val="left" w:pos="880"/>
              <w:tab w:val="right" w:leader="dot" w:pos="9954"/>
            </w:tabs>
            <w:rPr>
              <w:noProof/>
            </w:rPr>
          </w:pPr>
          <w:hyperlink w:anchor="_Toc533053713" w:history="1">
            <w:r w:rsidRPr="004B27B0">
              <w:rPr>
                <w:rStyle w:val="Hyperlink"/>
                <w:rFonts w:ascii="Times New Roman" w:eastAsiaTheme="minorHAnsi" w:hAnsi="Times New Roman" w:cs="Times New Roman"/>
                <w:b/>
                <w:noProof/>
              </w:rPr>
              <w:t>2.2</w:t>
            </w:r>
            <w:r>
              <w:rPr>
                <w:noProof/>
              </w:rPr>
              <w:tab/>
            </w:r>
            <w:r w:rsidRPr="004B27B0">
              <w:rPr>
                <w:rStyle w:val="Hyperlink"/>
                <w:rFonts w:ascii="Times New Roman" w:hAnsi="Times New Roman" w:cs="Times New Roman"/>
                <w:b/>
                <w:noProof/>
              </w:rPr>
              <w:t>Transportation</w:t>
            </w:r>
            <w:r>
              <w:rPr>
                <w:noProof/>
                <w:webHidden/>
              </w:rPr>
              <w:tab/>
            </w:r>
            <w:r>
              <w:rPr>
                <w:noProof/>
                <w:webHidden/>
              </w:rPr>
              <w:fldChar w:fldCharType="begin"/>
            </w:r>
            <w:r>
              <w:rPr>
                <w:noProof/>
                <w:webHidden/>
              </w:rPr>
              <w:instrText xml:space="preserve"> PAGEREF _Toc533053713 \h </w:instrText>
            </w:r>
            <w:r>
              <w:rPr>
                <w:noProof/>
                <w:webHidden/>
              </w:rPr>
            </w:r>
            <w:r>
              <w:rPr>
                <w:noProof/>
                <w:webHidden/>
              </w:rPr>
              <w:fldChar w:fldCharType="separate"/>
            </w:r>
            <w:r>
              <w:rPr>
                <w:noProof/>
                <w:webHidden/>
              </w:rPr>
              <w:t>25</w:t>
            </w:r>
            <w:r>
              <w:rPr>
                <w:noProof/>
                <w:webHidden/>
              </w:rPr>
              <w:fldChar w:fldCharType="end"/>
            </w:r>
          </w:hyperlink>
        </w:p>
        <w:p w:rsidR="00FB4F10" w:rsidRDefault="00FB4F10">
          <w:pPr>
            <w:pStyle w:val="TOC2"/>
            <w:tabs>
              <w:tab w:val="left" w:pos="880"/>
              <w:tab w:val="right" w:leader="dot" w:pos="9954"/>
            </w:tabs>
            <w:rPr>
              <w:noProof/>
            </w:rPr>
          </w:pPr>
          <w:hyperlink w:anchor="_Toc533053714" w:history="1">
            <w:r w:rsidRPr="004B27B0">
              <w:rPr>
                <w:rStyle w:val="Hyperlink"/>
                <w:rFonts w:ascii="Times New Roman" w:eastAsiaTheme="minorHAnsi" w:hAnsi="Times New Roman" w:cs="Times New Roman"/>
                <w:b/>
                <w:noProof/>
              </w:rPr>
              <w:t>2.3</w:t>
            </w:r>
            <w:r>
              <w:rPr>
                <w:noProof/>
              </w:rPr>
              <w:tab/>
            </w:r>
            <w:r w:rsidRPr="004B27B0">
              <w:rPr>
                <w:rStyle w:val="Hyperlink"/>
                <w:rFonts w:ascii="Times New Roman" w:hAnsi="Times New Roman" w:cs="Times New Roman"/>
                <w:b/>
                <w:noProof/>
              </w:rPr>
              <w:t>Non-Motorized Transportation</w:t>
            </w:r>
            <w:r>
              <w:rPr>
                <w:noProof/>
                <w:webHidden/>
              </w:rPr>
              <w:tab/>
            </w:r>
            <w:r>
              <w:rPr>
                <w:noProof/>
                <w:webHidden/>
              </w:rPr>
              <w:fldChar w:fldCharType="begin"/>
            </w:r>
            <w:r>
              <w:rPr>
                <w:noProof/>
                <w:webHidden/>
              </w:rPr>
              <w:instrText xml:space="preserve"> PAGEREF _Toc533053714 \h </w:instrText>
            </w:r>
            <w:r>
              <w:rPr>
                <w:noProof/>
                <w:webHidden/>
              </w:rPr>
            </w:r>
            <w:r>
              <w:rPr>
                <w:noProof/>
                <w:webHidden/>
              </w:rPr>
              <w:fldChar w:fldCharType="separate"/>
            </w:r>
            <w:r>
              <w:rPr>
                <w:noProof/>
                <w:webHidden/>
              </w:rPr>
              <w:t>25</w:t>
            </w:r>
            <w:r>
              <w:rPr>
                <w:noProof/>
                <w:webHidden/>
              </w:rPr>
              <w:fldChar w:fldCharType="end"/>
            </w:r>
          </w:hyperlink>
        </w:p>
        <w:p w:rsidR="00FB4F10" w:rsidRDefault="00FB4F10">
          <w:pPr>
            <w:pStyle w:val="TOC2"/>
            <w:tabs>
              <w:tab w:val="left" w:pos="880"/>
              <w:tab w:val="right" w:leader="dot" w:pos="9954"/>
            </w:tabs>
            <w:rPr>
              <w:noProof/>
            </w:rPr>
          </w:pPr>
          <w:hyperlink w:anchor="_Toc533053715" w:history="1">
            <w:r w:rsidRPr="004B27B0">
              <w:rPr>
                <w:rStyle w:val="Hyperlink"/>
                <w:rFonts w:ascii="Times New Roman" w:eastAsiaTheme="minorHAnsi" w:hAnsi="Times New Roman" w:cs="Times New Roman"/>
                <w:b/>
                <w:noProof/>
              </w:rPr>
              <w:t>2.4</w:t>
            </w:r>
            <w:r>
              <w:rPr>
                <w:noProof/>
              </w:rPr>
              <w:tab/>
            </w:r>
            <w:r w:rsidRPr="004B27B0">
              <w:rPr>
                <w:rStyle w:val="Hyperlink"/>
                <w:rFonts w:ascii="Times New Roman" w:hAnsi="Times New Roman" w:cs="Times New Roman"/>
                <w:b/>
                <w:noProof/>
              </w:rPr>
              <w:t>Implications of Cycling in Other Countries</w:t>
            </w:r>
            <w:r>
              <w:rPr>
                <w:noProof/>
                <w:webHidden/>
              </w:rPr>
              <w:tab/>
            </w:r>
            <w:r>
              <w:rPr>
                <w:noProof/>
                <w:webHidden/>
              </w:rPr>
              <w:fldChar w:fldCharType="begin"/>
            </w:r>
            <w:r>
              <w:rPr>
                <w:noProof/>
                <w:webHidden/>
              </w:rPr>
              <w:instrText xml:space="preserve"> PAGEREF _Toc533053715 \h </w:instrText>
            </w:r>
            <w:r>
              <w:rPr>
                <w:noProof/>
                <w:webHidden/>
              </w:rPr>
            </w:r>
            <w:r>
              <w:rPr>
                <w:noProof/>
                <w:webHidden/>
              </w:rPr>
              <w:fldChar w:fldCharType="separate"/>
            </w:r>
            <w:r>
              <w:rPr>
                <w:noProof/>
                <w:webHidden/>
              </w:rPr>
              <w:t>26</w:t>
            </w:r>
            <w:r>
              <w:rPr>
                <w:noProof/>
                <w:webHidden/>
              </w:rPr>
              <w:fldChar w:fldCharType="end"/>
            </w:r>
          </w:hyperlink>
        </w:p>
        <w:p w:rsidR="00FB4F10" w:rsidRDefault="00FB4F10">
          <w:pPr>
            <w:pStyle w:val="TOC2"/>
            <w:tabs>
              <w:tab w:val="left" w:pos="880"/>
              <w:tab w:val="right" w:leader="dot" w:pos="9954"/>
            </w:tabs>
            <w:rPr>
              <w:noProof/>
            </w:rPr>
          </w:pPr>
          <w:hyperlink w:anchor="_Toc533053716" w:history="1">
            <w:r w:rsidRPr="004B27B0">
              <w:rPr>
                <w:rStyle w:val="Hyperlink"/>
                <w:rFonts w:ascii="Times New Roman" w:eastAsiaTheme="minorHAnsi" w:hAnsi="Times New Roman" w:cs="Times New Roman"/>
                <w:b/>
                <w:noProof/>
              </w:rPr>
              <w:t>2.5</w:t>
            </w:r>
            <w:r>
              <w:rPr>
                <w:noProof/>
              </w:rPr>
              <w:tab/>
            </w:r>
            <w:r w:rsidRPr="004B27B0">
              <w:rPr>
                <w:rStyle w:val="Hyperlink"/>
                <w:rFonts w:ascii="Times New Roman" w:hAnsi="Times New Roman" w:cs="Times New Roman"/>
                <w:b/>
                <w:noProof/>
              </w:rPr>
              <w:t>Benefits of Non-Motorized Transportation</w:t>
            </w:r>
            <w:r>
              <w:rPr>
                <w:noProof/>
                <w:webHidden/>
              </w:rPr>
              <w:tab/>
            </w:r>
            <w:r>
              <w:rPr>
                <w:noProof/>
                <w:webHidden/>
              </w:rPr>
              <w:fldChar w:fldCharType="begin"/>
            </w:r>
            <w:r>
              <w:rPr>
                <w:noProof/>
                <w:webHidden/>
              </w:rPr>
              <w:instrText xml:space="preserve"> PAGEREF _Toc533053716 \h </w:instrText>
            </w:r>
            <w:r>
              <w:rPr>
                <w:noProof/>
                <w:webHidden/>
              </w:rPr>
            </w:r>
            <w:r>
              <w:rPr>
                <w:noProof/>
                <w:webHidden/>
              </w:rPr>
              <w:fldChar w:fldCharType="separate"/>
            </w:r>
            <w:r>
              <w:rPr>
                <w:noProof/>
                <w:webHidden/>
              </w:rPr>
              <w:t>27</w:t>
            </w:r>
            <w:r>
              <w:rPr>
                <w:noProof/>
                <w:webHidden/>
              </w:rPr>
              <w:fldChar w:fldCharType="end"/>
            </w:r>
          </w:hyperlink>
        </w:p>
        <w:p w:rsidR="00FB4F10" w:rsidRDefault="00FB4F10">
          <w:pPr>
            <w:pStyle w:val="TOC2"/>
            <w:tabs>
              <w:tab w:val="left" w:pos="880"/>
              <w:tab w:val="right" w:leader="dot" w:pos="9954"/>
            </w:tabs>
            <w:rPr>
              <w:noProof/>
            </w:rPr>
          </w:pPr>
          <w:hyperlink w:anchor="_Toc533053717" w:history="1">
            <w:r w:rsidRPr="004B27B0">
              <w:rPr>
                <w:rStyle w:val="Hyperlink"/>
                <w:rFonts w:ascii="Times New Roman" w:eastAsiaTheme="minorHAnsi" w:hAnsi="Times New Roman" w:cs="Times New Roman"/>
                <w:b/>
                <w:noProof/>
              </w:rPr>
              <w:t>2.6</w:t>
            </w:r>
            <w:r>
              <w:rPr>
                <w:noProof/>
              </w:rPr>
              <w:tab/>
            </w:r>
            <w:r w:rsidRPr="004B27B0">
              <w:rPr>
                <w:rStyle w:val="Hyperlink"/>
                <w:rFonts w:ascii="Times New Roman" w:hAnsi="Times New Roman" w:cs="Times New Roman"/>
                <w:b/>
                <w:noProof/>
              </w:rPr>
              <w:t>Determinants of Customer Choice in Cycling</w:t>
            </w:r>
            <w:r>
              <w:rPr>
                <w:noProof/>
                <w:webHidden/>
              </w:rPr>
              <w:tab/>
            </w:r>
            <w:r>
              <w:rPr>
                <w:noProof/>
                <w:webHidden/>
              </w:rPr>
              <w:fldChar w:fldCharType="begin"/>
            </w:r>
            <w:r>
              <w:rPr>
                <w:noProof/>
                <w:webHidden/>
              </w:rPr>
              <w:instrText xml:space="preserve"> PAGEREF _Toc533053717 \h </w:instrText>
            </w:r>
            <w:r>
              <w:rPr>
                <w:noProof/>
                <w:webHidden/>
              </w:rPr>
            </w:r>
            <w:r>
              <w:rPr>
                <w:noProof/>
                <w:webHidden/>
              </w:rPr>
              <w:fldChar w:fldCharType="separate"/>
            </w:r>
            <w:r>
              <w:rPr>
                <w:noProof/>
                <w:webHidden/>
              </w:rPr>
              <w:t>29</w:t>
            </w:r>
            <w:r>
              <w:rPr>
                <w:noProof/>
                <w:webHidden/>
              </w:rPr>
              <w:fldChar w:fldCharType="end"/>
            </w:r>
          </w:hyperlink>
        </w:p>
        <w:p w:rsidR="00FB4F10" w:rsidRDefault="00FB4F10">
          <w:pPr>
            <w:pStyle w:val="TOC3"/>
            <w:tabs>
              <w:tab w:val="left" w:pos="1320"/>
              <w:tab w:val="right" w:leader="dot" w:pos="9954"/>
            </w:tabs>
            <w:rPr>
              <w:noProof/>
            </w:rPr>
          </w:pPr>
          <w:hyperlink w:anchor="_Toc533053718" w:history="1">
            <w:r w:rsidRPr="004B27B0">
              <w:rPr>
                <w:rStyle w:val="Hyperlink"/>
                <w:rFonts w:ascii="Times New Roman" w:hAnsi="Times New Roman" w:cs="Times New Roman"/>
                <w:b/>
                <w:noProof/>
              </w:rPr>
              <w:t>2.6.1</w:t>
            </w:r>
            <w:r>
              <w:rPr>
                <w:noProof/>
              </w:rPr>
              <w:tab/>
            </w:r>
            <w:r w:rsidRPr="004B27B0">
              <w:rPr>
                <w:rStyle w:val="Hyperlink"/>
                <w:rFonts w:ascii="Times New Roman" w:hAnsi="Times New Roman" w:cs="Times New Roman"/>
                <w:b/>
                <w:noProof/>
              </w:rPr>
              <w:t>Distance and Travel Time</w:t>
            </w:r>
            <w:r>
              <w:rPr>
                <w:noProof/>
                <w:webHidden/>
              </w:rPr>
              <w:tab/>
            </w:r>
            <w:r>
              <w:rPr>
                <w:noProof/>
                <w:webHidden/>
              </w:rPr>
              <w:fldChar w:fldCharType="begin"/>
            </w:r>
            <w:r>
              <w:rPr>
                <w:noProof/>
                <w:webHidden/>
              </w:rPr>
              <w:instrText xml:space="preserve"> PAGEREF _Toc533053718 \h </w:instrText>
            </w:r>
            <w:r>
              <w:rPr>
                <w:noProof/>
                <w:webHidden/>
              </w:rPr>
            </w:r>
            <w:r>
              <w:rPr>
                <w:noProof/>
                <w:webHidden/>
              </w:rPr>
              <w:fldChar w:fldCharType="separate"/>
            </w:r>
            <w:r>
              <w:rPr>
                <w:noProof/>
                <w:webHidden/>
              </w:rPr>
              <w:t>34</w:t>
            </w:r>
            <w:r>
              <w:rPr>
                <w:noProof/>
                <w:webHidden/>
              </w:rPr>
              <w:fldChar w:fldCharType="end"/>
            </w:r>
          </w:hyperlink>
        </w:p>
        <w:p w:rsidR="00FB4F10" w:rsidRDefault="00FB4F10">
          <w:pPr>
            <w:pStyle w:val="TOC3"/>
            <w:tabs>
              <w:tab w:val="left" w:pos="1320"/>
              <w:tab w:val="right" w:leader="dot" w:pos="9954"/>
            </w:tabs>
            <w:rPr>
              <w:noProof/>
            </w:rPr>
          </w:pPr>
          <w:hyperlink w:anchor="_Toc533053719" w:history="1">
            <w:r w:rsidRPr="004B27B0">
              <w:rPr>
                <w:rStyle w:val="Hyperlink"/>
                <w:rFonts w:ascii="Times New Roman" w:hAnsi="Times New Roman" w:cs="Times New Roman"/>
                <w:b/>
                <w:noProof/>
              </w:rPr>
              <w:t>2.6.2</w:t>
            </w:r>
            <w:r>
              <w:rPr>
                <w:noProof/>
              </w:rPr>
              <w:tab/>
            </w:r>
            <w:r w:rsidRPr="004B27B0">
              <w:rPr>
                <w:rStyle w:val="Hyperlink"/>
                <w:rFonts w:ascii="Times New Roman" w:hAnsi="Times New Roman" w:cs="Times New Roman"/>
                <w:b/>
                <w:noProof/>
              </w:rPr>
              <w:t>Attractive and Comfortability</w:t>
            </w:r>
            <w:r>
              <w:rPr>
                <w:noProof/>
                <w:webHidden/>
              </w:rPr>
              <w:tab/>
            </w:r>
            <w:r>
              <w:rPr>
                <w:noProof/>
                <w:webHidden/>
              </w:rPr>
              <w:fldChar w:fldCharType="begin"/>
            </w:r>
            <w:r>
              <w:rPr>
                <w:noProof/>
                <w:webHidden/>
              </w:rPr>
              <w:instrText xml:space="preserve"> PAGEREF _Toc533053719 \h </w:instrText>
            </w:r>
            <w:r>
              <w:rPr>
                <w:noProof/>
                <w:webHidden/>
              </w:rPr>
            </w:r>
            <w:r>
              <w:rPr>
                <w:noProof/>
                <w:webHidden/>
              </w:rPr>
              <w:fldChar w:fldCharType="separate"/>
            </w:r>
            <w:r>
              <w:rPr>
                <w:noProof/>
                <w:webHidden/>
              </w:rPr>
              <w:t>35</w:t>
            </w:r>
            <w:r>
              <w:rPr>
                <w:noProof/>
                <w:webHidden/>
              </w:rPr>
              <w:fldChar w:fldCharType="end"/>
            </w:r>
          </w:hyperlink>
        </w:p>
        <w:p w:rsidR="00FB4F10" w:rsidRDefault="00FB4F10">
          <w:pPr>
            <w:pStyle w:val="TOC3"/>
            <w:tabs>
              <w:tab w:val="left" w:pos="1320"/>
              <w:tab w:val="right" w:leader="dot" w:pos="9954"/>
            </w:tabs>
            <w:rPr>
              <w:noProof/>
            </w:rPr>
          </w:pPr>
          <w:hyperlink w:anchor="_Toc533053720" w:history="1">
            <w:r w:rsidRPr="004B27B0">
              <w:rPr>
                <w:rStyle w:val="Hyperlink"/>
                <w:rFonts w:ascii="Times New Roman" w:hAnsi="Times New Roman" w:cs="Times New Roman"/>
                <w:b/>
                <w:noProof/>
              </w:rPr>
              <w:t>2.6.3</w:t>
            </w:r>
            <w:r>
              <w:rPr>
                <w:noProof/>
              </w:rPr>
              <w:tab/>
            </w:r>
            <w:r w:rsidRPr="004B27B0">
              <w:rPr>
                <w:rStyle w:val="Hyperlink"/>
                <w:rFonts w:ascii="Times New Roman" w:hAnsi="Times New Roman" w:cs="Times New Roman"/>
                <w:b/>
                <w:noProof/>
              </w:rPr>
              <w:t>Experience</w:t>
            </w:r>
            <w:r>
              <w:rPr>
                <w:noProof/>
                <w:webHidden/>
              </w:rPr>
              <w:tab/>
            </w:r>
            <w:r>
              <w:rPr>
                <w:noProof/>
                <w:webHidden/>
              </w:rPr>
              <w:fldChar w:fldCharType="begin"/>
            </w:r>
            <w:r>
              <w:rPr>
                <w:noProof/>
                <w:webHidden/>
              </w:rPr>
              <w:instrText xml:space="preserve"> PAGEREF _Toc533053720 \h </w:instrText>
            </w:r>
            <w:r>
              <w:rPr>
                <w:noProof/>
                <w:webHidden/>
              </w:rPr>
            </w:r>
            <w:r>
              <w:rPr>
                <w:noProof/>
                <w:webHidden/>
              </w:rPr>
              <w:fldChar w:fldCharType="separate"/>
            </w:r>
            <w:r>
              <w:rPr>
                <w:noProof/>
                <w:webHidden/>
              </w:rPr>
              <w:t>35</w:t>
            </w:r>
            <w:r>
              <w:rPr>
                <w:noProof/>
                <w:webHidden/>
              </w:rPr>
              <w:fldChar w:fldCharType="end"/>
            </w:r>
          </w:hyperlink>
        </w:p>
        <w:p w:rsidR="00FB4F10" w:rsidRDefault="00FB4F10">
          <w:pPr>
            <w:pStyle w:val="TOC3"/>
            <w:tabs>
              <w:tab w:val="left" w:pos="1320"/>
              <w:tab w:val="right" w:leader="dot" w:pos="9954"/>
            </w:tabs>
            <w:rPr>
              <w:noProof/>
            </w:rPr>
          </w:pPr>
          <w:hyperlink w:anchor="_Toc533053721" w:history="1">
            <w:r w:rsidRPr="004B27B0">
              <w:rPr>
                <w:rStyle w:val="Hyperlink"/>
                <w:rFonts w:ascii="Times New Roman" w:hAnsi="Times New Roman" w:cs="Times New Roman"/>
                <w:b/>
                <w:noProof/>
              </w:rPr>
              <w:t>2.6.4</w:t>
            </w:r>
            <w:r>
              <w:rPr>
                <w:noProof/>
              </w:rPr>
              <w:tab/>
            </w:r>
            <w:r w:rsidRPr="004B27B0">
              <w:rPr>
                <w:rStyle w:val="Hyperlink"/>
                <w:rFonts w:ascii="Times New Roman" w:hAnsi="Times New Roman" w:cs="Times New Roman"/>
                <w:b/>
                <w:noProof/>
              </w:rPr>
              <w:t>Age</w:t>
            </w:r>
            <w:r>
              <w:rPr>
                <w:noProof/>
                <w:webHidden/>
              </w:rPr>
              <w:tab/>
            </w:r>
            <w:r>
              <w:rPr>
                <w:noProof/>
                <w:webHidden/>
              </w:rPr>
              <w:fldChar w:fldCharType="begin"/>
            </w:r>
            <w:r>
              <w:rPr>
                <w:noProof/>
                <w:webHidden/>
              </w:rPr>
              <w:instrText xml:space="preserve"> PAGEREF _Toc533053721 \h </w:instrText>
            </w:r>
            <w:r>
              <w:rPr>
                <w:noProof/>
                <w:webHidden/>
              </w:rPr>
            </w:r>
            <w:r>
              <w:rPr>
                <w:noProof/>
                <w:webHidden/>
              </w:rPr>
              <w:fldChar w:fldCharType="separate"/>
            </w:r>
            <w:r>
              <w:rPr>
                <w:noProof/>
                <w:webHidden/>
              </w:rPr>
              <w:t>35</w:t>
            </w:r>
            <w:r>
              <w:rPr>
                <w:noProof/>
                <w:webHidden/>
              </w:rPr>
              <w:fldChar w:fldCharType="end"/>
            </w:r>
          </w:hyperlink>
        </w:p>
        <w:p w:rsidR="00FB4F10" w:rsidRDefault="00FB4F10">
          <w:pPr>
            <w:pStyle w:val="TOC3"/>
            <w:tabs>
              <w:tab w:val="left" w:pos="1320"/>
              <w:tab w:val="right" w:leader="dot" w:pos="9954"/>
            </w:tabs>
            <w:rPr>
              <w:noProof/>
            </w:rPr>
          </w:pPr>
          <w:hyperlink w:anchor="_Toc533053722" w:history="1">
            <w:r w:rsidRPr="004B27B0">
              <w:rPr>
                <w:rStyle w:val="Hyperlink"/>
                <w:rFonts w:ascii="Times New Roman" w:hAnsi="Times New Roman" w:cs="Times New Roman"/>
                <w:b/>
                <w:noProof/>
              </w:rPr>
              <w:t>2.6.5</w:t>
            </w:r>
            <w:r>
              <w:rPr>
                <w:noProof/>
              </w:rPr>
              <w:tab/>
            </w:r>
            <w:r w:rsidRPr="004B27B0">
              <w:rPr>
                <w:rStyle w:val="Hyperlink"/>
                <w:rFonts w:ascii="Times New Roman" w:hAnsi="Times New Roman" w:cs="Times New Roman"/>
                <w:b/>
                <w:noProof/>
              </w:rPr>
              <w:t>Trip Purpose</w:t>
            </w:r>
            <w:r>
              <w:rPr>
                <w:noProof/>
                <w:webHidden/>
              </w:rPr>
              <w:tab/>
            </w:r>
            <w:r>
              <w:rPr>
                <w:noProof/>
                <w:webHidden/>
              </w:rPr>
              <w:fldChar w:fldCharType="begin"/>
            </w:r>
            <w:r>
              <w:rPr>
                <w:noProof/>
                <w:webHidden/>
              </w:rPr>
              <w:instrText xml:space="preserve"> PAGEREF _Toc533053722 \h </w:instrText>
            </w:r>
            <w:r>
              <w:rPr>
                <w:noProof/>
                <w:webHidden/>
              </w:rPr>
            </w:r>
            <w:r>
              <w:rPr>
                <w:noProof/>
                <w:webHidden/>
              </w:rPr>
              <w:fldChar w:fldCharType="separate"/>
            </w:r>
            <w:r>
              <w:rPr>
                <w:noProof/>
                <w:webHidden/>
              </w:rPr>
              <w:t>36</w:t>
            </w:r>
            <w:r>
              <w:rPr>
                <w:noProof/>
                <w:webHidden/>
              </w:rPr>
              <w:fldChar w:fldCharType="end"/>
            </w:r>
          </w:hyperlink>
        </w:p>
        <w:p w:rsidR="00FB4F10" w:rsidRDefault="00FB4F10">
          <w:pPr>
            <w:pStyle w:val="TOC3"/>
            <w:tabs>
              <w:tab w:val="left" w:pos="1320"/>
              <w:tab w:val="right" w:leader="dot" w:pos="9954"/>
            </w:tabs>
            <w:rPr>
              <w:noProof/>
            </w:rPr>
          </w:pPr>
          <w:hyperlink w:anchor="_Toc533053723" w:history="1">
            <w:r w:rsidRPr="004B27B0">
              <w:rPr>
                <w:rStyle w:val="Hyperlink"/>
                <w:rFonts w:ascii="Times New Roman" w:eastAsiaTheme="minorHAnsi" w:hAnsi="Times New Roman" w:cs="Times New Roman"/>
                <w:b/>
                <w:noProof/>
              </w:rPr>
              <w:t>2.6.6</w:t>
            </w:r>
            <w:r>
              <w:rPr>
                <w:noProof/>
              </w:rPr>
              <w:tab/>
            </w:r>
            <w:r w:rsidRPr="004B27B0">
              <w:rPr>
                <w:rStyle w:val="Hyperlink"/>
                <w:rFonts w:ascii="Times New Roman" w:hAnsi="Times New Roman" w:cs="Times New Roman"/>
                <w:b/>
                <w:noProof/>
              </w:rPr>
              <w:t>Gender</w:t>
            </w:r>
            <w:r>
              <w:rPr>
                <w:noProof/>
                <w:webHidden/>
              </w:rPr>
              <w:tab/>
            </w:r>
            <w:r>
              <w:rPr>
                <w:noProof/>
                <w:webHidden/>
              </w:rPr>
              <w:fldChar w:fldCharType="begin"/>
            </w:r>
            <w:r>
              <w:rPr>
                <w:noProof/>
                <w:webHidden/>
              </w:rPr>
              <w:instrText xml:space="preserve"> PAGEREF _Toc533053723 \h </w:instrText>
            </w:r>
            <w:r>
              <w:rPr>
                <w:noProof/>
                <w:webHidden/>
              </w:rPr>
            </w:r>
            <w:r>
              <w:rPr>
                <w:noProof/>
                <w:webHidden/>
              </w:rPr>
              <w:fldChar w:fldCharType="separate"/>
            </w:r>
            <w:r>
              <w:rPr>
                <w:noProof/>
                <w:webHidden/>
              </w:rPr>
              <w:t>36</w:t>
            </w:r>
            <w:r>
              <w:rPr>
                <w:noProof/>
                <w:webHidden/>
              </w:rPr>
              <w:fldChar w:fldCharType="end"/>
            </w:r>
          </w:hyperlink>
        </w:p>
        <w:p w:rsidR="00FB4F10" w:rsidRDefault="00FB4F10">
          <w:pPr>
            <w:pStyle w:val="TOC3"/>
            <w:tabs>
              <w:tab w:val="left" w:pos="1320"/>
              <w:tab w:val="right" w:leader="dot" w:pos="9954"/>
            </w:tabs>
            <w:rPr>
              <w:noProof/>
            </w:rPr>
          </w:pPr>
          <w:hyperlink w:anchor="_Toc533053724" w:history="1">
            <w:r w:rsidRPr="004B27B0">
              <w:rPr>
                <w:rStyle w:val="Hyperlink"/>
                <w:rFonts w:ascii="Times New Roman" w:eastAsiaTheme="minorHAnsi" w:hAnsi="Times New Roman" w:cs="Times New Roman"/>
                <w:b/>
                <w:noProof/>
              </w:rPr>
              <w:t>2.6.7</w:t>
            </w:r>
            <w:r>
              <w:rPr>
                <w:noProof/>
              </w:rPr>
              <w:tab/>
            </w:r>
            <w:r w:rsidRPr="004B27B0">
              <w:rPr>
                <w:rStyle w:val="Hyperlink"/>
                <w:rFonts w:ascii="Times New Roman" w:hAnsi="Times New Roman" w:cs="Times New Roman"/>
                <w:b/>
                <w:noProof/>
              </w:rPr>
              <w:t>Environmental Factors</w:t>
            </w:r>
            <w:r>
              <w:rPr>
                <w:noProof/>
                <w:webHidden/>
              </w:rPr>
              <w:tab/>
            </w:r>
            <w:r>
              <w:rPr>
                <w:noProof/>
                <w:webHidden/>
              </w:rPr>
              <w:fldChar w:fldCharType="begin"/>
            </w:r>
            <w:r>
              <w:rPr>
                <w:noProof/>
                <w:webHidden/>
              </w:rPr>
              <w:instrText xml:space="preserve"> PAGEREF _Toc533053724 \h </w:instrText>
            </w:r>
            <w:r>
              <w:rPr>
                <w:noProof/>
                <w:webHidden/>
              </w:rPr>
            </w:r>
            <w:r>
              <w:rPr>
                <w:noProof/>
                <w:webHidden/>
              </w:rPr>
              <w:fldChar w:fldCharType="separate"/>
            </w:r>
            <w:r>
              <w:rPr>
                <w:noProof/>
                <w:webHidden/>
              </w:rPr>
              <w:t>36</w:t>
            </w:r>
            <w:r>
              <w:rPr>
                <w:noProof/>
                <w:webHidden/>
              </w:rPr>
              <w:fldChar w:fldCharType="end"/>
            </w:r>
          </w:hyperlink>
        </w:p>
        <w:p w:rsidR="00FB4F10" w:rsidRDefault="00FB4F10">
          <w:pPr>
            <w:pStyle w:val="TOC3"/>
            <w:tabs>
              <w:tab w:val="left" w:pos="1320"/>
              <w:tab w:val="right" w:leader="dot" w:pos="9954"/>
            </w:tabs>
            <w:rPr>
              <w:noProof/>
            </w:rPr>
          </w:pPr>
          <w:hyperlink w:anchor="_Toc533053725" w:history="1">
            <w:r w:rsidRPr="004B27B0">
              <w:rPr>
                <w:rStyle w:val="Hyperlink"/>
                <w:rFonts w:ascii="Times New Roman" w:eastAsiaTheme="minorHAnsi" w:hAnsi="Times New Roman" w:cs="Times New Roman"/>
                <w:b/>
                <w:noProof/>
              </w:rPr>
              <w:t>2.6.8</w:t>
            </w:r>
            <w:r>
              <w:rPr>
                <w:noProof/>
              </w:rPr>
              <w:tab/>
            </w:r>
            <w:r w:rsidRPr="004B27B0">
              <w:rPr>
                <w:rStyle w:val="Hyperlink"/>
                <w:rFonts w:ascii="Times New Roman" w:eastAsiaTheme="minorHAnsi" w:hAnsi="Times New Roman" w:cs="Times New Roman"/>
                <w:b/>
                <w:noProof/>
              </w:rPr>
              <w:t>Safety and Security</w:t>
            </w:r>
            <w:r>
              <w:rPr>
                <w:noProof/>
                <w:webHidden/>
              </w:rPr>
              <w:tab/>
            </w:r>
            <w:r>
              <w:rPr>
                <w:noProof/>
                <w:webHidden/>
              </w:rPr>
              <w:fldChar w:fldCharType="begin"/>
            </w:r>
            <w:r>
              <w:rPr>
                <w:noProof/>
                <w:webHidden/>
              </w:rPr>
              <w:instrText xml:space="preserve"> PAGEREF _Toc533053725 \h </w:instrText>
            </w:r>
            <w:r>
              <w:rPr>
                <w:noProof/>
                <w:webHidden/>
              </w:rPr>
            </w:r>
            <w:r>
              <w:rPr>
                <w:noProof/>
                <w:webHidden/>
              </w:rPr>
              <w:fldChar w:fldCharType="separate"/>
            </w:r>
            <w:r>
              <w:rPr>
                <w:noProof/>
                <w:webHidden/>
              </w:rPr>
              <w:t>37</w:t>
            </w:r>
            <w:r>
              <w:rPr>
                <w:noProof/>
                <w:webHidden/>
              </w:rPr>
              <w:fldChar w:fldCharType="end"/>
            </w:r>
          </w:hyperlink>
        </w:p>
        <w:p w:rsidR="00FB4F10" w:rsidRDefault="00FB4F10">
          <w:pPr>
            <w:pStyle w:val="TOC3"/>
            <w:tabs>
              <w:tab w:val="left" w:pos="1320"/>
              <w:tab w:val="right" w:leader="dot" w:pos="9954"/>
            </w:tabs>
            <w:rPr>
              <w:noProof/>
            </w:rPr>
          </w:pPr>
          <w:hyperlink w:anchor="_Toc533053726" w:history="1">
            <w:r w:rsidRPr="004B27B0">
              <w:rPr>
                <w:rStyle w:val="Hyperlink"/>
                <w:rFonts w:ascii="Times New Roman" w:eastAsiaTheme="minorHAnsi" w:hAnsi="Times New Roman" w:cs="Times New Roman"/>
                <w:b/>
                <w:noProof/>
              </w:rPr>
              <w:t>2.6.9</w:t>
            </w:r>
            <w:r>
              <w:rPr>
                <w:noProof/>
              </w:rPr>
              <w:tab/>
            </w:r>
            <w:r w:rsidRPr="004B27B0">
              <w:rPr>
                <w:rStyle w:val="Hyperlink"/>
                <w:rFonts w:ascii="Times New Roman" w:hAnsi="Times New Roman" w:cs="Times New Roman"/>
                <w:b/>
                <w:noProof/>
              </w:rPr>
              <w:t>Infrastructure and Facilities</w:t>
            </w:r>
            <w:r>
              <w:rPr>
                <w:noProof/>
                <w:webHidden/>
              </w:rPr>
              <w:tab/>
            </w:r>
            <w:r>
              <w:rPr>
                <w:noProof/>
                <w:webHidden/>
              </w:rPr>
              <w:fldChar w:fldCharType="begin"/>
            </w:r>
            <w:r>
              <w:rPr>
                <w:noProof/>
                <w:webHidden/>
              </w:rPr>
              <w:instrText xml:space="preserve"> PAGEREF _Toc533053726 \h </w:instrText>
            </w:r>
            <w:r>
              <w:rPr>
                <w:noProof/>
                <w:webHidden/>
              </w:rPr>
            </w:r>
            <w:r>
              <w:rPr>
                <w:noProof/>
                <w:webHidden/>
              </w:rPr>
              <w:fldChar w:fldCharType="separate"/>
            </w:r>
            <w:r>
              <w:rPr>
                <w:noProof/>
                <w:webHidden/>
              </w:rPr>
              <w:t>37</w:t>
            </w:r>
            <w:r>
              <w:rPr>
                <w:noProof/>
                <w:webHidden/>
              </w:rPr>
              <w:fldChar w:fldCharType="end"/>
            </w:r>
          </w:hyperlink>
        </w:p>
        <w:p w:rsidR="00FB4F10" w:rsidRDefault="00FB4F10">
          <w:pPr>
            <w:pStyle w:val="TOC3"/>
            <w:tabs>
              <w:tab w:val="left" w:pos="1320"/>
              <w:tab w:val="right" w:leader="dot" w:pos="9954"/>
            </w:tabs>
            <w:rPr>
              <w:noProof/>
            </w:rPr>
          </w:pPr>
          <w:hyperlink w:anchor="_Toc533053727" w:history="1">
            <w:r w:rsidRPr="004B27B0">
              <w:rPr>
                <w:rStyle w:val="Hyperlink"/>
                <w:rFonts w:ascii="Times New Roman" w:hAnsi="Times New Roman" w:cs="Times New Roman"/>
                <w:b/>
                <w:noProof/>
              </w:rPr>
              <w:t>2.6.10</w:t>
            </w:r>
            <w:r>
              <w:rPr>
                <w:noProof/>
              </w:rPr>
              <w:tab/>
            </w:r>
            <w:r w:rsidRPr="004B27B0">
              <w:rPr>
                <w:rStyle w:val="Hyperlink"/>
                <w:rFonts w:ascii="Times New Roman" w:hAnsi="Times New Roman" w:cs="Times New Roman"/>
                <w:b/>
                <w:noProof/>
              </w:rPr>
              <w:t>Household nature</w:t>
            </w:r>
            <w:r>
              <w:rPr>
                <w:noProof/>
                <w:webHidden/>
              </w:rPr>
              <w:tab/>
            </w:r>
            <w:r>
              <w:rPr>
                <w:noProof/>
                <w:webHidden/>
              </w:rPr>
              <w:fldChar w:fldCharType="begin"/>
            </w:r>
            <w:r>
              <w:rPr>
                <w:noProof/>
                <w:webHidden/>
              </w:rPr>
              <w:instrText xml:space="preserve"> PAGEREF _Toc533053727 \h </w:instrText>
            </w:r>
            <w:r>
              <w:rPr>
                <w:noProof/>
                <w:webHidden/>
              </w:rPr>
            </w:r>
            <w:r>
              <w:rPr>
                <w:noProof/>
                <w:webHidden/>
              </w:rPr>
              <w:fldChar w:fldCharType="separate"/>
            </w:r>
            <w:r>
              <w:rPr>
                <w:noProof/>
                <w:webHidden/>
              </w:rPr>
              <w:t>38</w:t>
            </w:r>
            <w:r>
              <w:rPr>
                <w:noProof/>
                <w:webHidden/>
              </w:rPr>
              <w:fldChar w:fldCharType="end"/>
            </w:r>
          </w:hyperlink>
        </w:p>
        <w:p w:rsidR="00FB4F10" w:rsidRDefault="00FB4F10">
          <w:pPr>
            <w:pStyle w:val="TOC2"/>
            <w:tabs>
              <w:tab w:val="left" w:pos="880"/>
              <w:tab w:val="right" w:leader="dot" w:pos="9954"/>
            </w:tabs>
            <w:rPr>
              <w:noProof/>
            </w:rPr>
          </w:pPr>
          <w:hyperlink w:anchor="_Toc533053728" w:history="1">
            <w:r w:rsidRPr="004B27B0">
              <w:rPr>
                <w:rStyle w:val="Hyperlink"/>
                <w:rFonts w:ascii="Times New Roman" w:hAnsi="Times New Roman" w:cs="Times New Roman"/>
                <w:b/>
                <w:noProof/>
              </w:rPr>
              <w:t>2.7</w:t>
            </w:r>
            <w:r>
              <w:rPr>
                <w:noProof/>
              </w:rPr>
              <w:tab/>
            </w:r>
            <w:r w:rsidRPr="004B27B0">
              <w:rPr>
                <w:rStyle w:val="Hyperlink"/>
                <w:rFonts w:ascii="Times New Roman" w:hAnsi="Times New Roman" w:cs="Times New Roman"/>
                <w:b/>
                <w:noProof/>
              </w:rPr>
              <w:t>Chapter Summary</w:t>
            </w:r>
            <w:r>
              <w:rPr>
                <w:noProof/>
                <w:webHidden/>
              </w:rPr>
              <w:tab/>
            </w:r>
            <w:r>
              <w:rPr>
                <w:noProof/>
                <w:webHidden/>
              </w:rPr>
              <w:fldChar w:fldCharType="begin"/>
            </w:r>
            <w:r>
              <w:rPr>
                <w:noProof/>
                <w:webHidden/>
              </w:rPr>
              <w:instrText xml:space="preserve"> PAGEREF _Toc533053728 \h </w:instrText>
            </w:r>
            <w:r>
              <w:rPr>
                <w:noProof/>
                <w:webHidden/>
              </w:rPr>
            </w:r>
            <w:r>
              <w:rPr>
                <w:noProof/>
                <w:webHidden/>
              </w:rPr>
              <w:fldChar w:fldCharType="separate"/>
            </w:r>
            <w:r>
              <w:rPr>
                <w:noProof/>
                <w:webHidden/>
              </w:rPr>
              <w:t>39</w:t>
            </w:r>
            <w:r>
              <w:rPr>
                <w:noProof/>
                <w:webHidden/>
              </w:rPr>
              <w:fldChar w:fldCharType="end"/>
            </w:r>
          </w:hyperlink>
        </w:p>
        <w:p w:rsidR="00FB4F10" w:rsidRDefault="00FB4F10">
          <w:pPr>
            <w:pStyle w:val="TOC1"/>
            <w:tabs>
              <w:tab w:val="left" w:pos="440"/>
              <w:tab w:val="right" w:leader="dot" w:pos="9954"/>
            </w:tabs>
            <w:rPr>
              <w:noProof/>
            </w:rPr>
          </w:pPr>
          <w:hyperlink w:anchor="_Toc533053729" w:history="1">
            <w:r w:rsidRPr="004B27B0">
              <w:rPr>
                <w:rStyle w:val="Hyperlink"/>
                <w:rFonts w:ascii="Times New Roman" w:eastAsiaTheme="minorHAnsi" w:hAnsi="Times New Roman" w:cs="Times New Roman"/>
                <w:b/>
                <w:noProof/>
              </w:rPr>
              <w:t>3</w:t>
            </w:r>
            <w:r>
              <w:rPr>
                <w:noProof/>
              </w:rPr>
              <w:tab/>
            </w:r>
            <w:r w:rsidRPr="004B27B0">
              <w:rPr>
                <w:rStyle w:val="Hyperlink"/>
                <w:rFonts w:ascii="Times New Roman" w:hAnsi="Times New Roman" w:cs="Times New Roman"/>
                <w:b/>
                <w:noProof/>
              </w:rPr>
              <w:t>CHAPTER THREE: METHODOLOGY</w:t>
            </w:r>
            <w:r>
              <w:rPr>
                <w:noProof/>
                <w:webHidden/>
              </w:rPr>
              <w:tab/>
            </w:r>
            <w:r>
              <w:rPr>
                <w:noProof/>
                <w:webHidden/>
              </w:rPr>
              <w:fldChar w:fldCharType="begin"/>
            </w:r>
            <w:r>
              <w:rPr>
                <w:noProof/>
                <w:webHidden/>
              </w:rPr>
              <w:instrText xml:space="preserve"> PAGEREF _Toc533053729 \h </w:instrText>
            </w:r>
            <w:r>
              <w:rPr>
                <w:noProof/>
                <w:webHidden/>
              </w:rPr>
            </w:r>
            <w:r>
              <w:rPr>
                <w:noProof/>
                <w:webHidden/>
              </w:rPr>
              <w:fldChar w:fldCharType="separate"/>
            </w:r>
            <w:r>
              <w:rPr>
                <w:noProof/>
                <w:webHidden/>
              </w:rPr>
              <w:t>40</w:t>
            </w:r>
            <w:r>
              <w:rPr>
                <w:noProof/>
                <w:webHidden/>
              </w:rPr>
              <w:fldChar w:fldCharType="end"/>
            </w:r>
          </w:hyperlink>
        </w:p>
        <w:p w:rsidR="00FB4F10" w:rsidRDefault="00FB4F10">
          <w:pPr>
            <w:pStyle w:val="TOC2"/>
            <w:tabs>
              <w:tab w:val="left" w:pos="880"/>
              <w:tab w:val="right" w:leader="dot" w:pos="9954"/>
            </w:tabs>
            <w:rPr>
              <w:noProof/>
            </w:rPr>
          </w:pPr>
          <w:hyperlink w:anchor="_Toc533053730" w:history="1">
            <w:r w:rsidRPr="004B27B0">
              <w:rPr>
                <w:rStyle w:val="Hyperlink"/>
                <w:rFonts w:ascii="Times New Roman" w:eastAsiaTheme="minorHAnsi" w:hAnsi="Times New Roman" w:cs="Times New Roman"/>
                <w:b/>
                <w:noProof/>
              </w:rPr>
              <w:t>3.1</w:t>
            </w:r>
            <w:r>
              <w:rPr>
                <w:noProof/>
              </w:rPr>
              <w:tab/>
            </w:r>
            <w:r w:rsidRPr="004B27B0">
              <w:rPr>
                <w:rStyle w:val="Hyperlink"/>
                <w:rFonts w:ascii="Times New Roman" w:hAnsi="Times New Roman" w:cs="Times New Roman"/>
                <w:b/>
                <w:noProof/>
              </w:rPr>
              <w:t>Introduction to the Chapter</w:t>
            </w:r>
            <w:r>
              <w:rPr>
                <w:noProof/>
                <w:webHidden/>
              </w:rPr>
              <w:tab/>
            </w:r>
            <w:r>
              <w:rPr>
                <w:noProof/>
                <w:webHidden/>
              </w:rPr>
              <w:fldChar w:fldCharType="begin"/>
            </w:r>
            <w:r>
              <w:rPr>
                <w:noProof/>
                <w:webHidden/>
              </w:rPr>
              <w:instrText xml:space="preserve"> PAGEREF _Toc533053730 \h </w:instrText>
            </w:r>
            <w:r>
              <w:rPr>
                <w:noProof/>
                <w:webHidden/>
              </w:rPr>
            </w:r>
            <w:r>
              <w:rPr>
                <w:noProof/>
                <w:webHidden/>
              </w:rPr>
              <w:fldChar w:fldCharType="separate"/>
            </w:r>
            <w:r>
              <w:rPr>
                <w:noProof/>
                <w:webHidden/>
              </w:rPr>
              <w:t>40</w:t>
            </w:r>
            <w:r>
              <w:rPr>
                <w:noProof/>
                <w:webHidden/>
              </w:rPr>
              <w:fldChar w:fldCharType="end"/>
            </w:r>
          </w:hyperlink>
        </w:p>
        <w:p w:rsidR="00FB4F10" w:rsidRDefault="00FB4F10">
          <w:pPr>
            <w:pStyle w:val="TOC2"/>
            <w:tabs>
              <w:tab w:val="left" w:pos="880"/>
              <w:tab w:val="right" w:leader="dot" w:pos="9954"/>
            </w:tabs>
            <w:rPr>
              <w:noProof/>
            </w:rPr>
          </w:pPr>
          <w:hyperlink w:anchor="_Toc533053731" w:history="1">
            <w:r w:rsidRPr="004B27B0">
              <w:rPr>
                <w:rStyle w:val="Hyperlink"/>
                <w:rFonts w:ascii="Times New Roman" w:eastAsiaTheme="minorHAnsi" w:hAnsi="Times New Roman" w:cs="Times New Roman"/>
                <w:b/>
                <w:noProof/>
              </w:rPr>
              <w:t>3.2</w:t>
            </w:r>
            <w:r>
              <w:rPr>
                <w:noProof/>
              </w:rPr>
              <w:tab/>
            </w:r>
            <w:r w:rsidRPr="004B27B0">
              <w:rPr>
                <w:rStyle w:val="Hyperlink"/>
                <w:rFonts w:ascii="Times New Roman" w:hAnsi="Times New Roman" w:cs="Times New Roman"/>
                <w:b/>
                <w:noProof/>
              </w:rPr>
              <w:t>Research Design</w:t>
            </w:r>
            <w:r>
              <w:rPr>
                <w:noProof/>
                <w:webHidden/>
              </w:rPr>
              <w:tab/>
            </w:r>
            <w:r>
              <w:rPr>
                <w:noProof/>
                <w:webHidden/>
              </w:rPr>
              <w:fldChar w:fldCharType="begin"/>
            </w:r>
            <w:r>
              <w:rPr>
                <w:noProof/>
                <w:webHidden/>
              </w:rPr>
              <w:instrText xml:space="preserve"> PAGEREF _Toc533053731 \h </w:instrText>
            </w:r>
            <w:r>
              <w:rPr>
                <w:noProof/>
                <w:webHidden/>
              </w:rPr>
            </w:r>
            <w:r>
              <w:rPr>
                <w:noProof/>
                <w:webHidden/>
              </w:rPr>
              <w:fldChar w:fldCharType="separate"/>
            </w:r>
            <w:r>
              <w:rPr>
                <w:noProof/>
                <w:webHidden/>
              </w:rPr>
              <w:t>40</w:t>
            </w:r>
            <w:r>
              <w:rPr>
                <w:noProof/>
                <w:webHidden/>
              </w:rPr>
              <w:fldChar w:fldCharType="end"/>
            </w:r>
          </w:hyperlink>
        </w:p>
        <w:p w:rsidR="00FB4F10" w:rsidRDefault="00FB4F10">
          <w:pPr>
            <w:pStyle w:val="TOC2"/>
            <w:tabs>
              <w:tab w:val="left" w:pos="880"/>
              <w:tab w:val="right" w:leader="dot" w:pos="9954"/>
            </w:tabs>
            <w:rPr>
              <w:noProof/>
            </w:rPr>
          </w:pPr>
          <w:hyperlink w:anchor="_Toc533053732" w:history="1">
            <w:r w:rsidRPr="004B27B0">
              <w:rPr>
                <w:rStyle w:val="Hyperlink"/>
                <w:rFonts w:ascii="Times New Roman" w:eastAsiaTheme="minorHAnsi" w:hAnsi="Times New Roman" w:cs="Times New Roman"/>
                <w:b/>
                <w:noProof/>
              </w:rPr>
              <w:t>3.3</w:t>
            </w:r>
            <w:r>
              <w:rPr>
                <w:noProof/>
              </w:rPr>
              <w:tab/>
            </w:r>
            <w:r w:rsidRPr="004B27B0">
              <w:rPr>
                <w:rStyle w:val="Hyperlink"/>
                <w:rFonts w:ascii="Times New Roman" w:hAnsi="Times New Roman" w:cs="Times New Roman"/>
                <w:b/>
                <w:noProof/>
              </w:rPr>
              <w:t>Type of the Study</w:t>
            </w:r>
            <w:r>
              <w:rPr>
                <w:noProof/>
                <w:webHidden/>
              </w:rPr>
              <w:tab/>
            </w:r>
            <w:r>
              <w:rPr>
                <w:noProof/>
                <w:webHidden/>
              </w:rPr>
              <w:fldChar w:fldCharType="begin"/>
            </w:r>
            <w:r>
              <w:rPr>
                <w:noProof/>
                <w:webHidden/>
              </w:rPr>
              <w:instrText xml:space="preserve"> PAGEREF _Toc533053732 \h </w:instrText>
            </w:r>
            <w:r>
              <w:rPr>
                <w:noProof/>
                <w:webHidden/>
              </w:rPr>
            </w:r>
            <w:r>
              <w:rPr>
                <w:noProof/>
                <w:webHidden/>
              </w:rPr>
              <w:fldChar w:fldCharType="separate"/>
            </w:r>
            <w:r>
              <w:rPr>
                <w:noProof/>
                <w:webHidden/>
              </w:rPr>
              <w:t>40</w:t>
            </w:r>
            <w:r>
              <w:rPr>
                <w:noProof/>
                <w:webHidden/>
              </w:rPr>
              <w:fldChar w:fldCharType="end"/>
            </w:r>
          </w:hyperlink>
        </w:p>
        <w:p w:rsidR="00FB4F10" w:rsidRDefault="00FB4F10">
          <w:pPr>
            <w:pStyle w:val="TOC2"/>
            <w:tabs>
              <w:tab w:val="left" w:pos="880"/>
              <w:tab w:val="right" w:leader="dot" w:pos="9954"/>
            </w:tabs>
            <w:rPr>
              <w:noProof/>
            </w:rPr>
          </w:pPr>
          <w:hyperlink w:anchor="_Toc533053733" w:history="1">
            <w:r w:rsidRPr="004B27B0">
              <w:rPr>
                <w:rStyle w:val="Hyperlink"/>
                <w:rFonts w:ascii="Times New Roman" w:hAnsi="Times New Roman" w:cs="Times New Roman"/>
                <w:b/>
                <w:noProof/>
              </w:rPr>
              <w:t>3.4</w:t>
            </w:r>
            <w:r>
              <w:rPr>
                <w:noProof/>
              </w:rPr>
              <w:tab/>
            </w:r>
            <w:r w:rsidRPr="004B27B0">
              <w:rPr>
                <w:rStyle w:val="Hyperlink"/>
                <w:rFonts w:ascii="Times New Roman" w:hAnsi="Times New Roman" w:cs="Times New Roman"/>
                <w:b/>
                <w:noProof/>
              </w:rPr>
              <w:t>Nature of the Study</w:t>
            </w:r>
            <w:r>
              <w:rPr>
                <w:noProof/>
                <w:webHidden/>
              </w:rPr>
              <w:tab/>
            </w:r>
            <w:r>
              <w:rPr>
                <w:noProof/>
                <w:webHidden/>
              </w:rPr>
              <w:fldChar w:fldCharType="begin"/>
            </w:r>
            <w:r>
              <w:rPr>
                <w:noProof/>
                <w:webHidden/>
              </w:rPr>
              <w:instrText xml:space="preserve"> PAGEREF _Toc533053733 \h </w:instrText>
            </w:r>
            <w:r>
              <w:rPr>
                <w:noProof/>
                <w:webHidden/>
              </w:rPr>
            </w:r>
            <w:r>
              <w:rPr>
                <w:noProof/>
                <w:webHidden/>
              </w:rPr>
              <w:fldChar w:fldCharType="separate"/>
            </w:r>
            <w:r>
              <w:rPr>
                <w:noProof/>
                <w:webHidden/>
              </w:rPr>
              <w:t>41</w:t>
            </w:r>
            <w:r>
              <w:rPr>
                <w:noProof/>
                <w:webHidden/>
              </w:rPr>
              <w:fldChar w:fldCharType="end"/>
            </w:r>
          </w:hyperlink>
        </w:p>
        <w:p w:rsidR="00FB4F10" w:rsidRDefault="00FB4F10">
          <w:pPr>
            <w:pStyle w:val="TOC2"/>
            <w:tabs>
              <w:tab w:val="left" w:pos="880"/>
              <w:tab w:val="right" w:leader="dot" w:pos="9954"/>
            </w:tabs>
            <w:rPr>
              <w:noProof/>
            </w:rPr>
          </w:pPr>
          <w:hyperlink w:anchor="_Toc533053734" w:history="1">
            <w:r w:rsidRPr="004B27B0">
              <w:rPr>
                <w:rStyle w:val="Hyperlink"/>
                <w:rFonts w:ascii="Times New Roman" w:eastAsiaTheme="minorHAnsi" w:hAnsi="Times New Roman" w:cs="Times New Roman"/>
                <w:b/>
                <w:noProof/>
              </w:rPr>
              <w:t>3.5</w:t>
            </w:r>
            <w:r>
              <w:rPr>
                <w:noProof/>
              </w:rPr>
              <w:tab/>
            </w:r>
            <w:r w:rsidRPr="004B27B0">
              <w:rPr>
                <w:rStyle w:val="Hyperlink"/>
                <w:rFonts w:ascii="Times New Roman" w:hAnsi="Times New Roman" w:cs="Times New Roman"/>
                <w:b/>
                <w:noProof/>
              </w:rPr>
              <w:t>Conceptual Framework</w:t>
            </w:r>
            <w:r>
              <w:rPr>
                <w:noProof/>
                <w:webHidden/>
              </w:rPr>
              <w:tab/>
            </w:r>
            <w:r>
              <w:rPr>
                <w:noProof/>
                <w:webHidden/>
              </w:rPr>
              <w:fldChar w:fldCharType="begin"/>
            </w:r>
            <w:r>
              <w:rPr>
                <w:noProof/>
                <w:webHidden/>
              </w:rPr>
              <w:instrText xml:space="preserve"> PAGEREF _Toc533053734 \h </w:instrText>
            </w:r>
            <w:r>
              <w:rPr>
                <w:noProof/>
                <w:webHidden/>
              </w:rPr>
            </w:r>
            <w:r>
              <w:rPr>
                <w:noProof/>
                <w:webHidden/>
              </w:rPr>
              <w:fldChar w:fldCharType="separate"/>
            </w:r>
            <w:r>
              <w:rPr>
                <w:noProof/>
                <w:webHidden/>
              </w:rPr>
              <w:t>41</w:t>
            </w:r>
            <w:r>
              <w:rPr>
                <w:noProof/>
                <w:webHidden/>
              </w:rPr>
              <w:fldChar w:fldCharType="end"/>
            </w:r>
          </w:hyperlink>
        </w:p>
        <w:p w:rsidR="00FB4F10" w:rsidRDefault="00FB4F10">
          <w:pPr>
            <w:pStyle w:val="TOC2"/>
            <w:tabs>
              <w:tab w:val="left" w:pos="880"/>
              <w:tab w:val="right" w:leader="dot" w:pos="9954"/>
            </w:tabs>
            <w:rPr>
              <w:noProof/>
            </w:rPr>
          </w:pPr>
          <w:hyperlink w:anchor="_Toc533053735" w:history="1">
            <w:r w:rsidRPr="004B27B0">
              <w:rPr>
                <w:rStyle w:val="Hyperlink"/>
                <w:rFonts w:ascii="Times New Roman" w:eastAsiaTheme="minorHAnsi" w:hAnsi="Times New Roman" w:cs="Times New Roman"/>
                <w:b/>
                <w:noProof/>
              </w:rPr>
              <w:t>3.6</w:t>
            </w:r>
            <w:r>
              <w:rPr>
                <w:noProof/>
              </w:rPr>
              <w:tab/>
            </w:r>
            <w:r w:rsidRPr="004B27B0">
              <w:rPr>
                <w:rStyle w:val="Hyperlink"/>
                <w:rFonts w:ascii="Times New Roman" w:hAnsi="Times New Roman" w:cs="Times New Roman"/>
                <w:b/>
                <w:noProof/>
              </w:rPr>
              <w:t>Independent and Dependent Variables</w:t>
            </w:r>
            <w:r>
              <w:rPr>
                <w:noProof/>
                <w:webHidden/>
              </w:rPr>
              <w:tab/>
            </w:r>
            <w:r>
              <w:rPr>
                <w:noProof/>
                <w:webHidden/>
              </w:rPr>
              <w:fldChar w:fldCharType="begin"/>
            </w:r>
            <w:r>
              <w:rPr>
                <w:noProof/>
                <w:webHidden/>
              </w:rPr>
              <w:instrText xml:space="preserve"> PAGEREF _Toc533053735 \h </w:instrText>
            </w:r>
            <w:r>
              <w:rPr>
                <w:noProof/>
                <w:webHidden/>
              </w:rPr>
            </w:r>
            <w:r>
              <w:rPr>
                <w:noProof/>
                <w:webHidden/>
              </w:rPr>
              <w:fldChar w:fldCharType="separate"/>
            </w:r>
            <w:r>
              <w:rPr>
                <w:noProof/>
                <w:webHidden/>
              </w:rPr>
              <w:t>43</w:t>
            </w:r>
            <w:r>
              <w:rPr>
                <w:noProof/>
                <w:webHidden/>
              </w:rPr>
              <w:fldChar w:fldCharType="end"/>
            </w:r>
          </w:hyperlink>
        </w:p>
        <w:p w:rsidR="00FB4F10" w:rsidRDefault="00FB4F10">
          <w:pPr>
            <w:pStyle w:val="TOC2"/>
            <w:tabs>
              <w:tab w:val="left" w:pos="880"/>
              <w:tab w:val="right" w:leader="dot" w:pos="9954"/>
            </w:tabs>
            <w:rPr>
              <w:noProof/>
            </w:rPr>
          </w:pPr>
          <w:hyperlink w:anchor="_Toc533053736" w:history="1">
            <w:r w:rsidRPr="004B27B0">
              <w:rPr>
                <w:rStyle w:val="Hyperlink"/>
                <w:rFonts w:ascii="Times New Roman" w:hAnsi="Times New Roman" w:cs="Times New Roman"/>
                <w:b/>
                <w:noProof/>
              </w:rPr>
              <w:t>3.7</w:t>
            </w:r>
            <w:r>
              <w:rPr>
                <w:noProof/>
              </w:rPr>
              <w:tab/>
            </w:r>
            <w:r w:rsidRPr="004B27B0">
              <w:rPr>
                <w:rStyle w:val="Hyperlink"/>
                <w:rFonts w:ascii="Times New Roman" w:hAnsi="Times New Roman" w:cs="Times New Roman"/>
                <w:b/>
                <w:noProof/>
              </w:rPr>
              <w:t>Dependent Variable</w:t>
            </w:r>
            <w:r>
              <w:rPr>
                <w:noProof/>
                <w:webHidden/>
              </w:rPr>
              <w:tab/>
            </w:r>
            <w:r>
              <w:rPr>
                <w:noProof/>
                <w:webHidden/>
              </w:rPr>
              <w:fldChar w:fldCharType="begin"/>
            </w:r>
            <w:r>
              <w:rPr>
                <w:noProof/>
                <w:webHidden/>
              </w:rPr>
              <w:instrText xml:space="preserve"> PAGEREF _Toc533053736 \h </w:instrText>
            </w:r>
            <w:r>
              <w:rPr>
                <w:noProof/>
                <w:webHidden/>
              </w:rPr>
            </w:r>
            <w:r>
              <w:rPr>
                <w:noProof/>
                <w:webHidden/>
              </w:rPr>
              <w:fldChar w:fldCharType="separate"/>
            </w:r>
            <w:r>
              <w:rPr>
                <w:noProof/>
                <w:webHidden/>
              </w:rPr>
              <w:t>44</w:t>
            </w:r>
            <w:r>
              <w:rPr>
                <w:noProof/>
                <w:webHidden/>
              </w:rPr>
              <w:fldChar w:fldCharType="end"/>
            </w:r>
          </w:hyperlink>
        </w:p>
        <w:p w:rsidR="00FB4F10" w:rsidRDefault="00FB4F10">
          <w:pPr>
            <w:pStyle w:val="TOC2"/>
            <w:tabs>
              <w:tab w:val="left" w:pos="880"/>
              <w:tab w:val="right" w:leader="dot" w:pos="9954"/>
            </w:tabs>
            <w:rPr>
              <w:noProof/>
            </w:rPr>
          </w:pPr>
          <w:hyperlink w:anchor="_Toc533053737" w:history="1">
            <w:r w:rsidRPr="004B27B0">
              <w:rPr>
                <w:rStyle w:val="Hyperlink"/>
                <w:rFonts w:ascii="Times New Roman" w:eastAsiaTheme="minorHAnsi" w:hAnsi="Times New Roman" w:cs="Times New Roman"/>
                <w:b/>
                <w:noProof/>
              </w:rPr>
              <w:t>3.8</w:t>
            </w:r>
            <w:r>
              <w:rPr>
                <w:noProof/>
              </w:rPr>
              <w:tab/>
            </w:r>
            <w:r w:rsidRPr="004B27B0">
              <w:rPr>
                <w:rStyle w:val="Hyperlink"/>
                <w:rFonts w:ascii="Times New Roman" w:hAnsi="Times New Roman" w:cs="Times New Roman"/>
                <w:b/>
                <w:noProof/>
              </w:rPr>
              <w:t>Questionnaire Design</w:t>
            </w:r>
            <w:r>
              <w:rPr>
                <w:noProof/>
                <w:webHidden/>
              </w:rPr>
              <w:tab/>
            </w:r>
            <w:r>
              <w:rPr>
                <w:noProof/>
                <w:webHidden/>
              </w:rPr>
              <w:fldChar w:fldCharType="begin"/>
            </w:r>
            <w:r>
              <w:rPr>
                <w:noProof/>
                <w:webHidden/>
              </w:rPr>
              <w:instrText xml:space="preserve"> PAGEREF _Toc533053737 \h </w:instrText>
            </w:r>
            <w:r>
              <w:rPr>
                <w:noProof/>
                <w:webHidden/>
              </w:rPr>
            </w:r>
            <w:r>
              <w:rPr>
                <w:noProof/>
                <w:webHidden/>
              </w:rPr>
              <w:fldChar w:fldCharType="separate"/>
            </w:r>
            <w:r>
              <w:rPr>
                <w:noProof/>
                <w:webHidden/>
              </w:rPr>
              <w:t>44</w:t>
            </w:r>
            <w:r>
              <w:rPr>
                <w:noProof/>
                <w:webHidden/>
              </w:rPr>
              <w:fldChar w:fldCharType="end"/>
            </w:r>
          </w:hyperlink>
        </w:p>
        <w:p w:rsidR="00FB4F10" w:rsidRDefault="00FB4F10">
          <w:pPr>
            <w:pStyle w:val="TOC2"/>
            <w:tabs>
              <w:tab w:val="left" w:pos="880"/>
              <w:tab w:val="right" w:leader="dot" w:pos="9954"/>
            </w:tabs>
            <w:rPr>
              <w:noProof/>
            </w:rPr>
          </w:pPr>
          <w:hyperlink w:anchor="_Toc533053738" w:history="1">
            <w:r w:rsidRPr="004B27B0">
              <w:rPr>
                <w:rStyle w:val="Hyperlink"/>
                <w:rFonts w:ascii="Times New Roman" w:eastAsiaTheme="minorHAnsi" w:hAnsi="Times New Roman" w:cs="Times New Roman"/>
                <w:b/>
                <w:noProof/>
              </w:rPr>
              <w:t>3.9</w:t>
            </w:r>
            <w:r>
              <w:rPr>
                <w:noProof/>
              </w:rPr>
              <w:tab/>
            </w:r>
            <w:r w:rsidRPr="004B27B0">
              <w:rPr>
                <w:rStyle w:val="Hyperlink"/>
                <w:rFonts w:ascii="Times New Roman" w:eastAsiaTheme="minorHAnsi" w:hAnsi="Times New Roman" w:cs="Times New Roman"/>
                <w:b/>
                <w:noProof/>
              </w:rPr>
              <w:t>Scaling Techniques</w:t>
            </w:r>
            <w:r>
              <w:rPr>
                <w:noProof/>
                <w:webHidden/>
              </w:rPr>
              <w:tab/>
            </w:r>
            <w:r>
              <w:rPr>
                <w:noProof/>
                <w:webHidden/>
              </w:rPr>
              <w:fldChar w:fldCharType="begin"/>
            </w:r>
            <w:r>
              <w:rPr>
                <w:noProof/>
                <w:webHidden/>
              </w:rPr>
              <w:instrText xml:space="preserve"> PAGEREF _Toc533053738 \h </w:instrText>
            </w:r>
            <w:r>
              <w:rPr>
                <w:noProof/>
                <w:webHidden/>
              </w:rPr>
            </w:r>
            <w:r>
              <w:rPr>
                <w:noProof/>
                <w:webHidden/>
              </w:rPr>
              <w:fldChar w:fldCharType="separate"/>
            </w:r>
            <w:r>
              <w:rPr>
                <w:noProof/>
                <w:webHidden/>
              </w:rPr>
              <w:t>45</w:t>
            </w:r>
            <w:r>
              <w:rPr>
                <w:noProof/>
                <w:webHidden/>
              </w:rPr>
              <w:fldChar w:fldCharType="end"/>
            </w:r>
          </w:hyperlink>
        </w:p>
        <w:p w:rsidR="00FB4F10" w:rsidRDefault="00FB4F10">
          <w:pPr>
            <w:pStyle w:val="TOC2"/>
            <w:tabs>
              <w:tab w:val="left" w:pos="880"/>
              <w:tab w:val="right" w:leader="dot" w:pos="9954"/>
            </w:tabs>
            <w:rPr>
              <w:noProof/>
            </w:rPr>
          </w:pPr>
          <w:hyperlink w:anchor="_Toc533053739" w:history="1">
            <w:r w:rsidRPr="004B27B0">
              <w:rPr>
                <w:rStyle w:val="Hyperlink"/>
                <w:rFonts w:ascii="Times New Roman" w:eastAsiaTheme="minorHAnsi" w:hAnsi="Times New Roman" w:cs="Times New Roman"/>
                <w:b/>
                <w:noProof/>
              </w:rPr>
              <w:t>3.10</w:t>
            </w:r>
            <w:r>
              <w:rPr>
                <w:noProof/>
              </w:rPr>
              <w:tab/>
            </w:r>
            <w:r w:rsidRPr="004B27B0">
              <w:rPr>
                <w:rStyle w:val="Hyperlink"/>
                <w:rFonts w:ascii="Times New Roman" w:hAnsi="Times New Roman" w:cs="Times New Roman"/>
                <w:b/>
                <w:noProof/>
              </w:rPr>
              <w:t>Sampling</w:t>
            </w:r>
            <w:r>
              <w:rPr>
                <w:noProof/>
                <w:webHidden/>
              </w:rPr>
              <w:tab/>
            </w:r>
            <w:r>
              <w:rPr>
                <w:noProof/>
                <w:webHidden/>
              </w:rPr>
              <w:fldChar w:fldCharType="begin"/>
            </w:r>
            <w:r>
              <w:rPr>
                <w:noProof/>
                <w:webHidden/>
              </w:rPr>
              <w:instrText xml:space="preserve"> PAGEREF _Toc533053739 \h </w:instrText>
            </w:r>
            <w:r>
              <w:rPr>
                <w:noProof/>
                <w:webHidden/>
              </w:rPr>
            </w:r>
            <w:r>
              <w:rPr>
                <w:noProof/>
                <w:webHidden/>
              </w:rPr>
              <w:fldChar w:fldCharType="separate"/>
            </w:r>
            <w:r>
              <w:rPr>
                <w:noProof/>
                <w:webHidden/>
              </w:rPr>
              <w:t>48</w:t>
            </w:r>
            <w:r>
              <w:rPr>
                <w:noProof/>
                <w:webHidden/>
              </w:rPr>
              <w:fldChar w:fldCharType="end"/>
            </w:r>
          </w:hyperlink>
        </w:p>
        <w:p w:rsidR="00FB4F10" w:rsidRDefault="00FB4F10">
          <w:pPr>
            <w:pStyle w:val="TOC3"/>
            <w:tabs>
              <w:tab w:val="left" w:pos="1320"/>
              <w:tab w:val="right" w:leader="dot" w:pos="9954"/>
            </w:tabs>
            <w:rPr>
              <w:noProof/>
            </w:rPr>
          </w:pPr>
          <w:hyperlink w:anchor="_Toc533053740" w:history="1">
            <w:r w:rsidRPr="004B27B0">
              <w:rPr>
                <w:rStyle w:val="Hyperlink"/>
                <w:rFonts w:ascii="Times New Roman" w:eastAsiaTheme="minorHAnsi" w:hAnsi="Times New Roman" w:cs="Times New Roman"/>
                <w:b/>
                <w:noProof/>
              </w:rPr>
              <w:t>3.10.1</w:t>
            </w:r>
            <w:r>
              <w:rPr>
                <w:noProof/>
              </w:rPr>
              <w:tab/>
            </w:r>
            <w:r w:rsidRPr="004B27B0">
              <w:rPr>
                <w:rStyle w:val="Hyperlink"/>
                <w:rFonts w:ascii="Times New Roman" w:eastAsiaTheme="minorHAnsi" w:hAnsi="Times New Roman" w:cs="Times New Roman"/>
                <w:b/>
                <w:noProof/>
              </w:rPr>
              <w:t>Target Population</w:t>
            </w:r>
            <w:r>
              <w:rPr>
                <w:noProof/>
                <w:webHidden/>
              </w:rPr>
              <w:tab/>
            </w:r>
            <w:r>
              <w:rPr>
                <w:noProof/>
                <w:webHidden/>
              </w:rPr>
              <w:fldChar w:fldCharType="begin"/>
            </w:r>
            <w:r>
              <w:rPr>
                <w:noProof/>
                <w:webHidden/>
              </w:rPr>
              <w:instrText xml:space="preserve"> PAGEREF _Toc533053740 \h </w:instrText>
            </w:r>
            <w:r>
              <w:rPr>
                <w:noProof/>
                <w:webHidden/>
              </w:rPr>
            </w:r>
            <w:r>
              <w:rPr>
                <w:noProof/>
                <w:webHidden/>
              </w:rPr>
              <w:fldChar w:fldCharType="separate"/>
            </w:r>
            <w:r>
              <w:rPr>
                <w:noProof/>
                <w:webHidden/>
              </w:rPr>
              <w:t>48</w:t>
            </w:r>
            <w:r>
              <w:rPr>
                <w:noProof/>
                <w:webHidden/>
              </w:rPr>
              <w:fldChar w:fldCharType="end"/>
            </w:r>
          </w:hyperlink>
        </w:p>
        <w:p w:rsidR="00FB4F10" w:rsidRDefault="00FB4F10">
          <w:pPr>
            <w:pStyle w:val="TOC3"/>
            <w:tabs>
              <w:tab w:val="left" w:pos="1320"/>
              <w:tab w:val="right" w:leader="dot" w:pos="9954"/>
            </w:tabs>
            <w:rPr>
              <w:noProof/>
            </w:rPr>
          </w:pPr>
          <w:hyperlink w:anchor="_Toc533053741" w:history="1">
            <w:r w:rsidRPr="004B27B0">
              <w:rPr>
                <w:rStyle w:val="Hyperlink"/>
                <w:rFonts w:ascii="Times New Roman" w:eastAsiaTheme="minorHAnsi" w:hAnsi="Times New Roman" w:cs="Times New Roman"/>
                <w:b/>
                <w:noProof/>
              </w:rPr>
              <w:t>3.10.2</w:t>
            </w:r>
            <w:r>
              <w:rPr>
                <w:noProof/>
              </w:rPr>
              <w:tab/>
            </w:r>
            <w:r w:rsidRPr="004B27B0">
              <w:rPr>
                <w:rStyle w:val="Hyperlink"/>
                <w:rFonts w:ascii="Times New Roman" w:hAnsi="Times New Roman" w:cs="Times New Roman"/>
                <w:b/>
                <w:noProof/>
              </w:rPr>
              <w:t>Sampling Unit</w:t>
            </w:r>
            <w:r>
              <w:rPr>
                <w:noProof/>
                <w:webHidden/>
              </w:rPr>
              <w:tab/>
            </w:r>
            <w:r>
              <w:rPr>
                <w:noProof/>
                <w:webHidden/>
              </w:rPr>
              <w:fldChar w:fldCharType="begin"/>
            </w:r>
            <w:r>
              <w:rPr>
                <w:noProof/>
                <w:webHidden/>
              </w:rPr>
              <w:instrText xml:space="preserve"> PAGEREF _Toc533053741 \h </w:instrText>
            </w:r>
            <w:r>
              <w:rPr>
                <w:noProof/>
                <w:webHidden/>
              </w:rPr>
            </w:r>
            <w:r>
              <w:rPr>
                <w:noProof/>
                <w:webHidden/>
              </w:rPr>
              <w:fldChar w:fldCharType="separate"/>
            </w:r>
            <w:r>
              <w:rPr>
                <w:noProof/>
                <w:webHidden/>
              </w:rPr>
              <w:t>48</w:t>
            </w:r>
            <w:r>
              <w:rPr>
                <w:noProof/>
                <w:webHidden/>
              </w:rPr>
              <w:fldChar w:fldCharType="end"/>
            </w:r>
          </w:hyperlink>
        </w:p>
        <w:p w:rsidR="00FB4F10" w:rsidRDefault="00FB4F10">
          <w:pPr>
            <w:pStyle w:val="TOC3"/>
            <w:tabs>
              <w:tab w:val="left" w:pos="1320"/>
              <w:tab w:val="right" w:leader="dot" w:pos="9954"/>
            </w:tabs>
            <w:rPr>
              <w:noProof/>
            </w:rPr>
          </w:pPr>
          <w:hyperlink w:anchor="_Toc533053742" w:history="1">
            <w:r w:rsidRPr="004B27B0">
              <w:rPr>
                <w:rStyle w:val="Hyperlink"/>
                <w:rFonts w:ascii="Times New Roman" w:eastAsiaTheme="minorHAnsi" w:hAnsi="Times New Roman" w:cs="Times New Roman"/>
                <w:b/>
                <w:noProof/>
              </w:rPr>
              <w:t>3.10.3</w:t>
            </w:r>
            <w:r>
              <w:rPr>
                <w:noProof/>
              </w:rPr>
              <w:tab/>
            </w:r>
            <w:r w:rsidRPr="004B27B0">
              <w:rPr>
                <w:rStyle w:val="Hyperlink"/>
                <w:rFonts w:ascii="Times New Roman" w:hAnsi="Times New Roman" w:cs="Times New Roman"/>
                <w:b/>
                <w:noProof/>
              </w:rPr>
              <w:t>Sampling Method</w:t>
            </w:r>
            <w:r>
              <w:rPr>
                <w:noProof/>
                <w:webHidden/>
              </w:rPr>
              <w:tab/>
            </w:r>
            <w:r>
              <w:rPr>
                <w:noProof/>
                <w:webHidden/>
              </w:rPr>
              <w:fldChar w:fldCharType="begin"/>
            </w:r>
            <w:r>
              <w:rPr>
                <w:noProof/>
                <w:webHidden/>
              </w:rPr>
              <w:instrText xml:space="preserve"> PAGEREF _Toc533053742 \h </w:instrText>
            </w:r>
            <w:r>
              <w:rPr>
                <w:noProof/>
                <w:webHidden/>
              </w:rPr>
            </w:r>
            <w:r>
              <w:rPr>
                <w:noProof/>
                <w:webHidden/>
              </w:rPr>
              <w:fldChar w:fldCharType="separate"/>
            </w:r>
            <w:r>
              <w:rPr>
                <w:noProof/>
                <w:webHidden/>
              </w:rPr>
              <w:t>48</w:t>
            </w:r>
            <w:r>
              <w:rPr>
                <w:noProof/>
                <w:webHidden/>
              </w:rPr>
              <w:fldChar w:fldCharType="end"/>
            </w:r>
          </w:hyperlink>
        </w:p>
        <w:p w:rsidR="00FB4F10" w:rsidRDefault="00FB4F10">
          <w:pPr>
            <w:pStyle w:val="TOC3"/>
            <w:tabs>
              <w:tab w:val="left" w:pos="1320"/>
              <w:tab w:val="right" w:leader="dot" w:pos="9954"/>
            </w:tabs>
            <w:rPr>
              <w:noProof/>
            </w:rPr>
          </w:pPr>
          <w:hyperlink w:anchor="_Toc533053743" w:history="1">
            <w:r w:rsidRPr="004B27B0">
              <w:rPr>
                <w:rStyle w:val="Hyperlink"/>
                <w:rFonts w:ascii="Times New Roman" w:hAnsi="Times New Roman" w:cs="Times New Roman"/>
                <w:b/>
                <w:noProof/>
              </w:rPr>
              <w:t>3.10.4</w:t>
            </w:r>
            <w:r>
              <w:rPr>
                <w:noProof/>
              </w:rPr>
              <w:tab/>
            </w:r>
            <w:r w:rsidRPr="004B27B0">
              <w:rPr>
                <w:rStyle w:val="Hyperlink"/>
                <w:rFonts w:ascii="Times New Roman" w:hAnsi="Times New Roman" w:cs="Times New Roman"/>
                <w:b/>
                <w:noProof/>
              </w:rPr>
              <w:t>Sampling Size and Time Frame</w:t>
            </w:r>
            <w:r>
              <w:rPr>
                <w:noProof/>
                <w:webHidden/>
              </w:rPr>
              <w:tab/>
            </w:r>
            <w:r>
              <w:rPr>
                <w:noProof/>
                <w:webHidden/>
              </w:rPr>
              <w:fldChar w:fldCharType="begin"/>
            </w:r>
            <w:r>
              <w:rPr>
                <w:noProof/>
                <w:webHidden/>
              </w:rPr>
              <w:instrText xml:space="preserve"> PAGEREF _Toc533053743 \h </w:instrText>
            </w:r>
            <w:r>
              <w:rPr>
                <w:noProof/>
                <w:webHidden/>
              </w:rPr>
            </w:r>
            <w:r>
              <w:rPr>
                <w:noProof/>
                <w:webHidden/>
              </w:rPr>
              <w:fldChar w:fldCharType="separate"/>
            </w:r>
            <w:r>
              <w:rPr>
                <w:noProof/>
                <w:webHidden/>
              </w:rPr>
              <w:t>49</w:t>
            </w:r>
            <w:r>
              <w:rPr>
                <w:noProof/>
                <w:webHidden/>
              </w:rPr>
              <w:fldChar w:fldCharType="end"/>
            </w:r>
          </w:hyperlink>
        </w:p>
        <w:p w:rsidR="00FB4F10" w:rsidRDefault="00FB4F10">
          <w:pPr>
            <w:pStyle w:val="TOC2"/>
            <w:tabs>
              <w:tab w:val="left" w:pos="880"/>
              <w:tab w:val="right" w:leader="dot" w:pos="9954"/>
            </w:tabs>
            <w:rPr>
              <w:noProof/>
            </w:rPr>
          </w:pPr>
          <w:hyperlink w:anchor="_Toc533053744" w:history="1">
            <w:r w:rsidRPr="004B27B0">
              <w:rPr>
                <w:rStyle w:val="Hyperlink"/>
                <w:rFonts w:ascii="Times New Roman" w:hAnsi="Times New Roman" w:cs="Times New Roman"/>
                <w:b/>
                <w:noProof/>
              </w:rPr>
              <w:t>3.11</w:t>
            </w:r>
            <w:r>
              <w:rPr>
                <w:noProof/>
              </w:rPr>
              <w:tab/>
            </w:r>
            <w:r w:rsidRPr="004B27B0">
              <w:rPr>
                <w:rStyle w:val="Hyperlink"/>
                <w:rFonts w:ascii="Times New Roman" w:hAnsi="Times New Roman" w:cs="Times New Roman"/>
                <w:b/>
                <w:noProof/>
              </w:rPr>
              <w:t>Data Collection Method</w:t>
            </w:r>
            <w:r>
              <w:rPr>
                <w:noProof/>
                <w:webHidden/>
              </w:rPr>
              <w:tab/>
            </w:r>
            <w:r>
              <w:rPr>
                <w:noProof/>
                <w:webHidden/>
              </w:rPr>
              <w:fldChar w:fldCharType="begin"/>
            </w:r>
            <w:r>
              <w:rPr>
                <w:noProof/>
                <w:webHidden/>
              </w:rPr>
              <w:instrText xml:space="preserve"> PAGEREF _Toc533053744 \h </w:instrText>
            </w:r>
            <w:r>
              <w:rPr>
                <w:noProof/>
                <w:webHidden/>
              </w:rPr>
            </w:r>
            <w:r>
              <w:rPr>
                <w:noProof/>
                <w:webHidden/>
              </w:rPr>
              <w:fldChar w:fldCharType="separate"/>
            </w:r>
            <w:r>
              <w:rPr>
                <w:noProof/>
                <w:webHidden/>
              </w:rPr>
              <w:t>49</w:t>
            </w:r>
            <w:r>
              <w:rPr>
                <w:noProof/>
                <w:webHidden/>
              </w:rPr>
              <w:fldChar w:fldCharType="end"/>
            </w:r>
          </w:hyperlink>
        </w:p>
        <w:p w:rsidR="00FB4F10" w:rsidRDefault="00FB4F10">
          <w:pPr>
            <w:pStyle w:val="TOC2"/>
            <w:tabs>
              <w:tab w:val="left" w:pos="880"/>
              <w:tab w:val="right" w:leader="dot" w:pos="9954"/>
            </w:tabs>
            <w:rPr>
              <w:noProof/>
            </w:rPr>
          </w:pPr>
          <w:hyperlink w:anchor="_Toc533053745" w:history="1">
            <w:r w:rsidRPr="004B27B0">
              <w:rPr>
                <w:rStyle w:val="Hyperlink"/>
                <w:rFonts w:ascii="Times New Roman" w:eastAsiaTheme="minorHAnsi" w:hAnsi="Times New Roman" w:cs="Times New Roman"/>
                <w:b/>
                <w:noProof/>
              </w:rPr>
              <w:t>3.12</w:t>
            </w:r>
            <w:r>
              <w:rPr>
                <w:noProof/>
              </w:rPr>
              <w:tab/>
            </w:r>
            <w:r w:rsidRPr="004B27B0">
              <w:rPr>
                <w:rStyle w:val="Hyperlink"/>
                <w:rFonts w:ascii="Times New Roman" w:hAnsi="Times New Roman" w:cs="Times New Roman"/>
                <w:b/>
                <w:noProof/>
              </w:rPr>
              <w:t>Validity and Reliability</w:t>
            </w:r>
            <w:r>
              <w:rPr>
                <w:noProof/>
                <w:webHidden/>
              </w:rPr>
              <w:tab/>
            </w:r>
            <w:r>
              <w:rPr>
                <w:noProof/>
                <w:webHidden/>
              </w:rPr>
              <w:fldChar w:fldCharType="begin"/>
            </w:r>
            <w:r>
              <w:rPr>
                <w:noProof/>
                <w:webHidden/>
              </w:rPr>
              <w:instrText xml:space="preserve"> PAGEREF _Toc533053745 \h </w:instrText>
            </w:r>
            <w:r>
              <w:rPr>
                <w:noProof/>
                <w:webHidden/>
              </w:rPr>
            </w:r>
            <w:r>
              <w:rPr>
                <w:noProof/>
                <w:webHidden/>
              </w:rPr>
              <w:fldChar w:fldCharType="separate"/>
            </w:r>
            <w:r>
              <w:rPr>
                <w:noProof/>
                <w:webHidden/>
              </w:rPr>
              <w:t>49</w:t>
            </w:r>
            <w:r>
              <w:rPr>
                <w:noProof/>
                <w:webHidden/>
              </w:rPr>
              <w:fldChar w:fldCharType="end"/>
            </w:r>
          </w:hyperlink>
        </w:p>
        <w:p w:rsidR="00FB4F10" w:rsidRDefault="00FB4F10">
          <w:pPr>
            <w:pStyle w:val="TOC2"/>
            <w:tabs>
              <w:tab w:val="left" w:pos="880"/>
              <w:tab w:val="right" w:leader="dot" w:pos="9954"/>
            </w:tabs>
            <w:rPr>
              <w:noProof/>
            </w:rPr>
          </w:pPr>
          <w:hyperlink w:anchor="_Toc533053746" w:history="1">
            <w:r w:rsidRPr="004B27B0">
              <w:rPr>
                <w:rStyle w:val="Hyperlink"/>
                <w:rFonts w:ascii="Times New Roman" w:eastAsiaTheme="minorHAnsi" w:hAnsi="Times New Roman" w:cs="Times New Roman"/>
                <w:b/>
                <w:noProof/>
              </w:rPr>
              <w:t>3.13</w:t>
            </w:r>
            <w:r>
              <w:rPr>
                <w:noProof/>
              </w:rPr>
              <w:tab/>
            </w:r>
            <w:r w:rsidRPr="004B27B0">
              <w:rPr>
                <w:rStyle w:val="Hyperlink"/>
                <w:rFonts w:ascii="Times New Roman" w:eastAsiaTheme="minorHAnsi" w:hAnsi="Times New Roman" w:cs="Times New Roman"/>
                <w:b/>
                <w:noProof/>
              </w:rPr>
              <w:t>Pilot Survey</w:t>
            </w:r>
            <w:r>
              <w:rPr>
                <w:noProof/>
                <w:webHidden/>
              </w:rPr>
              <w:tab/>
            </w:r>
            <w:r>
              <w:rPr>
                <w:noProof/>
                <w:webHidden/>
              </w:rPr>
              <w:fldChar w:fldCharType="begin"/>
            </w:r>
            <w:r>
              <w:rPr>
                <w:noProof/>
                <w:webHidden/>
              </w:rPr>
              <w:instrText xml:space="preserve"> PAGEREF _Toc533053746 \h </w:instrText>
            </w:r>
            <w:r>
              <w:rPr>
                <w:noProof/>
                <w:webHidden/>
              </w:rPr>
            </w:r>
            <w:r>
              <w:rPr>
                <w:noProof/>
                <w:webHidden/>
              </w:rPr>
              <w:fldChar w:fldCharType="separate"/>
            </w:r>
            <w:r>
              <w:rPr>
                <w:noProof/>
                <w:webHidden/>
              </w:rPr>
              <w:t>50</w:t>
            </w:r>
            <w:r>
              <w:rPr>
                <w:noProof/>
                <w:webHidden/>
              </w:rPr>
              <w:fldChar w:fldCharType="end"/>
            </w:r>
          </w:hyperlink>
        </w:p>
        <w:p w:rsidR="00FB4F10" w:rsidRDefault="00FB4F10">
          <w:pPr>
            <w:pStyle w:val="TOC2"/>
            <w:tabs>
              <w:tab w:val="left" w:pos="880"/>
              <w:tab w:val="right" w:leader="dot" w:pos="9954"/>
            </w:tabs>
            <w:rPr>
              <w:noProof/>
            </w:rPr>
          </w:pPr>
          <w:hyperlink w:anchor="_Toc533053747" w:history="1">
            <w:r w:rsidRPr="004B27B0">
              <w:rPr>
                <w:rStyle w:val="Hyperlink"/>
                <w:rFonts w:ascii="Times New Roman" w:hAnsi="Times New Roman" w:cs="Times New Roman"/>
                <w:b/>
                <w:noProof/>
              </w:rPr>
              <w:t>3.14</w:t>
            </w:r>
            <w:r>
              <w:rPr>
                <w:noProof/>
              </w:rPr>
              <w:tab/>
            </w:r>
            <w:r w:rsidRPr="004B27B0">
              <w:rPr>
                <w:rStyle w:val="Hyperlink"/>
                <w:rFonts w:ascii="Times New Roman" w:hAnsi="Times New Roman" w:cs="Times New Roman"/>
                <w:b/>
                <w:noProof/>
              </w:rPr>
              <w:t>Method of Data Analysis</w:t>
            </w:r>
            <w:r>
              <w:rPr>
                <w:noProof/>
                <w:webHidden/>
              </w:rPr>
              <w:tab/>
            </w:r>
            <w:r>
              <w:rPr>
                <w:noProof/>
                <w:webHidden/>
              </w:rPr>
              <w:fldChar w:fldCharType="begin"/>
            </w:r>
            <w:r>
              <w:rPr>
                <w:noProof/>
                <w:webHidden/>
              </w:rPr>
              <w:instrText xml:space="preserve"> PAGEREF _Toc533053747 \h </w:instrText>
            </w:r>
            <w:r>
              <w:rPr>
                <w:noProof/>
                <w:webHidden/>
              </w:rPr>
            </w:r>
            <w:r>
              <w:rPr>
                <w:noProof/>
                <w:webHidden/>
              </w:rPr>
              <w:fldChar w:fldCharType="separate"/>
            </w:r>
            <w:r>
              <w:rPr>
                <w:noProof/>
                <w:webHidden/>
              </w:rPr>
              <w:t>51</w:t>
            </w:r>
            <w:r>
              <w:rPr>
                <w:noProof/>
                <w:webHidden/>
              </w:rPr>
              <w:fldChar w:fldCharType="end"/>
            </w:r>
          </w:hyperlink>
        </w:p>
        <w:p w:rsidR="00FB4F10" w:rsidRDefault="00FB4F10">
          <w:pPr>
            <w:pStyle w:val="TOC2"/>
            <w:tabs>
              <w:tab w:val="left" w:pos="880"/>
              <w:tab w:val="right" w:leader="dot" w:pos="9954"/>
            </w:tabs>
            <w:rPr>
              <w:noProof/>
            </w:rPr>
          </w:pPr>
          <w:hyperlink w:anchor="_Toc533053748" w:history="1">
            <w:r w:rsidRPr="004B27B0">
              <w:rPr>
                <w:rStyle w:val="Hyperlink"/>
                <w:rFonts w:ascii="Times New Roman" w:eastAsiaTheme="minorHAnsi" w:hAnsi="Times New Roman" w:cs="Times New Roman"/>
                <w:b/>
                <w:noProof/>
              </w:rPr>
              <w:t>3.15</w:t>
            </w:r>
            <w:r>
              <w:rPr>
                <w:noProof/>
              </w:rPr>
              <w:tab/>
            </w:r>
            <w:r w:rsidRPr="004B27B0">
              <w:rPr>
                <w:rStyle w:val="Hyperlink"/>
                <w:rFonts w:ascii="Times New Roman" w:hAnsi="Times New Roman" w:cs="Times New Roman"/>
                <w:b/>
                <w:noProof/>
              </w:rPr>
              <w:t>Descriptive Analysis</w:t>
            </w:r>
            <w:r>
              <w:rPr>
                <w:noProof/>
                <w:webHidden/>
              </w:rPr>
              <w:tab/>
            </w:r>
            <w:r>
              <w:rPr>
                <w:noProof/>
                <w:webHidden/>
              </w:rPr>
              <w:fldChar w:fldCharType="begin"/>
            </w:r>
            <w:r>
              <w:rPr>
                <w:noProof/>
                <w:webHidden/>
              </w:rPr>
              <w:instrText xml:space="preserve"> PAGEREF _Toc533053748 \h </w:instrText>
            </w:r>
            <w:r>
              <w:rPr>
                <w:noProof/>
                <w:webHidden/>
              </w:rPr>
            </w:r>
            <w:r>
              <w:rPr>
                <w:noProof/>
                <w:webHidden/>
              </w:rPr>
              <w:fldChar w:fldCharType="separate"/>
            </w:r>
            <w:r>
              <w:rPr>
                <w:noProof/>
                <w:webHidden/>
              </w:rPr>
              <w:t>51</w:t>
            </w:r>
            <w:r>
              <w:rPr>
                <w:noProof/>
                <w:webHidden/>
              </w:rPr>
              <w:fldChar w:fldCharType="end"/>
            </w:r>
          </w:hyperlink>
        </w:p>
        <w:p w:rsidR="00FB4F10" w:rsidRDefault="00FB4F10">
          <w:pPr>
            <w:pStyle w:val="TOC2"/>
            <w:tabs>
              <w:tab w:val="left" w:pos="880"/>
              <w:tab w:val="right" w:leader="dot" w:pos="9954"/>
            </w:tabs>
            <w:rPr>
              <w:noProof/>
            </w:rPr>
          </w:pPr>
          <w:hyperlink w:anchor="_Toc533053749" w:history="1">
            <w:r w:rsidRPr="004B27B0">
              <w:rPr>
                <w:rStyle w:val="Hyperlink"/>
                <w:rFonts w:ascii="Times New Roman" w:eastAsiaTheme="minorHAnsi" w:hAnsi="Times New Roman" w:cs="Times New Roman"/>
                <w:b/>
                <w:noProof/>
              </w:rPr>
              <w:t>3.16</w:t>
            </w:r>
            <w:r>
              <w:rPr>
                <w:noProof/>
              </w:rPr>
              <w:tab/>
            </w:r>
            <w:r w:rsidRPr="004B27B0">
              <w:rPr>
                <w:rStyle w:val="Hyperlink"/>
                <w:rFonts w:ascii="Times New Roman" w:hAnsi="Times New Roman" w:cs="Times New Roman"/>
                <w:b/>
                <w:noProof/>
              </w:rPr>
              <w:t>Cross Tabulation</w:t>
            </w:r>
            <w:r>
              <w:rPr>
                <w:noProof/>
                <w:webHidden/>
              </w:rPr>
              <w:tab/>
            </w:r>
            <w:r>
              <w:rPr>
                <w:noProof/>
                <w:webHidden/>
              </w:rPr>
              <w:fldChar w:fldCharType="begin"/>
            </w:r>
            <w:r>
              <w:rPr>
                <w:noProof/>
                <w:webHidden/>
              </w:rPr>
              <w:instrText xml:space="preserve"> PAGEREF _Toc533053749 \h </w:instrText>
            </w:r>
            <w:r>
              <w:rPr>
                <w:noProof/>
                <w:webHidden/>
              </w:rPr>
            </w:r>
            <w:r>
              <w:rPr>
                <w:noProof/>
                <w:webHidden/>
              </w:rPr>
              <w:fldChar w:fldCharType="separate"/>
            </w:r>
            <w:r>
              <w:rPr>
                <w:noProof/>
                <w:webHidden/>
              </w:rPr>
              <w:t>51</w:t>
            </w:r>
            <w:r>
              <w:rPr>
                <w:noProof/>
                <w:webHidden/>
              </w:rPr>
              <w:fldChar w:fldCharType="end"/>
            </w:r>
          </w:hyperlink>
        </w:p>
        <w:p w:rsidR="00FB4F10" w:rsidRDefault="00FB4F10">
          <w:pPr>
            <w:pStyle w:val="TOC2"/>
            <w:tabs>
              <w:tab w:val="left" w:pos="880"/>
              <w:tab w:val="right" w:leader="dot" w:pos="9954"/>
            </w:tabs>
            <w:rPr>
              <w:noProof/>
            </w:rPr>
          </w:pPr>
          <w:hyperlink w:anchor="_Toc533053750" w:history="1">
            <w:r w:rsidRPr="004B27B0">
              <w:rPr>
                <w:rStyle w:val="Hyperlink"/>
                <w:rFonts w:ascii="Times New Roman" w:hAnsi="Times New Roman" w:cs="Times New Roman"/>
                <w:b/>
                <w:noProof/>
              </w:rPr>
              <w:t>3.17</w:t>
            </w:r>
            <w:r>
              <w:rPr>
                <w:noProof/>
              </w:rPr>
              <w:tab/>
            </w:r>
            <w:r w:rsidRPr="004B27B0">
              <w:rPr>
                <w:rStyle w:val="Hyperlink"/>
                <w:rFonts w:ascii="Times New Roman" w:hAnsi="Times New Roman" w:cs="Times New Roman"/>
                <w:b/>
                <w:noProof/>
              </w:rPr>
              <w:t>Factor Analysis</w:t>
            </w:r>
            <w:r>
              <w:rPr>
                <w:noProof/>
                <w:webHidden/>
              </w:rPr>
              <w:tab/>
            </w:r>
            <w:r>
              <w:rPr>
                <w:noProof/>
                <w:webHidden/>
              </w:rPr>
              <w:fldChar w:fldCharType="begin"/>
            </w:r>
            <w:r>
              <w:rPr>
                <w:noProof/>
                <w:webHidden/>
              </w:rPr>
              <w:instrText xml:space="preserve"> PAGEREF _Toc533053750 \h </w:instrText>
            </w:r>
            <w:r>
              <w:rPr>
                <w:noProof/>
                <w:webHidden/>
              </w:rPr>
            </w:r>
            <w:r>
              <w:rPr>
                <w:noProof/>
                <w:webHidden/>
              </w:rPr>
              <w:fldChar w:fldCharType="separate"/>
            </w:r>
            <w:r>
              <w:rPr>
                <w:noProof/>
                <w:webHidden/>
              </w:rPr>
              <w:t>52</w:t>
            </w:r>
            <w:r>
              <w:rPr>
                <w:noProof/>
                <w:webHidden/>
              </w:rPr>
              <w:fldChar w:fldCharType="end"/>
            </w:r>
          </w:hyperlink>
        </w:p>
        <w:p w:rsidR="00FB4F10" w:rsidRDefault="00FB4F10">
          <w:pPr>
            <w:pStyle w:val="TOC2"/>
            <w:tabs>
              <w:tab w:val="left" w:pos="880"/>
              <w:tab w:val="right" w:leader="dot" w:pos="9954"/>
            </w:tabs>
            <w:rPr>
              <w:noProof/>
            </w:rPr>
          </w:pPr>
          <w:hyperlink w:anchor="_Toc533053751" w:history="1">
            <w:r w:rsidRPr="004B27B0">
              <w:rPr>
                <w:rStyle w:val="Hyperlink"/>
                <w:rFonts w:ascii="Times New Roman" w:eastAsiaTheme="minorHAnsi" w:hAnsi="Times New Roman" w:cs="Times New Roman"/>
                <w:b/>
                <w:noProof/>
              </w:rPr>
              <w:t>3.18</w:t>
            </w:r>
            <w:r>
              <w:rPr>
                <w:noProof/>
              </w:rPr>
              <w:tab/>
            </w:r>
            <w:r w:rsidRPr="004B27B0">
              <w:rPr>
                <w:rStyle w:val="Hyperlink"/>
                <w:rFonts w:ascii="Times New Roman" w:hAnsi="Times New Roman" w:cs="Times New Roman"/>
                <w:b/>
                <w:noProof/>
              </w:rPr>
              <w:t>Bartlett’s Test</w:t>
            </w:r>
            <w:r>
              <w:rPr>
                <w:noProof/>
                <w:webHidden/>
              </w:rPr>
              <w:tab/>
            </w:r>
            <w:r>
              <w:rPr>
                <w:noProof/>
                <w:webHidden/>
              </w:rPr>
              <w:fldChar w:fldCharType="begin"/>
            </w:r>
            <w:r>
              <w:rPr>
                <w:noProof/>
                <w:webHidden/>
              </w:rPr>
              <w:instrText xml:space="preserve"> PAGEREF _Toc533053751 \h </w:instrText>
            </w:r>
            <w:r>
              <w:rPr>
                <w:noProof/>
                <w:webHidden/>
              </w:rPr>
            </w:r>
            <w:r>
              <w:rPr>
                <w:noProof/>
                <w:webHidden/>
              </w:rPr>
              <w:fldChar w:fldCharType="separate"/>
            </w:r>
            <w:r>
              <w:rPr>
                <w:noProof/>
                <w:webHidden/>
              </w:rPr>
              <w:t>52</w:t>
            </w:r>
            <w:r>
              <w:rPr>
                <w:noProof/>
                <w:webHidden/>
              </w:rPr>
              <w:fldChar w:fldCharType="end"/>
            </w:r>
          </w:hyperlink>
        </w:p>
        <w:p w:rsidR="00FB4F10" w:rsidRDefault="00FB4F10">
          <w:pPr>
            <w:pStyle w:val="TOC2"/>
            <w:tabs>
              <w:tab w:val="left" w:pos="880"/>
              <w:tab w:val="right" w:leader="dot" w:pos="9954"/>
            </w:tabs>
            <w:rPr>
              <w:noProof/>
            </w:rPr>
          </w:pPr>
          <w:hyperlink w:anchor="_Toc533053752" w:history="1">
            <w:r w:rsidRPr="004B27B0">
              <w:rPr>
                <w:rStyle w:val="Hyperlink"/>
                <w:rFonts w:ascii="Times New Roman" w:eastAsiaTheme="minorHAnsi" w:hAnsi="Times New Roman" w:cs="Times New Roman"/>
                <w:b/>
                <w:noProof/>
              </w:rPr>
              <w:t>3.19</w:t>
            </w:r>
            <w:r>
              <w:rPr>
                <w:noProof/>
              </w:rPr>
              <w:tab/>
            </w:r>
            <w:r w:rsidRPr="004B27B0">
              <w:rPr>
                <w:rStyle w:val="Hyperlink"/>
                <w:rFonts w:ascii="Times New Roman" w:hAnsi="Times New Roman" w:cs="Times New Roman"/>
                <w:b/>
                <w:noProof/>
              </w:rPr>
              <w:t>The KMO Index</w:t>
            </w:r>
            <w:r>
              <w:rPr>
                <w:noProof/>
                <w:webHidden/>
              </w:rPr>
              <w:tab/>
            </w:r>
            <w:r>
              <w:rPr>
                <w:noProof/>
                <w:webHidden/>
              </w:rPr>
              <w:fldChar w:fldCharType="begin"/>
            </w:r>
            <w:r>
              <w:rPr>
                <w:noProof/>
                <w:webHidden/>
              </w:rPr>
              <w:instrText xml:space="preserve"> PAGEREF _Toc533053752 \h </w:instrText>
            </w:r>
            <w:r>
              <w:rPr>
                <w:noProof/>
                <w:webHidden/>
              </w:rPr>
            </w:r>
            <w:r>
              <w:rPr>
                <w:noProof/>
                <w:webHidden/>
              </w:rPr>
              <w:fldChar w:fldCharType="separate"/>
            </w:r>
            <w:r>
              <w:rPr>
                <w:noProof/>
                <w:webHidden/>
              </w:rPr>
              <w:t>52</w:t>
            </w:r>
            <w:r>
              <w:rPr>
                <w:noProof/>
                <w:webHidden/>
              </w:rPr>
              <w:fldChar w:fldCharType="end"/>
            </w:r>
          </w:hyperlink>
        </w:p>
        <w:p w:rsidR="00FB4F10" w:rsidRDefault="00FB4F10">
          <w:pPr>
            <w:pStyle w:val="TOC2"/>
            <w:tabs>
              <w:tab w:val="left" w:pos="880"/>
              <w:tab w:val="right" w:leader="dot" w:pos="9954"/>
            </w:tabs>
            <w:rPr>
              <w:noProof/>
            </w:rPr>
          </w:pPr>
          <w:hyperlink w:anchor="_Toc533053753" w:history="1">
            <w:r w:rsidRPr="004B27B0">
              <w:rPr>
                <w:rStyle w:val="Hyperlink"/>
                <w:rFonts w:ascii="Times New Roman" w:eastAsiaTheme="minorHAnsi" w:hAnsi="Times New Roman" w:cs="Times New Roman"/>
                <w:b/>
                <w:noProof/>
              </w:rPr>
              <w:t>3.20</w:t>
            </w:r>
            <w:r>
              <w:rPr>
                <w:noProof/>
              </w:rPr>
              <w:tab/>
            </w:r>
            <w:r w:rsidRPr="004B27B0">
              <w:rPr>
                <w:rStyle w:val="Hyperlink"/>
                <w:rFonts w:ascii="Times New Roman" w:hAnsi="Times New Roman" w:cs="Times New Roman"/>
                <w:b/>
                <w:noProof/>
              </w:rPr>
              <w:t>Rotated Component Matrix</w:t>
            </w:r>
            <w:r>
              <w:rPr>
                <w:noProof/>
                <w:webHidden/>
              </w:rPr>
              <w:tab/>
            </w:r>
            <w:r>
              <w:rPr>
                <w:noProof/>
                <w:webHidden/>
              </w:rPr>
              <w:fldChar w:fldCharType="begin"/>
            </w:r>
            <w:r>
              <w:rPr>
                <w:noProof/>
                <w:webHidden/>
              </w:rPr>
              <w:instrText xml:space="preserve"> PAGEREF _Toc533053753 \h </w:instrText>
            </w:r>
            <w:r>
              <w:rPr>
                <w:noProof/>
                <w:webHidden/>
              </w:rPr>
            </w:r>
            <w:r>
              <w:rPr>
                <w:noProof/>
                <w:webHidden/>
              </w:rPr>
              <w:fldChar w:fldCharType="separate"/>
            </w:r>
            <w:r>
              <w:rPr>
                <w:noProof/>
                <w:webHidden/>
              </w:rPr>
              <w:t>53</w:t>
            </w:r>
            <w:r>
              <w:rPr>
                <w:noProof/>
                <w:webHidden/>
              </w:rPr>
              <w:fldChar w:fldCharType="end"/>
            </w:r>
          </w:hyperlink>
        </w:p>
        <w:p w:rsidR="00FB4F10" w:rsidRDefault="00FB4F10">
          <w:pPr>
            <w:pStyle w:val="TOC2"/>
            <w:tabs>
              <w:tab w:val="left" w:pos="880"/>
              <w:tab w:val="right" w:leader="dot" w:pos="9954"/>
            </w:tabs>
            <w:rPr>
              <w:noProof/>
            </w:rPr>
          </w:pPr>
          <w:hyperlink w:anchor="_Toc533053754" w:history="1">
            <w:r w:rsidRPr="004B27B0">
              <w:rPr>
                <w:rStyle w:val="Hyperlink"/>
                <w:rFonts w:ascii="Times New Roman" w:eastAsiaTheme="minorHAnsi" w:hAnsi="Times New Roman" w:cs="Times New Roman"/>
                <w:b/>
                <w:noProof/>
              </w:rPr>
              <w:t>3.21</w:t>
            </w:r>
            <w:r>
              <w:rPr>
                <w:noProof/>
              </w:rPr>
              <w:tab/>
            </w:r>
            <w:r w:rsidRPr="004B27B0">
              <w:rPr>
                <w:rStyle w:val="Hyperlink"/>
                <w:rFonts w:ascii="Times New Roman" w:eastAsiaTheme="minorHAnsi" w:hAnsi="Times New Roman" w:cs="Times New Roman"/>
                <w:b/>
                <w:noProof/>
              </w:rPr>
              <w:t>Kruskal – Wallis Test</w:t>
            </w:r>
            <w:r>
              <w:rPr>
                <w:noProof/>
                <w:webHidden/>
              </w:rPr>
              <w:tab/>
            </w:r>
            <w:r>
              <w:rPr>
                <w:noProof/>
                <w:webHidden/>
              </w:rPr>
              <w:fldChar w:fldCharType="begin"/>
            </w:r>
            <w:r>
              <w:rPr>
                <w:noProof/>
                <w:webHidden/>
              </w:rPr>
              <w:instrText xml:space="preserve"> PAGEREF _Toc533053754 \h </w:instrText>
            </w:r>
            <w:r>
              <w:rPr>
                <w:noProof/>
                <w:webHidden/>
              </w:rPr>
            </w:r>
            <w:r>
              <w:rPr>
                <w:noProof/>
                <w:webHidden/>
              </w:rPr>
              <w:fldChar w:fldCharType="separate"/>
            </w:r>
            <w:r>
              <w:rPr>
                <w:noProof/>
                <w:webHidden/>
              </w:rPr>
              <w:t>53</w:t>
            </w:r>
            <w:r>
              <w:rPr>
                <w:noProof/>
                <w:webHidden/>
              </w:rPr>
              <w:fldChar w:fldCharType="end"/>
            </w:r>
          </w:hyperlink>
        </w:p>
        <w:p w:rsidR="00FB4F10" w:rsidRDefault="00FB4F10">
          <w:pPr>
            <w:pStyle w:val="TOC2"/>
            <w:tabs>
              <w:tab w:val="left" w:pos="880"/>
              <w:tab w:val="right" w:leader="dot" w:pos="9954"/>
            </w:tabs>
            <w:rPr>
              <w:noProof/>
            </w:rPr>
          </w:pPr>
          <w:hyperlink w:anchor="_Toc533053755" w:history="1">
            <w:r w:rsidRPr="004B27B0">
              <w:rPr>
                <w:rStyle w:val="Hyperlink"/>
                <w:rFonts w:ascii="Times New Roman" w:eastAsiaTheme="minorHAnsi" w:hAnsi="Times New Roman" w:cs="Times New Roman"/>
                <w:b/>
                <w:noProof/>
              </w:rPr>
              <w:t>3.22</w:t>
            </w:r>
            <w:r>
              <w:rPr>
                <w:noProof/>
              </w:rPr>
              <w:tab/>
            </w:r>
            <w:r w:rsidRPr="004B27B0">
              <w:rPr>
                <w:rStyle w:val="Hyperlink"/>
                <w:rFonts w:ascii="Times New Roman" w:hAnsi="Times New Roman" w:cs="Times New Roman"/>
                <w:b/>
                <w:noProof/>
              </w:rPr>
              <w:t>Chapter Summary</w:t>
            </w:r>
            <w:r>
              <w:rPr>
                <w:noProof/>
                <w:webHidden/>
              </w:rPr>
              <w:tab/>
            </w:r>
            <w:r>
              <w:rPr>
                <w:noProof/>
                <w:webHidden/>
              </w:rPr>
              <w:fldChar w:fldCharType="begin"/>
            </w:r>
            <w:r>
              <w:rPr>
                <w:noProof/>
                <w:webHidden/>
              </w:rPr>
              <w:instrText xml:space="preserve"> PAGEREF _Toc533053755 \h </w:instrText>
            </w:r>
            <w:r>
              <w:rPr>
                <w:noProof/>
                <w:webHidden/>
              </w:rPr>
            </w:r>
            <w:r>
              <w:rPr>
                <w:noProof/>
                <w:webHidden/>
              </w:rPr>
              <w:fldChar w:fldCharType="separate"/>
            </w:r>
            <w:r>
              <w:rPr>
                <w:noProof/>
                <w:webHidden/>
              </w:rPr>
              <w:t>54</w:t>
            </w:r>
            <w:r>
              <w:rPr>
                <w:noProof/>
                <w:webHidden/>
              </w:rPr>
              <w:fldChar w:fldCharType="end"/>
            </w:r>
          </w:hyperlink>
        </w:p>
        <w:p w:rsidR="00FB4F10" w:rsidRDefault="00FB4F10">
          <w:pPr>
            <w:pStyle w:val="TOC1"/>
            <w:tabs>
              <w:tab w:val="left" w:pos="440"/>
              <w:tab w:val="right" w:leader="dot" w:pos="9954"/>
            </w:tabs>
            <w:rPr>
              <w:noProof/>
            </w:rPr>
          </w:pPr>
          <w:hyperlink w:anchor="_Toc533053756" w:history="1">
            <w:r w:rsidRPr="004B27B0">
              <w:rPr>
                <w:rStyle w:val="Hyperlink"/>
                <w:rFonts w:ascii="Times New Roman" w:hAnsi="Times New Roman" w:cs="Times New Roman"/>
                <w:b/>
                <w:noProof/>
              </w:rPr>
              <w:t>4</w:t>
            </w:r>
            <w:r>
              <w:rPr>
                <w:noProof/>
              </w:rPr>
              <w:tab/>
            </w:r>
            <w:r w:rsidRPr="004B27B0">
              <w:rPr>
                <w:rStyle w:val="Hyperlink"/>
                <w:rFonts w:ascii="Times New Roman" w:hAnsi="Times New Roman" w:cs="Times New Roman"/>
                <w:b/>
                <w:noProof/>
              </w:rPr>
              <w:t>CHAPTER FOUR: DATA ANALYSIS AND DISCUSSION</w:t>
            </w:r>
            <w:r>
              <w:rPr>
                <w:noProof/>
                <w:webHidden/>
              </w:rPr>
              <w:tab/>
            </w:r>
            <w:r>
              <w:rPr>
                <w:noProof/>
                <w:webHidden/>
              </w:rPr>
              <w:fldChar w:fldCharType="begin"/>
            </w:r>
            <w:r>
              <w:rPr>
                <w:noProof/>
                <w:webHidden/>
              </w:rPr>
              <w:instrText xml:space="preserve"> PAGEREF _Toc533053756 \h </w:instrText>
            </w:r>
            <w:r>
              <w:rPr>
                <w:noProof/>
                <w:webHidden/>
              </w:rPr>
            </w:r>
            <w:r>
              <w:rPr>
                <w:noProof/>
                <w:webHidden/>
              </w:rPr>
              <w:fldChar w:fldCharType="separate"/>
            </w:r>
            <w:r>
              <w:rPr>
                <w:noProof/>
                <w:webHidden/>
              </w:rPr>
              <w:t>55</w:t>
            </w:r>
            <w:r>
              <w:rPr>
                <w:noProof/>
                <w:webHidden/>
              </w:rPr>
              <w:fldChar w:fldCharType="end"/>
            </w:r>
          </w:hyperlink>
        </w:p>
        <w:p w:rsidR="00FB4F10" w:rsidRDefault="00FB4F10">
          <w:pPr>
            <w:pStyle w:val="TOC2"/>
            <w:tabs>
              <w:tab w:val="left" w:pos="880"/>
              <w:tab w:val="right" w:leader="dot" w:pos="9954"/>
            </w:tabs>
            <w:rPr>
              <w:noProof/>
            </w:rPr>
          </w:pPr>
          <w:hyperlink w:anchor="_Toc533053757" w:history="1">
            <w:r w:rsidRPr="004B27B0">
              <w:rPr>
                <w:rStyle w:val="Hyperlink"/>
                <w:rFonts w:ascii="Times New Roman" w:eastAsiaTheme="minorHAnsi" w:hAnsi="Times New Roman" w:cs="Times New Roman"/>
                <w:b/>
                <w:noProof/>
              </w:rPr>
              <w:t>4.1</w:t>
            </w:r>
            <w:r>
              <w:rPr>
                <w:noProof/>
              </w:rPr>
              <w:tab/>
            </w:r>
            <w:r w:rsidRPr="004B27B0">
              <w:rPr>
                <w:rStyle w:val="Hyperlink"/>
                <w:rFonts w:ascii="Times New Roman" w:hAnsi="Times New Roman" w:cs="Times New Roman"/>
                <w:b/>
                <w:noProof/>
              </w:rPr>
              <w:t>Introduction to the Chapter</w:t>
            </w:r>
            <w:r>
              <w:rPr>
                <w:noProof/>
                <w:webHidden/>
              </w:rPr>
              <w:tab/>
            </w:r>
            <w:r>
              <w:rPr>
                <w:noProof/>
                <w:webHidden/>
              </w:rPr>
              <w:fldChar w:fldCharType="begin"/>
            </w:r>
            <w:r>
              <w:rPr>
                <w:noProof/>
                <w:webHidden/>
              </w:rPr>
              <w:instrText xml:space="preserve"> PAGEREF _Toc533053757 \h </w:instrText>
            </w:r>
            <w:r>
              <w:rPr>
                <w:noProof/>
                <w:webHidden/>
              </w:rPr>
            </w:r>
            <w:r>
              <w:rPr>
                <w:noProof/>
                <w:webHidden/>
              </w:rPr>
              <w:fldChar w:fldCharType="separate"/>
            </w:r>
            <w:r>
              <w:rPr>
                <w:noProof/>
                <w:webHidden/>
              </w:rPr>
              <w:t>55</w:t>
            </w:r>
            <w:r>
              <w:rPr>
                <w:noProof/>
                <w:webHidden/>
              </w:rPr>
              <w:fldChar w:fldCharType="end"/>
            </w:r>
          </w:hyperlink>
        </w:p>
        <w:p w:rsidR="00FB4F10" w:rsidRDefault="00FB4F10">
          <w:pPr>
            <w:pStyle w:val="TOC2"/>
            <w:tabs>
              <w:tab w:val="left" w:pos="880"/>
              <w:tab w:val="right" w:leader="dot" w:pos="9954"/>
            </w:tabs>
            <w:rPr>
              <w:noProof/>
            </w:rPr>
          </w:pPr>
          <w:hyperlink w:anchor="_Toc533053758" w:history="1">
            <w:r w:rsidRPr="004B27B0">
              <w:rPr>
                <w:rStyle w:val="Hyperlink"/>
                <w:rFonts w:ascii="Times New Roman" w:eastAsiaTheme="minorHAnsi" w:hAnsi="Times New Roman" w:cs="Times New Roman"/>
                <w:b/>
                <w:noProof/>
              </w:rPr>
              <w:t>4.2</w:t>
            </w:r>
            <w:r>
              <w:rPr>
                <w:noProof/>
              </w:rPr>
              <w:tab/>
            </w:r>
            <w:r w:rsidRPr="004B27B0">
              <w:rPr>
                <w:rStyle w:val="Hyperlink"/>
                <w:rFonts w:ascii="Times New Roman" w:hAnsi="Times New Roman" w:cs="Times New Roman"/>
                <w:b/>
                <w:noProof/>
              </w:rPr>
              <w:t>Demographic Profile and Preference Analysis</w:t>
            </w:r>
            <w:r>
              <w:rPr>
                <w:noProof/>
                <w:webHidden/>
              </w:rPr>
              <w:tab/>
            </w:r>
            <w:r>
              <w:rPr>
                <w:noProof/>
                <w:webHidden/>
              </w:rPr>
              <w:fldChar w:fldCharType="begin"/>
            </w:r>
            <w:r>
              <w:rPr>
                <w:noProof/>
                <w:webHidden/>
              </w:rPr>
              <w:instrText xml:space="preserve"> PAGEREF _Toc533053758 \h </w:instrText>
            </w:r>
            <w:r>
              <w:rPr>
                <w:noProof/>
                <w:webHidden/>
              </w:rPr>
            </w:r>
            <w:r>
              <w:rPr>
                <w:noProof/>
                <w:webHidden/>
              </w:rPr>
              <w:fldChar w:fldCharType="separate"/>
            </w:r>
            <w:r>
              <w:rPr>
                <w:noProof/>
                <w:webHidden/>
              </w:rPr>
              <w:t>55</w:t>
            </w:r>
            <w:r>
              <w:rPr>
                <w:noProof/>
                <w:webHidden/>
              </w:rPr>
              <w:fldChar w:fldCharType="end"/>
            </w:r>
          </w:hyperlink>
        </w:p>
        <w:p w:rsidR="00FB4F10" w:rsidRDefault="00FB4F10">
          <w:pPr>
            <w:pStyle w:val="TOC3"/>
            <w:tabs>
              <w:tab w:val="left" w:pos="1320"/>
              <w:tab w:val="right" w:leader="dot" w:pos="9954"/>
            </w:tabs>
            <w:rPr>
              <w:noProof/>
            </w:rPr>
          </w:pPr>
          <w:hyperlink w:anchor="_Toc533053759" w:history="1">
            <w:r w:rsidRPr="004B27B0">
              <w:rPr>
                <w:rStyle w:val="Hyperlink"/>
                <w:rFonts w:ascii="Times New Roman" w:eastAsiaTheme="minorHAnsi" w:hAnsi="Times New Roman" w:cs="Times New Roman"/>
                <w:b/>
                <w:noProof/>
              </w:rPr>
              <w:t>4.2.1</w:t>
            </w:r>
            <w:r>
              <w:rPr>
                <w:noProof/>
              </w:rPr>
              <w:tab/>
            </w:r>
            <w:r w:rsidRPr="004B27B0">
              <w:rPr>
                <w:rStyle w:val="Hyperlink"/>
                <w:rFonts w:ascii="Times New Roman" w:eastAsiaTheme="minorHAnsi" w:hAnsi="Times New Roman" w:cs="Times New Roman"/>
                <w:b/>
                <w:noProof/>
              </w:rPr>
              <w:t>Age Group</w:t>
            </w:r>
            <w:r>
              <w:rPr>
                <w:noProof/>
                <w:webHidden/>
              </w:rPr>
              <w:tab/>
            </w:r>
            <w:r>
              <w:rPr>
                <w:noProof/>
                <w:webHidden/>
              </w:rPr>
              <w:fldChar w:fldCharType="begin"/>
            </w:r>
            <w:r>
              <w:rPr>
                <w:noProof/>
                <w:webHidden/>
              </w:rPr>
              <w:instrText xml:space="preserve"> PAGEREF _Toc533053759 \h </w:instrText>
            </w:r>
            <w:r>
              <w:rPr>
                <w:noProof/>
                <w:webHidden/>
              </w:rPr>
            </w:r>
            <w:r>
              <w:rPr>
                <w:noProof/>
                <w:webHidden/>
              </w:rPr>
              <w:fldChar w:fldCharType="separate"/>
            </w:r>
            <w:r>
              <w:rPr>
                <w:noProof/>
                <w:webHidden/>
              </w:rPr>
              <w:t>55</w:t>
            </w:r>
            <w:r>
              <w:rPr>
                <w:noProof/>
                <w:webHidden/>
              </w:rPr>
              <w:fldChar w:fldCharType="end"/>
            </w:r>
          </w:hyperlink>
        </w:p>
        <w:p w:rsidR="00FB4F10" w:rsidRDefault="00FB4F10">
          <w:pPr>
            <w:pStyle w:val="TOC3"/>
            <w:tabs>
              <w:tab w:val="left" w:pos="1320"/>
              <w:tab w:val="right" w:leader="dot" w:pos="9954"/>
            </w:tabs>
            <w:rPr>
              <w:noProof/>
            </w:rPr>
          </w:pPr>
          <w:hyperlink w:anchor="_Toc533053760" w:history="1">
            <w:r w:rsidRPr="004B27B0">
              <w:rPr>
                <w:rStyle w:val="Hyperlink"/>
                <w:rFonts w:ascii="Times New Roman" w:hAnsi="Times New Roman" w:cs="Times New Roman"/>
                <w:b/>
                <w:noProof/>
              </w:rPr>
              <w:t>4.2.2</w:t>
            </w:r>
            <w:r>
              <w:rPr>
                <w:noProof/>
              </w:rPr>
              <w:tab/>
            </w:r>
            <w:r w:rsidRPr="004B27B0">
              <w:rPr>
                <w:rStyle w:val="Hyperlink"/>
                <w:rFonts w:ascii="Times New Roman" w:hAnsi="Times New Roman" w:cs="Times New Roman"/>
                <w:b/>
                <w:noProof/>
              </w:rPr>
              <w:t>Gender</w:t>
            </w:r>
            <w:r>
              <w:rPr>
                <w:noProof/>
                <w:webHidden/>
              </w:rPr>
              <w:tab/>
            </w:r>
            <w:r>
              <w:rPr>
                <w:noProof/>
                <w:webHidden/>
              </w:rPr>
              <w:fldChar w:fldCharType="begin"/>
            </w:r>
            <w:r>
              <w:rPr>
                <w:noProof/>
                <w:webHidden/>
              </w:rPr>
              <w:instrText xml:space="preserve"> PAGEREF _Toc533053760 \h </w:instrText>
            </w:r>
            <w:r>
              <w:rPr>
                <w:noProof/>
                <w:webHidden/>
              </w:rPr>
            </w:r>
            <w:r>
              <w:rPr>
                <w:noProof/>
                <w:webHidden/>
              </w:rPr>
              <w:fldChar w:fldCharType="separate"/>
            </w:r>
            <w:r>
              <w:rPr>
                <w:noProof/>
                <w:webHidden/>
              </w:rPr>
              <w:t>56</w:t>
            </w:r>
            <w:r>
              <w:rPr>
                <w:noProof/>
                <w:webHidden/>
              </w:rPr>
              <w:fldChar w:fldCharType="end"/>
            </w:r>
          </w:hyperlink>
        </w:p>
        <w:p w:rsidR="00FB4F10" w:rsidRDefault="00FB4F10">
          <w:pPr>
            <w:pStyle w:val="TOC3"/>
            <w:tabs>
              <w:tab w:val="left" w:pos="1320"/>
              <w:tab w:val="right" w:leader="dot" w:pos="9954"/>
            </w:tabs>
            <w:rPr>
              <w:noProof/>
            </w:rPr>
          </w:pPr>
          <w:hyperlink w:anchor="_Toc533053761" w:history="1">
            <w:r w:rsidRPr="004B27B0">
              <w:rPr>
                <w:rStyle w:val="Hyperlink"/>
                <w:rFonts w:ascii="Times New Roman" w:hAnsi="Times New Roman" w:cs="Times New Roman"/>
                <w:b/>
                <w:noProof/>
              </w:rPr>
              <w:t>4.2.3</w:t>
            </w:r>
            <w:r>
              <w:rPr>
                <w:noProof/>
              </w:rPr>
              <w:tab/>
            </w:r>
            <w:r w:rsidRPr="004B27B0">
              <w:rPr>
                <w:rStyle w:val="Hyperlink"/>
                <w:rFonts w:ascii="Times New Roman" w:hAnsi="Times New Roman" w:cs="Times New Roman"/>
                <w:b/>
                <w:noProof/>
              </w:rPr>
              <w:t>Employment</w:t>
            </w:r>
            <w:r>
              <w:rPr>
                <w:noProof/>
                <w:webHidden/>
              </w:rPr>
              <w:tab/>
            </w:r>
            <w:r>
              <w:rPr>
                <w:noProof/>
                <w:webHidden/>
              </w:rPr>
              <w:fldChar w:fldCharType="begin"/>
            </w:r>
            <w:r>
              <w:rPr>
                <w:noProof/>
                <w:webHidden/>
              </w:rPr>
              <w:instrText xml:space="preserve"> PAGEREF _Toc533053761 \h </w:instrText>
            </w:r>
            <w:r>
              <w:rPr>
                <w:noProof/>
                <w:webHidden/>
              </w:rPr>
            </w:r>
            <w:r>
              <w:rPr>
                <w:noProof/>
                <w:webHidden/>
              </w:rPr>
              <w:fldChar w:fldCharType="separate"/>
            </w:r>
            <w:r>
              <w:rPr>
                <w:noProof/>
                <w:webHidden/>
              </w:rPr>
              <w:t>57</w:t>
            </w:r>
            <w:r>
              <w:rPr>
                <w:noProof/>
                <w:webHidden/>
              </w:rPr>
              <w:fldChar w:fldCharType="end"/>
            </w:r>
          </w:hyperlink>
        </w:p>
        <w:p w:rsidR="00FB4F10" w:rsidRDefault="00FB4F10">
          <w:pPr>
            <w:pStyle w:val="TOC3"/>
            <w:tabs>
              <w:tab w:val="left" w:pos="1320"/>
              <w:tab w:val="right" w:leader="dot" w:pos="9954"/>
            </w:tabs>
            <w:rPr>
              <w:noProof/>
            </w:rPr>
          </w:pPr>
          <w:hyperlink w:anchor="_Toc533053762" w:history="1">
            <w:r w:rsidRPr="004B27B0">
              <w:rPr>
                <w:rStyle w:val="Hyperlink"/>
                <w:rFonts w:ascii="Times New Roman" w:eastAsiaTheme="minorHAnsi" w:hAnsi="Times New Roman" w:cs="Times New Roman"/>
                <w:b/>
                <w:noProof/>
              </w:rPr>
              <w:t>4.2.4</w:t>
            </w:r>
            <w:r>
              <w:rPr>
                <w:noProof/>
              </w:rPr>
              <w:tab/>
            </w:r>
            <w:r w:rsidRPr="004B27B0">
              <w:rPr>
                <w:rStyle w:val="Hyperlink"/>
                <w:rFonts w:ascii="Times New Roman" w:hAnsi="Times New Roman" w:cs="Times New Roman"/>
                <w:b/>
                <w:noProof/>
              </w:rPr>
              <w:t>Employment Sector</w:t>
            </w:r>
            <w:r>
              <w:rPr>
                <w:noProof/>
                <w:webHidden/>
              </w:rPr>
              <w:tab/>
            </w:r>
            <w:r>
              <w:rPr>
                <w:noProof/>
                <w:webHidden/>
              </w:rPr>
              <w:fldChar w:fldCharType="begin"/>
            </w:r>
            <w:r>
              <w:rPr>
                <w:noProof/>
                <w:webHidden/>
              </w:rPr>
              <w:instrText xml:space="preserve"> PAGEREF _Toc533053762 \h </w:instrText>
            </w:r>
            <w:r>
              <w:rPr>
                <w:noProof/>
                <w:webHidden/>
              </w:rPr>
            </w:r>
            <w:r>
              <w:rPr>
                <w:noProof/>
                <w:webHidden/>
              </w:rPr>
              <w:fldChar w:fldCharType="separate"/>
            </w:r>
            <w:r>
              <w:rPr>
                <w:noProof/>
                <w:webHidden/>
              </w:rPr>
              <w:t>57</w:t>
            </w:r>
            <w:r>
              <w:rPr>
                <w:noProof/>
                <w:webHidden/>
              </w:rPr>
              <w:fldChar w:fldCharType="end"/>
            </w:r>
          </w:hyperlink>
        </w:p>
        <w:p w:rsidR="00FB4F10" w:rsidRDefault="00FB4F10">
          <w:pPr>
            <w:pStyle w:val="TOC3"/>
            <w:tabs>
              <w:tab w:val="left" w:pos="1320"/>
              <w:tab w:val="right" w:leader="dot" w:pos="9954"/>
            </w:tabs>
            <w:rPr>
              <w:noProof/>
            </w:rPr>
          </w:pPr>
          <w:hyperlink w:anchor="_Toc533053763" w:history="1">
            <w:r w:rsidRPr="004B27B0">
              <w:rPr>
                <w:rStyle w:val="Hyperlink"/>
                <w:rFonts w:ascii="Times New Roman" w:eastAsiaTheme="minorHAnsi" w:hAnsi="Times New Roman" w:cs="Times New Roman"/>
                <w:b/>
                <w:noProof/>
              </w:rPr>
              <w:t>4.2.5</w:t>
            </w:r>
            <w:r>
              <w:rPr>
                <w:noProof/>
              </w:rPr>
              <w:tab/>
            </w:r>
            <w:r w:rsidRPr="004B27B0">
              <w:rPr>
                <w:rStyle w:val="Hyperlink"/>
                <w:rFonts w:ascii="Times New Roman" w:hAnsi="Times New Roman" w:cs="Times New Roman"/>
                <w:b/>
                <w:noProof/>
              </w:rPr>
              <w:t>Monthly Income</w:t>
            </w:r>
            <w:r>
              <w:rPr>
                <w:noProof/>
                <w:webHidden/>
              </w:rPr>
              <w:tab/>
            </w:r>
            <w:r>
              <w:rPr>
                <w:noProof/>
                <w:webHidden/>
              </w:rPr>
              <w:fldChar w:fldCharType="begin"/>
            </w:r>
            <w:r>
              <w:rPr>
                <w:noProof/>
                <w:webHidden/>
              </w:rPr>
              <w:instrText xml:space="preserve"> PAGEREF _Toc533053763 \h </w:instrText>
            </w:r>
            <w:r>
              <w:rPr>
                <w:noProof/>
                <w:webHidden/>
              </w:rPr>
            </w:r>
            <w:r>
              <w:rPr>
                <w:noProof/>
                <w:webHidden/>
              </w:rPr>
              <w:fldChar w:fldCharType="separate"/>
            </w:r>
            <w:r>
              <w:rPr>
                <w:noProof/>
                <w:webHidden/>
              </w:rPr>
              <w:t>58</w:t>
            </w:r>
            <w:r>
              <w:rPr>
                <w:noProof/>
                <w:webHidden/>
              </w:rPr>
              <w:fldChar w:fldCharType="end"/>
            </w:r>
          </w:hyperlink>
        </w:p>
        <w:p w:rsidR="00FB4F10" w:rsidRDefault="00FB4F10">
          <w:pPr>
            <w:pStyle w:val="TOC3"/>
            <w:tabs>
              <w:tab w:val="left" w:pos="1320"/>
              <w:tab w:val="right" w:leader="dot" w:pos="9954"/>
            </w:tabs>
            <w:rPr>
              <w:noProof/>
            </w:rPr>
          </w:pPr>
          <w:hyperlink w:anchor="_Toc533053764" w:history="1">
            <w:r w:rsidRPr="004B27B0">
              <w:rPr>
                <w:rStyle w:val="Hyperlink"/>
                <w:rFonts w:ascii="Times New Roman" w:eastAsiaTheme="minorHAnsi" w:hAnsi="Times New Roman" w:cs="Times New Roman"/>
                <w:b/>
                <w:noProof/>
              </w:rPr>
              <w:t>4.2.6</w:t>
            </w:r>
            <w:r>
              <w:rPr>
                <w:noProof/>
              </w:rPr>
              <w:tab/>
            </w:r>
            <w:r w:rsidRPr="004B27B0">
              <w:rPr>
                <w:rStyle w:val="Hyperlink"/>
                <w:rFonts w:ascii="Times New Roman" w:hAnsi="Times New Roman" w:cs="Times New Roman"/>
                <w:b/>
                <w:noProof/>
              </w:rPr>
              <w:t>Bicycle Ownership</w:t>
            </w:r>
            <w:r>
              <w:rPr>
                <w:noProof/>
                <w:webHidden/>
              </w:rPr>
              <w:tab/>
            </w:r>
            <w:r>
              <w:rPr>
                <w:noProof/>
                <w:webHidden/>
              </w:rPr>
              <w:fldChar w:fldCharType="begin"/>
            </w:r>
            <w:r>
              <w:rPr>
                <w:noProof/>
                <w:webHidden/>
              </w:rPr>
              <w:instrText xml:space="preserve"> PAGEREF _Toc533053764 \h </w:instrText>
            </w:r>
            <w:r>
              <w:rPr>
                <w:noProof/>
                <w:webHidden/>
              </w:rPr>
            </w:r>
            <w:r>
              <w:rPr>
                <w:noProof/>
                <w:webHidden/>
              </w:rPr>
              <w:fldChar w:fldCharType="separate"/>
            </w:r>
            <w:r>
              <w:rPr>
                <w:noProof/>
                <w:webHidden/>
              </w:rPr>
              <w:t>59</w:t>
            </w:r>
            <w:r>
              <w:rPr>
                <w:noProof/>
                <w:webHidden/>
              </w:rPr>
              <w:fldChar w:fldCharType="end"/>
            </w:r>
          </w:hyperlink>
        </w:p>
        <w:p w:rsidR="00FB4F10" w:rsidRDefault="00FB4F10">
          <w:pPr>
            <w:pStyle w:val="TOC3"/>
            <w:tabs>
              <w:tab w:val="left" w:pos="1320"/>
              <w:tab w:val="right" w:leader="dot" w:pos="9954"/>
            </w:tabs>
            <w:rPr>
              <w:noProof/>
            </w:rPr>
          </w:pPr>
          <w:hyperlink w:anchor="_Toc533053765" w:history="1">
            <w:r w:rsidRPr="004B27B0">
              <w:rPr>
                <w:rStyle w:val="Hyperlink"/>
                <w:rFonts w:ascii="Times New Roman" w:eastAsiaTheme="minorHAnsi" w:hAnsi="Times New Roman" w:cs="Times New Roman"/>
                <w:b/>
                <w:noProof/>
              </w:rPr>
              <w:t>4.2.7</w:t>
            </w:r>
            <w:r>
              <w:rPr>
                <w:noProof/>
              </w:rPr>
              <w:tab/>
            </w:r>
            <w:r w:rsidRPr="004B27B0">
              <w:rPr>
                <w:rStyle w:val="Hyperlink"/>
                <w:rFonts w:ascii="Times New Roman" w:hAnsi="Times New Roman" w:cs="Times New Roman"/>
                <w:b/>
                <w:noProof/>
              </w:rPr>
              <w:t>Most Frequent Type/s of Mode Using for Travelling</w:t>
            </w:r>
            <w:r>
              <w:rPr>
                <w:noProof/>
                <w:webHidden/>
              </w:rPr>
              <w:tab/>
            </w:r>
            <w:r>
              <w:rPr>
                <w:noProof/>
                <w:webHidden/>
              </w:rPr>
              <w:fldChar w:fldCharType="begin"/>
            </w:r>
            <w:r>
              <w:rPr>
                <w:noProof/>
                <w:webHidden/>
              </w:rPr>
              <w:instrText xml:space="preserve"> PAGEREF _Toc533053765 \h </w:instrText>
            </w:r>
            <w:r>
              <w:rPr>
                <w:noProof/>
                <w:webHidden/>
              </w:rPr>
            </w:r>
            <w:r>
              <w:rPr>
                <w:noProof/>
                <w:webHidden/>
              </w:rPr>
              <w:fldChar w:fldCharType="separate"/>
            </w:r>
            <w:r>
              <w:rPr>
                <w:noProof/>
                <w:webHidden/>
              </w:rPr>
              <w:t>59</w:t>
            </w:r>
            <w:r>
              <w:rPr>
                <w:noProof/>
                <w:webHidden/>
              </w:rPr>
              <w:fldChar w:fldCharType="end"/>
            </w:r>
          </w:hyperlink>
        </w:p>
        <w:p w:rsidR="00FB4F10" w:rsidRDefault="00FB4F10">
          <w:pPr>
            <w:pStyle w:val="TOC3"/>
            <w:tabs>
              <w:tab w:val="left" w:pos="1320"/>
              <w:tab w:val="right" w:leader="dot" w:pos="9954"/>
            </w:tabs>
            <w:rPr>
              <w:noProof/>
            </w:rPr>
          </w:pPr>
          <w:hyperlink w:anchor="_Toc533053766" w:history="1">
            <w:r w:rsidRPr="004B27B0">
              <w:rPr>
                <w:rStyle w:val="Hyperlink"/>
                <w:rFonts w:ascii="Times New Roman" w:eastAsiaTheme="minorHAnsi" w:hAnsi="Times New Roman" w:cs="Times New Roman"/>
                <w:b/>
                <w:noProof/>
              </w:rPr>
              <w:t>4.2.8</w:t>
            </w:r>
            <w:r>
              <w:rPr>
                <w:noProof/>
              </w:rPr>
              <w:tab/>
            </w:r>
            <w:r w:rsidRPr="004B27B0">
              <w:rPr>
                <w:rStyle w:val="Hyperlink"/>
                <w:rFonts w:ascii="Times New Roman" w:hAnsi="Times New Roman" w:cs="Times New Roman"/>
                <w:b/>
                <w:noProof/>
              </w:rPr>
              <w:t>Response on whether they have used bicycle for travelling during the past month</w:t>
            </w:r>
            <w:r>
              <w:rPr>
                <w:noProof/>
                <w:webHidden/>
              </w:rPr>
              <w:tab/>
            </w:r>
            <w:r>
              <w:rPr>
                <w:noProof/>
                <w:webHidden/>
              </w:rPr>
              <w:fldChar w:fldCharType="begin"/>
            </w:r>
            <w:r>
              <w:rPr>
                <w:noProof/>
                <w:webHidden/>
              </w:rPr>
              <w:instrText xml:space="preserve"> PAGEREF _Toc533053766 \h </w:instrText>
            </w:r>
            <w:r>
              <w:rPr>
                <w:noProof/>
                <w:webHidden/>
              </w:rPr>
            </w:r>
            <w:r>
              <w:rPr>
                <w:noProof/>
                <w:webHidden/>
              </w:rPr>
              <w:fldChar w:fldCharType="separate"/>
            </w:r>
            <w:r>
              <w:rPr>
                <w:noProof/>
                <w:webHidden/>
              </w:rPr>
              <w:t>61</w:t>
            </w:r>
            <w:r>
              <w:rPr>
                <w:noProof/>
                <w:webHidden/>
              </w:rPr>
              <w:fldChar w:fldCharType="end"/>
            </w:r>
          </w:hyperlink>
        </w:p>
        <w:p w:rsidR="00FB4F10" w:rsidRDefault="00FB4F10">
          <w:pPr>
            <w:pStyle w:val="TOC3"/>
            <w:tabs>
              <w:tab w:val="left" w:pos="1320"/>
              <w:tab w:val="right" w:leader="dot" w:pos="9954"/>
            </w:tabs>
            <w:rPr>
              <w:noProof/>
            </w:rPr>
          </w:pPr>
          <w:hyperlink w:anchor="_Toc533053767" w:history="1">
            <w:r w:rsidRPr="004B27B0">
              <w:rPr>
                <w:rStyle w:val="Hyperlink"/>
                <w:rFonts w:ascii="Times New Roman" w:eastAsiaTheme="minorHAnsi" w:hAnsi="Times New Roman" w:cs="Times New Roman"/>
                <w:b/>
                <w:noProof/>
              </w:rPr>
              <w:t>4.2.9</w:t>
            </w:r>
            <w:r>
              <w:rPr>
                <w:noProof/>
              </w:rPr>
              <w:tab/>
            </w:r>
            <w:r w:rsidRPr="004B27B0">
              <w:rPr>
                <w:rStyle w:val="Hyperlink"/>
                <w:rFonts w:ascii="Times New Roman" w:hAnsi="Times New Roman" w:cs="Times New Roman"/>
                <w:b/>
                <w:noProof/>
              </w:rPr>
              <w:t>Reasons for Not Using</w:t>
            </w:r>
            <w:r>
              <w:rPr>
                <w:noProof/>
                <w:webHidden/>
              </w:rPr>
              <w:tab/>
            </w:r>
            <w:r>
              <w:rPr>
                <w:noProof/>
                <w:webHidden/>
              </w:rPr>
              <w:fldChar w:fldCharType="begin"/>
            </w:r>
            <w:r>
              <w:rPr>
                <w:noProof/>
                <w:webHidden/>
              </w:rPr>
              <w:instrText xml:space="preserve"> PAGEREF _Toc533053767 \h </w:instrText>
            </w:r>
            <w:r>
              <w:rPr>
                <w:noProof/>
                <w:webHidden/>
              </w:rPr>
            </w:r>
            <w:r>
              <w:rPr>
                <w:noProof/>
                <w:webHidden/>
              </w:rPr>
              <w:fldChar w:fldCharType="separate"/>
            </w:r>
            <w:r>
              <w:rPr>
                <w:noProof/>
                <w:webHidden/>
              </w:rPr>
              <w:t>61</w:t>
            </w:r>
            <w:r>
              <w:rPr>
                <w:noProof/>
                <w:webHidden/>
              </w:rPr>
              <w:fldChar w:fldCharType="end"/>
            </w:r>
          </w:hyperlink>
        </w:p>
        <w:p w:rsidR="00FB4F10" w:rsidRDefault="00FB4F10">
          <w:pPr>
            <w:pStyle w:val="TOC3"/>
            <w:tabs>
              <w:tab w:val="left" w:pos="1320"/>
              <w:tab w:val="right" w:leader="dot" w:pos="9954"/>
            </w:tabs>
            <w:rPr>
              <w:noProof/>
            </w:rPr>
          </w:pPr>
          <w:hyperlink w:anchor="_Toc533053768" w:history="1">
            <w:r w:rsidRPr="004B27B0">
              <w:rPr>
                <w:rStyle w:val="Hyperlink"/>
                <w:rFonts w:ascii="Times New Roman" w:eastAsiaTheme="minorHAnsi" w:hAnsi="Times New Roman" w:cs="Times New Roman"/>
                <w:b/>
                <w:noProof/>
              </w:rPr>
              <w:t>4.2.10</w:t>
            </w:r>
            <w:r>
              <w:rPr>
                <w:noProof/>
              </w:rPr>
              <w:tab/>
            </w:r>
            <w:r w:rsidRPr="004B27B0">
              <w:rPr>
                <w:rStyle w:val="Hyperlink"/>
                <w:rFonts w:ascii="Times New Roman" w:hAnsi="Times New Roman" w:cs="Times New Roman"/>
                <w:b/>
                <w:noProof/>
              </w:rPr>
              <w:t>Purposes of Using</w:t>
            </w:r>
            <w:r>
              <w:rPr>
                <w:noProof/>
                <w:webHidden/>
              </w:rPr>
              <w:tab/>
            </w:r>
            <w:r>
              <w:rPr>
                <w:noProof/>
                <w:webHidden/>
              </w:rPr>
              <w:fldChar w:fldCharType="begin"/>
            </w:r>
            <w:r>
              <w:rPr>
                <w:noProof/>
                <w:webHidden/>
              </w:rPr>
              <w:instrText xml:space="preserve"> PAGEREF _Toc533053768 \h </w:instrText>
            </w:r>
            <w:r>
              <w:rPr>
                <w:noProof/>
                <w:webHidden/>
              </w:rPr>
            </w:r>
            <w:r>
              <w:rPr>
                <w:noProof/>
                <w:webHidden/>
              </w:rPr>
              <w:fldChar w:fldCharType="separate"/>
            </w:r>
            <w:r>
              <w:rPr>
                <w:noProof/>
                <w:webHidden/>
              </w:rPr>
              <w:t>63</w:t>
            </w:r>
            <w:r>
              <w:rPr>
                <w:noProof/>
                <w:webHidden/>
              </w:rPr>
              <w:fldChar w:fldCharType="end"/>
            </w:r>
          </w:hyperlink>
        </w:p>
        <w:p w:rsidR="00FB4F10" w:rsidRDefault="00FB4F10">
          <w:pPr>
            <w:pStyle w:val="TOC3"/>
            <w:tabs>
              <w:tab w:val="left" w:pos="1320"/>
              <w:tab w:val="right" w:leader="dot" w:pos="9954"/>
            </w:tabs>
            <w:rPr>
              <w:noProof/>
            </w:rPr>
          </w:pPr>
          <w:hyperlink w:anchor="_Toc533053769" w:history="1">
            <w:r w:rsidRPr="004B27B0">
              <w:rPr>
                <w:rStyle w:val="Hyperlink"/>
                <w:rFonts w:ascii="Times New Roman" w:eastAsiaTheme="minorHAnsi" w:hAnsi="Times New Roman" w:cs="Times New Roman"/>
                <w:b/>
                <w:noProof/>
              </w:rPr>
              <w:t>4.2.11</w:t>
            </w:r>
            <w:r>
              <w:rPr>
                <w:noProof/>
              </w:rPr>
              <w:tab/>
            </w:r>
            <w:r w:rsidRPr="004B27B0">
              <w:rPr>
                <w:rStyle w:val="Hyperlink"/>
                <w:rFonts w:ascii="Times New Roman" w:hAnsi="Times New Roman" w:cs="Times New Roman"/>
                <w:b/>
                <w:noProof/>
              </w:rPr>
              <w:t>Willingness in Using</w:t>
            </w:r>
            <w:r>
              <w:rPr>
                <w:noProof/>
                <w:webHidden/>
              </w:rPr>
              <w:tab/>
            </w:r>
            <w:r>
              <w:rPr>
                <w:noProof/>
                <w:webHidden/>
              </w:rPr>
              <w:fldChar w:fldCharType="begin"/>
            </w:r>
            <w:r>
              <w:rPr>
                <w:noProof/>
                <w:webHidden/>
              </w:rPr>
              <w:instrText xml:space="preserve"> PAGEREF _Toc533053769 \h </w:instrText>
            </w:r>
            <w:r>
              <w:rPr>
                <w:noProof/>
                <w:webHidden/>
              </w:rPr>
            </w:r>
            <w:r>
              <w:rPr>
                <w:noProof/>
                <w:webHidden/>
              </w:rPr>
              <w:fldChar w:fldCharType="separate"/>
            </w:r>
            <w:r>
              <w:rPr>
                <w:noProof/>
                <w:webHidden/>
              </w:rPr>
              <w:t>64</w:t>
            </w:r>
            <w:r>
              <w:rPr>
                <w:noProof/>
                <w:webHidden/>
              </w:rPr>
              <w:fldChar w:fldCharType="end"/>
            </w:r>
          </w:hyperlink>
        </w:p>
        <w:p w:rsidR="00FB4F10" w:rsidRDefault="00FB4F10">
          <w:pPr>
            <w:pStyle w:val="TOC3"/>
            <w:tabs>
              <w:tab w:val="left" w:pos="1320"/>
              <w:tab w:val="right" w:leader="dot" w:pos="9954"/>
            </w:tabs>
            <w:rPr>
              <w:noProof/>
            </w:rPr>
          </w:pPr>
          <w:hyperlink w:anchor="_Toc533053770" w:history="1">
            <w:r w:rsidRPr="004B27B0">
              <w:rPr>
                <w:rStyle w:val="Hyperlink"/>
                <w:rFonts w:ascii="Times New Roman" w:hAnsi="Times New Roman" w:cs="Times New Roman"/>
                <w:b/>
                <w:noProof/>
              </w:rPr>
              <w:t>4.2.12</w:t>
            </w:r>
            <w:r>
              <w:rPr>
                <w:noProof/>
              </w:rPr>
              <w:tab/>
            </w:r>
            <w:r w:rsidRPr="004B27B0">
              <w:rPr>
                <w:rStyle w:val="Hyperlink"/>
                <w:rFonts w:ascii="Times New Roman" w:hAnsi="Times New Roman" w:cs="Times New Roman"/>
                <w:b/>
                <w:noProof/>
              </w:rPr>
              <w:t>Preferred Frequency of Cycling</w:t>
            </w:r>
            <w:r>
              <w:rPr>
                <w:noProof/>
                <w:webHidden/>
              </w:rPr>
              <w:tab/>
            </w:r>
            <w:r>
              <w:rPr>
                <w:noProof/>
                <w:webHidden/>
              </w:rPr>
              <w:fldChar w:fldCharType="begin"/>
            </w:r>
            <w:r>
              <w:rPr>
                <w:noProof/>
                <w:webHidden/>
              </w:rPr>
              <w:instrText xml:space="preserve"> PAGEREF _Toc533053770 \h </w:instrText>
            </w:r>
            <w:r>
              <w:rPr>
                <w:noProof/>
                <w:webHidden/>
              </w:rPr>
            </w:r>
            <w:r>
              <w:rPr>
                <w:noProof/>
                <w:webHidden/>
              </w:rPr>
              <w:fldChar w:fldCharType="separate"/>
            </w:r>
            <w:r>
              <w:rPr>
                <w:noProof/>
                <w:webHidden/>
              </w:rPr>
              <w:t>64</w:t>
            </w:r>
            <w:r>
              <w:rPr>
                <w:noProof/>
                <w:webHidden/>
              </w:rPr>
              <w:fldChar w:fldCharType="end"/>
            </w:r>
          </w:hyperlink>
        </w:p>
        <w:p w:rsidR="00FB4F10" w:rsidRDefault="00FB4F10">
          <w:pPr>
            <w:pStyle w:val="TOC3"/>
            <w:tabs>
              <w:tab w:val="left" w:pos="1320"/>
              <w:tab w:val="right" w:leader="dot" w:pos="9954"/>
            </w:tabs>
            <w:rPr>
              <w:noProof/>
            </w:rPr>
          </w:pPr>
          <w:hyperlink w:anchor="_Toc533053771" w:history="1">
            <w:r w:rsidRPr="004B27B0">
              <w:rPr>
                <w:rStyle w:val="Hyperlink"/>
                <w:rFonts w:ascii="Times New Roman" w:hAnsi="Times New Roman" w:cs="Times New Roman"/>
                <w:b/>
                <w:noProof/>
              </w:rPr>
              <w:t>4.2.13</w:t>
            </w:r>
            <w:r>
              <w:rPr>
                <w:noProof/>
              </w:rPr>
              <w:tab/>
            </w:r>
            <w:r w:rsidRPr="004B27B0">
              <w:rPr>
                <w:rStyle w:val="Hyperlink"/>
                <w:rFonts w:ascii="Times New Roman" w:hAnsi="Times New Roman" w:cs="Times New Roman"/>
                <w:b/>
                <w:noProof/>
              </w:rPr>
              <w:t>Preferred Distance</w:t>
            </w:r>
            <w:r>
              <w:rPr>
                <w:noProof/>
                <w:webHidden/>
              </w:rPr>
              <w:tab/>
            </w:r>
            <w:r>
              <w:rPr>
                <w:noProof/>
                <w:webHidden/>
              </w:rPr>
              <w:fldChar w:fldCharType="begin"/>
            </w:r>
            <w:r>
              <w:rPr>
                <w:noProof/>
                <w:webHidden/>
              </w:rPr>
              <w:instrText xml:space="preserve"> PAGEREF _Toc533053771 \h </w:instrText>
            </w:r>
            <w:r>
              <w:rPr>
                <w:noProof/>
                <w:webHidden/>
              </w:rPr>
            </w:r>
            <w:r>
              <w:rPr>
                <w:noProof/>
                <w:webHidden/>
              </w:rPr>
              <w:fldChar w:fldCharType="separate"/>
            </w:r>
            <w:r>
              <w:rPr>
                <w:noProof/>
                <w:webHidden/>
              </w:rPr>
              <w:t>65</w:t>
            </w:r>
            <w:r>
              <w:rPr>
                <w:noProof/>
                <w:webHidden/>
              </w:rPr>
              <w:fldChar w:fldCharType="end"/>
            </w:r>
          </w:hyperlink>
        </w:p>
        <w:p w:rsidR="00FB4F10" w:rsidRDefault="00FB4F10">
          <w:pPr>
            <w:pStyle w:val="TOC3"/>
            <w:tabs>
              <w:tab w:val="left" w:pos="1320"/>
              <w:tab w:val="right" w:leader="dot" w:pos="9954"/>
            </w:tabs>
            <w:rPr>
              <w:noProof/>
            </w:rPr>
          </w:pPr>
          <w:hyperlink w:anchor="_Toc533053772" w:history="1">
            <w:r w:rsidRPr="004B27B0">
              <w:rPr>
                <w:rStyle w:val="Hyperlink"/>
                <w:rFonts w:ascii="Times New Roman" w:eastAsiaTheme="minorHAnsi" w:hAnsi="Times New Roman" w:cs="Times New Roman"/>
                <w:b/>
                <w:noProof/>
              </w:rPr>
              <w:t>4.2.14</w:t>
            </w:r>
            <w:r>
              <w:rPr>
                <w:noProof/>
              </w:rPr>
              <w:tab/>
            </w:r>
            <w:r w:rsidRPr="004B27B0">
              <w:rPr>
                <w:rStyle w:val="Hyperlink"/>
                <w:rFonts w:ascii="Times New Roman" w:eastAsiaTheme="minorHAnsi" w:hAnsi="Times New Roman" w:cs="Times New Roman"/>
                <w:b/>
                <w:noProof/>
              </w:rPr>
              <w:t>Suitable Infrastructure</w:t>
            </w:r>
            <w:r>
              <w:rPr>
                <w:noProof/>
                <w:webHidden/>
              </w:rPr>
              <w:tab/>
            </w:r>
            <w:r>
              <w:rPr>
                <w:noProof/>
                <w:webHidden/>
              </w:rPr>
              <w:fldChar w:fldCharType="begin"/>
            </w:r>
            <w:r>
              <w:rPr>
                <w:noProof/>
                <w:webHidden/>
              </w:rPr>
              <w:instrText xml:space="preserve"> PAGEREF _Toc533053772 \h </w:instrText>
            </w:r>
            <w:r>
              <w:rPr>
                <w:noProof/>
                <w:webHidden/>
              </w:rPr>
            </w:r>
            <w:r>
              <w:rPr>
                <w:noProof/>
                <w:webHidden/>
              </w:rPr>
              <w:fldChar w:fldCharType="separate"/>
            </w:r>
            <w:r>
              <w:rPr>
                <w:noProof/>
                <w:webHidden/>
              </w:rPr>
              <w:t>66</w:t>
            </w:r>
            <w:r>
              <w:rPr>
                <w:noProof/>
                <w:webHidden/>
              </w:rPr>
              <w:fldChar w:fldCharType="end"/>
            </w:r>
          </w:hyperlink>
        </w:p>
        <w:p w:rsidR="00FB4F10" w:rsidRDefault="00FB4F10">
          <w:pPr>
            <w:pStyle w:val="TOC3"/>
            <w:tabs>
              <w:tab w:val="left" w:pos="1320"/>
              <w:tab w:val="right" w:leader="dot" w:pos="9954"/>
            </w:tabs>
            <w:rPr>
              <w:noProof/>
            </w:rPr>
          </w:pPr>
          <w:hyperlink w:anchor="_Toc533053773" w:history="1">
            <w:r w:rsidRPr="004B27B0">
              <w:rPr>
                <w:rStyle w:val="Hyperlink"/>
                <w:rFonts w:ascii="Times New Roman" w:hAnsi="Times New Roman" w:cs="Times New Roman"/>
                <w:b/>
                <w:noProof/>
              </w:rPr>
              <w:t>4.2.15</w:t>
            </w:r>
            <w:r>
              <w:rPr>
                <w:noProof/>
              </w:rPr>
              <w:tab/>
            </w:r>
            <w:r w:rsidRPr="004B27B0">
              <w:rPr>
                <w:rStyle w:val="Hyperlink"/>
                <w:rFonts w:ascii="Times New Roman" w:hAnsi="Times New Roman" w:cs="Times New Roman"/>
                <w:b/>
                <w:noProof/>
              </w:rPr>
              <w:t>Preferred for Using</w:t>
            </w:r>
            <w:r>
              <w:rPr>
                <w:noProof/>
                <w:webHidden/>
              </w:rPr>
              <w:tab/>
            </w:r>
            <w:r>
              <w:rPr>
                <w:noProof/>
                <w:webHidden/>
              </w:rPr>
              <w:fldChar w:fldCharType="begin"/>
            </w:r>
            <w:r>
              <w:rPr>
                <w:noProof/>
                <w:webHidden/>
              </w:rPr>
              <w:instrText xml:space="preserve"> PAGEREF _Toc533053773 \h </w:instrText>
            </w:r>
            <w:r>
              <w:rPr>
                <w:noProof/>
                <w:webHidden/>
              </w:rPr>
            </w:r>
            <w:r>
              <w:rPr>
                <w:noProof/>
                <w:webHidden/>
              </w:rPr>
              <w:fldChar w:fldCharType="separate"/>
            </w:r>
            <w:r>
              <w:rPr>
                <w:noProof/>
                <w:webHidden/>
              </w:rPr>
              <w:t>67</w:t>
            </w:r>
            <w:r>
              <w:rPr>
                <w:noProof/>
                <w:webHidden/>
              </w:rPr>
              <w:fldChar w:fldCharType="end"/>
            </w:r>
          </w:hyperlink>
        </w:p>
        <w:p w:rsidR="00FB4F10" w:rsidRDefault="00FB4F10">
          <w:pPr>
            <w:pStyle w:val="TOC2"/>
            <w:tabs>
              <w:tab w:val="left" w:pos="880"/>
              <w:tab w:val="right" w:leader="dot" w:pos="9954"/>
            </w:tabs>
            <w:rPr>
              <w:noProof/>
            </w:rPr>
          </w:pPr>
          <w:hyperlink w:anchor="_Toc533053774" w:history="1">
            <w:r w:rsidRPr="004B27B0">
              <w:rPr>
                <w:rStyle w:val="Hyperlink"/>
                <w:rFonts w:ascii="Times New Roman" w:hAnsi="Times New Roman" w:cs="Times New Roman"/>
                <w:b/>
                <w:noProof/>
              </w:rPr>
              <w:t>4.3</w:t>
            </w:r>
            <w:r>
              <w:rPr>
                <w:noProof/>
              </w:rPr>
              <w:tab/>
            </w:r>
            <w:r w:rsidRPr="004B27B0">
              <w:rPr>
                <w:rStyle w:val="Hyperlink"/>
                <w:rFonts w:ascii="Times New Roman" w:hAnsi="Times New Roman" w:cs="Times New Roman"/>
                <w:b/>
                <w:noProof/>
              </w:rPr>
              <w:t>Independent Variables Profile and Frequencies</w:t>
            </w:r>
            <w:r>
              <w:rPr>
                <w:noProof/>
                <w:webHidden/>
              </w:rPr>
              <w:tab/>
            </w:r>
            <w:r>
              <w:rPr>
                <w:noProof/>
                <w:webHidden/>
              </w:rPr>
              <w:fldChar w:fldCharType="begin"/>
            </w:r>
            <w:r>
              <w:rPr>
                <w:noProof/>
                <w:webHidden/>
              </w:rPr>
              <w:instrText xml:space="preserve"> PAGEREF _Toc533053774 \h </w:instrText>
            </w:r>
            <w:r>
              <w:rPr>
                <w:noProof/>
                <w:webHidden/>
              </w:rPr>
            </w:r>
            <w:r>
              <w:rPr>
                <w:noProof/>
                <w:webHidden/>
              </w:rPr>
              <w:fldChar w:fldCharType="separate"/>
            </w:r>
            <w:r>
              <w:rPr>
                <w:noProof/>
                <w:webHidden/>
              </w:rPr>
              <w:t>68</w:t>
            </w:r>
            <w:r>
              <w:rPr>
                <w:noProof/>
                <w:webHidden/>
              </w:rPr>
              <w:fldChar w:fldCharType="end"/>
            </w:r>
          </w:hyperlink>
        </w:p>
        <w:p w:rsidR="00FB4F10" w:rsidRDefault="00FB4F10">
          <w:pPr>
            <w:pStyle w:val="TOC2"/>
            <w:tabs>
              <w:tab w:val="left" w:pos="880"/>
              <w:tab w:val="right" w:leader="dot" w:pos="9954"/>
            </w:tabs>
            <w:rPr>
              <w:noProof/>
            </w:rPr>
          </w:pPr>
          <w:hyperlink w:anchor="_Toc533053775" w:history="1">
            <w:r w:rsidRPr="004B27B0">
              <w:rPr>
                <w:rStyle w:val="Hyperlink"/>
                <w:rFonts w:ascii="Times New Roman" w:hAnsi="Times New Roman" w:cs="Times New Roman"/>
                <w:b/>
                <w:noProof/>
              </w:rPr>
              <w:t>4.4</w:t>
            </w:r>
            <w:r>
              <w:rPr>
                <w:noProof/>
              </w:rPr>
              <w:tab/>
            </w:r>
            <w:r w:rsidRPr="004B27B0">
              <w:rPr>
                <w:rStyle w:val="Hyperlink"/>
                <w:rFonts w:ascii="Times New Roman" w:hAnsi="Times New Roman" w:cs="Times New Roman"/>
                <w:b/>
                <w:noProof/>
              </w:rPr>
              <w:t>Descriptive Statistics</w:t>
            </w:r>
            <w:r>
              <w:rPr>
                <w:noProof/>
                <w:webHidden/>
              </w:rPr>
              <w:tab/>
            </w:r>
            <w:r>
              <w:rPr>
                <w:noProof/>
                <w:webHidden/>
              </w:rPr>
              <w:fldChar w:fldCharType="begin"/>
            </w:r>
            <w:r>
              <w:rPr>
                <w:noProof/>
                <w:webHidden/>
              </w:rPr>
              <w:instrText xml:space="preserve"> PAGEREF _Toc533053775 \h </w:instrText>
            </w:r>
            <w:r>
              <w:rPr>
                <w:noProof/>
                <w:webHidden/>
              </w:rPr>
            </w:r>
            <w:r>
              <w:rPr>
                <w:noProof/>
                <w:webHidden/>
              </w:rPr>
              <w:fldChar w:fldCharType="separate"/>
            </w:r>
            <w:r>
              <w:rPr>
                <w:noProof/>
                <w:webHidden/>
              </w:rPr>
              <w:t>71</w:t>
            </w:r>
            <w:r>
              <w:rPr>
                <w:noProof/>
                <w:webHidden/>
              </w:rPr>
              <w:fldChar w:fldCharType="end"/>
            </w:r>
          </w:hyperlink>
        </w:p>
        <w:p w:rsidR="00FB4F10" w:rsidRDefault="00FB4F10">
          <w:pPr>
            <w:pStyle w:val="TOC2"/>
            <w:tabs>
              <w:tab w:val="left" w:pos="880"/>
              <w:tab w:val="right" w:leader="dot" w:pos="9954"/>
            </w:tabs>
            <w:rPr>
              <w:noProof/>
            </w:rPr>
          </w:pPr>
          <w:hyperlink w:anchor="_Toc533053776" w:history="1">
            <w:r w:rsidRPr="004B27B0">
              <w:rPr>
                <w:rStyle w:val="Hyperlink"/>
                <w:rFonts w:ascii="Times New Roman" w:hAnsi="Times New Roman" w:cs="Times New Roman"/>
                <w:b/>
                <w:noProof/>
              </w:rPr>
              <w:t>4.5</w:t>
            </w:r>
            <w:r>
              <w:rPr>
                <w:noProof/>
              </w:rPr>
              <w:tab/>
            </w:r>
            <w:r w:rsidRPr="004B27B0">
              <w:rPr>
                <w:rStyle w:val="Hyperlink"/>
                <w:rFonts w:ascii="Times New Roman" w:hAnsi="Times New Roman" w:cs="Times New Roman"/>
                <w:b/>
                <w:noProof/>
              </w:rPr>
              <w:t>Reliability Analysis</w:t>
            </w:r>
            <w:r>
              <w:rPr>
                <w:noProof/>
                <w:webHidden/>
              </w:rPr>
              <w:tab/>
            </w:r>
            <w:r>
              <w:rPr>
                <w:noProof/>
                <w:webHidden/>
              </w:rPr>
              <w:fldChar w:fldCharType="begin"/>
            </w:r>
            <w:r>
              <w:rPr>
                <w:noProof/>
                <w:webHidden/>
              </w:rPr>
              <w:instrText xml:space="preserve"> PAGEREF _Toc533053776 \h </w:instrText>
            </w:r>
            <w:r>
              <w:rPr>
                <w:noProof/>
                <w:webHidden/>
              </w:rPr>
            </w:r>
            <w:r>
              <w:rPr>
                <w:noProof/>
                <w:webHidden/>
              </w:rPr>
              <w:fldChar w:fldCharType="separate"/>
            </w:r>
            <w:r>
              <w:rPr>
                <w:noProof/>
                <w:webHidden/>
              </w:rPr>
              <w:t>72</w:t>
            </w:r>
            <w:r>
              <w:rPr>
                <w:noProof/>
                <w:webHidden/>
              </w:rPr>
              <w:fldChar w:fldCharType="end"/>
            </w:r>
          </w:hyperlink>
        </w:p>
        <w:p w:rsidR="00FB4F10" w:rsidRDefault="00FB4F10">
          <w:pPr>
            <w:pStyle w:val="TOC3"/>
            <w:tabs>
              <w:tab w:val="left" w:pos="1320"/>
              <w:tab w:val="right" w:leader="dot" w:pos="9954"/>
            </w:tabs>
            <w:rPr>
              <w:noProof/>
            </w:rPr>
          </w:pPr>
          <w:hyperlink w:anchor="_Toc533053777" w:history="1">
            <w:r w:rsidRPr="004B27B0">
              <w:rPr>
                <w:rStyle w:val="Hyperlink"/>
                <w:rFonts w:ascii="Times New Roman" w:hAnsi="Times New Roman" w:cs="Times New Roman"/>
                <w:b/>
                <w:noProof/>
              </w:rPr>
              <w:t>4.5.1</w:t>
            </w:r>
            <w:r>
              <w:rPr>
                <w:noProof/>
              </w:rPr>
              <w:tab/>
            </w:r>
            <w:r w:rsidRPr="004B27B0">
              <w:rPr>
                <w:rStyle w:val="Hyperlink"/>
                <w:rFonts w:ascii="Times New Roman" w:hAnsi="Times New Roman" w:cs="Times New Roman"/>
                <w:b/>
                <w:noProof/>
              </w:rPr>
              <w:t>Reliability of the Full Data Set</w:t>
            </w:r>
            <w:r>
              <w:rPr>
                <w:noProof/>
                <w:webHidden/>
              </w:rPr>
              <w:tab/>
            </w:r>
            <w:r>
              <w:rPr>
                <w:noProof/>
                <w:webHidden/>
              </w:rPr>
              <w:fldChar w:fldCharType="begin"/>
            </w:r>
            <w:r>
              <w:rPr>
                <w:noProof/>
                <w:webHidden/>
              </w:rPr>
              <w:instrText xml:space="preserve"> PAGEREF _Toc533053777 \h </w:instrText>
            </w:r>
            <w:r>
              <w:rPr>
                <w:noProof/>
                <w:webHidden/>
              </w:rPr>
            </w:r>
            <w:r>
              <w:rPr>
                <w:noProof/>
                <w:webHidden/>
              </w:rPr>
              <w:fldChar w:fldCharType="separate"/>
            </w:r>
            <w:r>
              <w:rPr>
                <w:noProof/>
                <w:webHidden/>
              </w:rPr>
              <w:t>72</w:t>
            </w:r>
            <w:r>
              <w:rPr>
                <w:noProof/>
                <w:webHidden/>
              </w:rPr>
              <w:fldChar w:fldCharType="end"/>
            </w:r>
          </w:hyperlink>
        </w:p>
        <w:p w:rsidR="00FB4F10" w:rsidRDefault="00FB4F10">
          <w:pPr>
            <w:pStyle w:val="TOC2"/>
            <w:tabs>
              <w:tab w:val="left" w:pos="880"/>
              <w:tab w:val="right" w:leader="dot" w:pos="9954"/>
            </w:tabs>
            <w:rPr>
              <w:noProof/>
            </w:rPr>
          </w:pPr>
          <w:hyperlink w:anchor="_Toc533053778" w:history="1">
            <w:r w:rsidRPr="004B27B0">
              <w:rPr>
                <w:rStyle w:val="Hyperlink"/>
                <w:rFonts w:ascii="Times New Roman" w:hAnsi="Times New Roman" w:cs="Times New Roman"/>
                <w:b/>
                <w:noProof/>
              </w:rPr>
              <w:t>4.6</w:t>
            </w:r>
            <w:r>
              <w:rPr>
                <w:noProof/>
              </w:rPr>
              <w:tab/>
            </w:r>
            <w:r w:rsidRPr="004B27B0">
              <w:rPr>
                <w:rStyle w:val="Hyperlink"/>
                <w:rFonts w:ascii="Times New Roman" w:hAnsi="Times New Roman" w:cs="Times New Roman"/>
                <w:b/>
                <w:noProof/>
              </w:rPr>
              <w:t>Factor Analysis</w:t>
            </w:r>
            <w:r>
              <w:rPr>
                <w:noProof/>
                <w:webHidden/>
              </w:rPr>
              <w:tab/>
            </w:r>
            <w:r>
              <w:rPr>
                <w:noProof/>
                <w:webHidden/>
              </w:rPr>
              <w:fldChar w:fldCharType="begin"/>
            </w:r>
            <w:r>
              <w:rPr>
                <w:noProof/>
                <w:webHidden/>
              </w:rPr>
              <w:instrText xml:space="preserve"> PAGEREF _Toc533053778 \h </w:instrText>
            </w:r>
            <w:r>
              <w:rPr>
                <w:noProof/>
                <w:webHidden/>
              </w:rPr>
            </w:r>
            <w:r>
              <w:rPr>
                <w:noProof/>
                <w:webHidden/>
              </w:rPr>
              <w:fldChar w:fldCharType="separate"/>
            </w:r>
            <w:r>
              <w:rPr>
                <w:noProof/>
                <w:webHidden/>
              </w:rPr>
              <w:t>72</w:t>
            </w:r>
            <w:r>
              <w:rPr>
                <w:noProof/>
                <w:webHidden/>
              </w:rPr>
              <w:fldChar w:fldCharType="end"/>
            </w:r>
          </w:hyperlink>
        </w:p>
        <w:p w:rsidR="00FB4F10" w:rsidRDefault="00FB4F10">
          <w:pPr>
            <w:pStyle w:val="TOC3"/>
            <w:tabs>
              <w:tab w:val="left" w:pos="1320"/>
              <w:tab w:val="right" w:leader="dot" w:pos="9954"/>
            </w:tabs>
            <w:rPr>
              <w:noProof/>
            </w:rPr>
          </w:pPr>
          <w:hyperlink w:anchor="_Toc533053779" w:history="1">
            <w:r w:rsidRPr="004B27B0">
              <w:rPr>
                <w:rStyle w:val="Hyperlink"/>
                <w:rFonts w:ascii="Times New Roman" w:hAnsi="Times New Roman" w:cs="Times New Roman"/>
                <w:b/>
                <w:noProof/>
              </w:rPr>
              <w:t>4.6.1</w:t>
            </w:r>
            <w:r>
              <w:rPr>
                <w:noProof/>
              </w:rPr>
              <w:tab/>
            </w:r>
            <w:r w:rsidRPr="004B27B0">
              <w:rPr>
                <w:rStyle w:val="Hyperlink"/>
                <w:rFonts w:ascii="Times New Roman" w:hAnsi="Times New Roman" w:cs="Times New Roman"/>
                <w:b/>
                <w:noProof/>
              </w:rPr>
              <w:t>KMO and Bartlett’s Test</w:t>
            </w:r>
            <w:r>
              <w:rPr>
                <w:noProof/>
                <w:webHidden/>
              </w:rPr>
              <w:tab/>
            </w:r>
            <w:r>
              <w:rPr>
                <w:noProof/>
                <w:webHidden/>
              </w:rPr>
              <w:fldChar w:fldCharType="begin"/>
            </w:r>
            <w:r>
              <w:rPr>
                <w:noProof/>
                <w:webHidden/>
              </w:rPr>
              <w:instrText xml:space="preserve"> PAGEREF _Toc533053779 \h </w:instrText>
            </w:r>
            <w:r>
              <w:rPr>
                <w:noProof/>
                <w:webHidden/>
              </w:rPr>
            </w:r>
            <w:r>
              <w:rPr>
                <w:noProof/>
                <w:webHidden/>
              </w:rPr>
              <w:fldChar w:fldCharType="separate"/>
            </w:r>
            <w:r>
              <w:rPr>
                <w:noProof/>
                <w:webHidden/>
              </w:rPr>
              <w:t>73</w:t>
            </w:r>
            <w:r>
              <w:rPr>
                <w:noProof/>
                <w:webHidden/>
              </w:rPr>
              <w:fldChar w:fldCharType="end"/>
            </w:r>
          </w:hyperlink>
        </w:p>
        <w:p w:rsidR="00FB4F10" w:rsidRDefault="00FB4F10">
          <w:pPr>
            <w:pStyle w:val="TOC3"/>
            <w:tabs>
              <w:tab w:val="left" w:pos="1320"/>
              <w:tab w:val="right" w:leader="dot" w:pos="9954"/>
            </w:tabs>
            <w:rPr>
              <w:noProof/>
            </w:rPr>
          </w:pPr>
          <w:hyperlink w:anchor="_Toc533053780" w:history="1">
            <w:r w:rsidRPr="004B27B0">
              <w:rPr>
                <w:rStyle w:val="Hyperlink"/>
                <w:rFonts w:ascii="Times New Roman" w:hAnsi="Times New Roman" w:cs="Times New Roman"/>
                <w:b/>
                <w:noProof/>
              </w:rPr>
              <w:t>4.6.2</w:t>
            </w:r>
            <w:r>
              <w:rPr>
                <w:noProof/>
              </w:rPr>
              <w:tab/>
            </w:r>
            <w:r w:rsidRPr="004B27B0">
              <w:rPr>
                <w:rStyle w:val="Hyperlink"/>
                <w:rFonts w:ascii="Times New Roman" w:hAnsi="Times New Roman" w:cs="Times New Roman"/>
                <w:b/>
                <w:noProof/>
              </w:rPr>
              <w:t>Communalities</w:t>
            </w:r>
            <w:r>
              <w:rPr>
                <w:noProof/>
                <w:webHidden/>
              </w:rPr>
              <w:tab/>
            </w:r>
            <w:r>
              <w:rPr>
                <w:noProof/>
                <w:webHidden/>
              </w:rPr>
              <w:fldChar w:fldCharType="begin"/>
            </w:r>
            <w:r>
              <w:rPr>
                <w:noProof/>
                <w:webHidden/>
              </w:rPr>
              <w:instrText xml:space="preserve"> PAGEREF _Toc533053780 \h </w:instrText>
            </w:r>
            <w:r>
              <w:rPr>
                <w:noProof/>
                <w:webHidden/>
              </w:rPr>
            </w:r>
            <w:r>
              <w:rPr>
                <w:noProof/>
                <w:webHidden/>
              </w:rPr>
              <w:fldChar w:fldCharType="separate"/>
            </w:r>
            <w:r>
              <w:rPr>
                <w:noProof/>
                <w:webHidden/>
              </w:rPr>
              <w:t>74</w:t>
            </w:r>
            <w:r>
              <w:rPr>
                <w:noProof/>
                <w:webHidden/>
              </w:rPr>
              <w:fldChar w:fldCharType="end"/>
            </w:r>
          </w:hyperlink>
        </w:p>
        <w:p w:rsidR="00FB4F10" w:rsidRDefault="00FB4F10">
          <w:pPr>
            <w:pStyle w:val="TOC3"/>
            <w:tabs>
              <w:tab w:val="left" w:pos="1320"/>
              <w:tab w:val="right" w:leader="dot" w:pos="9954"/>
            </w:tabs>
            <w:rPr>
              <w:noProof/>
            </w:rPr>
          </w:pPr>
          <w:hyperlink w:anchor="_Toc533053781" w:history="1">
            <w:r w:rsidRPr="004B27B0">
              <w:rPr>
                <w:rStyle w:val="Hyperlink"/>
                <w:rFonts w:ascii="Times New Roman" w:hAnsi="Times New Roman" w:cs="Times New Roman"/>
                <w:b/>
                <w:noProof/>
              </w:rPr>
              <w:t>4.6.3</w:t>
            </w:r>
            <w:r>
              <w:rPr>
                <w:noProof/>
              </w:rPr>
              <w:tab/>
            </w:r>
            <w:r w:rsidRPr="004B27B0">
              <w:rPr>
                <w:rStyle w:val="Hyperlink"/>
                <w:rFonts w:ascii="Times New Roman" w:hAnsi="Times New Roman" w:cs="Times New Roman"/>
                <w:b/>
                <w:noProof/>
              </w:rPr>
              <w:t>Scree Plot</w:t>
            </w:r>
            <w:r>
              <w:rPr>
                <w:noProof/>
                <w:webHidden/>
              </w:rPr>
              <w:tab/>
            </w:r>
            <w:r>
              <w:rPr>
                <w:noProof/>
                <w:webHidden/>
              </w:rPr>
              <w:fldChar w:fldCharType="begin"/>
            </w:r>
            <w:r>
              <w:rPr>
                <w:noProof/>
                <w:webHidden/>
              </w:rPr>
              <w:instrText xml:space="preserve"> PAGEREF _Toc533053781 \h </w:instrText>
            </w:r>
            <w:r>
              <w:rPr>
                <w:noProof/>
                <w:webHidden/>
              </w:rPr>
            </w:r>
            <w:r>
              <w:rPr>
                <w:noProof/>
                <w:webHidden/>
              </w:rPr>
              <w:fldChar w:fldCharType="separate"/>
            </w:r>
            <w:r>
              <w:rPr>
                <w:noProof/>
                <w:webHidden/>
              </w:rPr>
              <w:t>75</w:t>
            </w:r>
            <w:r>
              <w:rPr>
                <w:noProof/>
                <w:webHidden/>
              </w:rPr>
              <w:fldChar w:fldCharType="end"/>
            </w:r>
          </w:hyperlink>
        </w:p>
        <w:p w:rsidR="00FB4F10" w:rsidRDefault="00FB4F10">
          <w:pPr>
            <w:pStyle w:val="TOC3"/>
            <w:tabs>
              <w:tab w:val="left" w:pos="1320"/>
              <w:tab w:val="right" w:leader="dot" w:pos="9954"/>
            </w:tabs>
            <w:rPr>
              <w:noProof/>
            </w:rPr>
          </w:pPr>
          <w:hyperlink w:anchor="_Toc533053782" w:history="1">
            <w:r w:rsidRPr="004B27B0">
              <w:rPr>
                <w:rStyle w:val="Hyperlink"/>
                <w:rFonts w:ascii="Times New Roman" w:hAnsi="Times New Roman" w:cs="Times New Roman"/>
                <w:b/>
                <w:noProof/>
              </w:rPr>
              <w:t>4.6.4</w:t>
            </w:r>
            <w:r>
              <w:rPr>
                <w:noProof/>
              </w:rPr>
              <w:tab/>
            </w:r>
            <w:r w:rsidRPr="004B27B0">
              <w:rPr>
                <w:rStyle w:val="Hyperlink"/>
                <w:rFonts w:ascii="Times New Roman" w:hAnsi="Times New Roman" w:cs="Times New Roman"/>
                <w:b/>
                <w:noProof/>
              </w:rPr>
              <w:t>Total Variance Explained</w:t>
            </w:r>
            <w:r>
              <w:rPr>
                <w:noProof/>
                <w:webHidden/>
              </w:rPr>
              <w:tab/>
            </w:r>
            <w:r>
              <w:rPr>
                <w:noProof/>
                <w:webHidden/>
              </w:rPr>
              <w:fldChar w:fldCharType="begin"/>
            </w:r>
            <w:r>
              <w:rPr>
                <w:noProof/>
                <w:webHidden/>
              </w:rPr>
              <w:instrText xml:space="preserve"> PAGEREF _Toc533053782 \h </w:instrText>
            </w:r>
            <w:r>
              <w:rPr>
                <w:noProof/>
                <w:webHidden/>
              </w:rPr>
            </w:r>
            <w:r>
              <w:rPr>
                <w:noProof/>
                <w:webHidden/>
              </w:rPr>
              <w:fldChar w:fldCharType="separate"/>
            </w:r>
            <w:r>
              <w:rPr>
                <w:noProof/>
                <w:webHidden/>
              </w:rPr>
              <w:t>76</w:t>
            </w:r>
            <w:r>
              <w:rPr>
                <w:noProof/>
                <w:webHidden/>
              </w:rPr>
              <w:fldChar w:fldCharType="end"/>
            </w:r>
          </w:hyperlink>
        </w:p>
        <w:p w:rsidR="00FB4F10" w:rsidRDefault="00FB4F10">
          <w:pPr>
            <w:pStyle w:val="TOC3"/>
            <w:tabs>
              <w:tab w:val="left" w:pos="1320"/>
              <w:tab w:val="right" w:leader="dot" w:pos="9954"/>
            </w:tabs>
            <w:rPr>
              <w:noProof/>
            </w:rPr>
          </w:pPr>
          <w:hyperlink w:anchor="_Toc533053783" w:history="1">
            <w:r w:rsidRPr="004B27B0">
              <w:rPr>
                <w:rStyle w:val="Hyperlink"/>
                <w:rFonts w:ascii="Times New Roman" w:hAnsi="Times New Roman" w:cs="Times New Roman"/>
                <w:b/>
                <w:noProof/>
              </w:rPr>
              <w:t>4.6.5</w:t>
            </w:r>
            <w:r>
              <w:rPr>
                <w:noProof/>
              </w:rPr>
              <w:tab/>
            </w:r>
            <w:r w:rsidRPr="004B27B0">
              <w:rPr>
                <w:rStyle w:val="Hyperlink"/>
                <w:rFonts w:ascii="Times New Roman" w:hAnsi="Times New Roman" w:cs="Times New Roman"/>
                <w:b/>
                <w:noProof/>
              </w:rPr>
              <w:t>Component Matrix</w:t>
            </w:r>
            <w:r>
              <w:rPr>
                <w:noProof/>
                <w:webHidden/>
              </w:rPr>
              <w:tab/>
            </w:r>
            <w:r>
              <w:rPr>
                <w:noProof/>
                <w:webHidden/>
              </w:rPr>
              <w:fldChar w:fldCharType="begin"/>
            </w:r>
            <w:r>
              <w:rPr>
                <w:noProof/>
                <w:webHidden/>
              </w:rPr>
              <w:instrText xml:space="preserve"> PAGEREF _Toc533053783 \h </w:instrText>
            </w:r>
            <w:r>
              <w:rPr>
                <w:noProof/>
                <w:webHidden/>
              </w:rPr>
            </w:r>
            <w:r>
              <w:rPr>
                <w:noProof/>
                <w:webHidden/>
              </w:rPr>
              <w:fldChar w:fldCharType="separate"/>
            </w:r>
            <w:r>
              <w:rPr>
                <w:noProof/>
                <w:webHidden/>
              </w:rPr>
              <w:t>78</w:t>
            </w:r>
            <w:r>
              <w:rPr>
                <w:noProof/>
                <w:webHidden/>
              </w:rPr>
              <w:fldChar w:fldCharType="end"/>
            </w:r>
          </w:hyperlink>
        </w:p>
        <w:p w:rsidR="00FB4F10" w:rsidRDefault="00FB4F10">
          <w:pPr>
            <w:pStyle w:val="TOC3"/>
            <w:tabs>
              <w:tab w:val="left" w:pos="1320"/>
              <w:tab w:val="right" w:leader="dot" w:pos="9954"/>
            </w:tabs>
            <w:rPr>
              <w:noProof/>
            </w:rPr>
          </w:pPr>
          <w:hyperlink w:anchor="_Toc533053784" w:history="1">
            <w:r w:rsidRPr="004B27B0">
              <w:rPr>
                <w:rStyle w:val="Hyperlink"/>
                <w:rFonts w:ascii="Times New Roman" w:hAnsi="Times New Roman" w:cs="Times New Roman"/>
                <w:b/>
                <w:noProof/>
              </w:rPr>
              <w:t>4.6.6</w:t>
            </w:r>
            <w:r>
              <w:rPr>
                <w:noProof/>
              </w:rPr>
              <w:tab/>
            </w:r>
            <w:r w:rsidRPr="004B27B0">
              <w:rPr>
                <w:rStyle w:val="Hyperlink"/>
                <w:rFonts w:ascii="Times New Roman" w:hAnsi="Times New Roman" w:cs="Times New Roman"/>
                <w:b/>
                <w:noProof/>
              </w:rPr>
              <w:t>Rotated Component Matrix</w:t>
            </w:r>
            <w:r>
              <w:rPr>
                <w:noProof/>
                <w:webHidden/>
              </w:rPr>
              <w:tab/>
            </w:r>
            <w:r>
              <w:rPr>
                <w:noProof/>
                <w:webHidden/>
              </w:rPr>
              <w:fldChar w:fldCharType="begin"/>
            </w:r>
            <w:r>
              <w:rPr>
                <w:noProof/>
                <w:webHidden/>
              </w:rPr>
              <w:instrText xml:space="preserve"> PAGEREF _Toc533053784 \h </w:instrText>
            </w:r>
            <w:r>
              <w:rPr>
                <w:noProof/>
                <w:webHidden/>
              </w:rPr>
            </w:r>
            <w:r>
              <w:rPr>
                <w:noProof/>
                <w:webHidden/>
              </w:rPr>
              <w:fldChar w:fldCharType="separate"/>
            </w:r>
            <w:r>
              <w:rPr>
                <w:noProof/>
                <w:webHidden/>
              </w:rPr>
              <w:t>79</w:t>
            </w:r>
            <w:r>
              <w:rPr>
                <w:noProof/>
                <w:webHidden/>
              </w:rPr>
              <w:fldChar w:fldCharType="end"/>
            </w:r>
          </w:hyperlink>
        </w:p>
        <w:p w:rsidR="00FB4F10" w:rsidRDefault="00FB4F10">
          <w:pPr>
            <w:pStyle w:val="TOC3"/>
            <w:tabs>
              <w:tab w:val="left" w:pos="1320"/>
              <w:tab w:val="right" w:leader="dot" w:pos="9954"/>
            </w:tabs>
            <w:rPr>
              <w:noProof/>
            </w:rPr>
          </w:pPr>
          <w:hyperlink w:anchor="_Toc533053785" w:history="1">
            <w:r w:rsidRPr="004B27B0">
              <w:rPr>
                <w:rStyle w:val="Hyperlink"/>
                <w:rFonts w:ascii="Times New Roman" w:hAnsi="Times New Roman" w:cs="Times New Roman"/>
                <w:b/>
                <w:noProof/>
              </w:rPr>
              <w:t>4.6.7</w:t>
            </w:r>
            <w:r>
              <w:rPr>
                <w:noProof/>
              </w:rPr>
              <w:tab/>
            </w:r>
            <w:r w:rsidRPr="004B27B0">
              <w:rPr>
                <w:rStyle w:val="Hyperlink"/>
                <w:rFonts w:ascii="Times New Roman" w:hAnsi="Times New Roman" w:cs="Times New Roman"/>
                <w:b/>
                <w:noProof/>
              </w:rPr>
              <w:t>Factor Rename</w:t>
            </w:r>
            <w:r>
              <w:rPr>
                <w:noProof/>
                <w:webHidden/>
              </w:rPr>
              <w:tab/>
            </w:r>
            <w:r>
              <w:rPr>
                <w:noProof/>
                <w:webHidden/>
              </w:rPr>
              <w:fldChar w:fldCharType="begin"/>
            </w:r>
            <w:r>
              <w:rPr>
                <w:noProof/>
                <w:webHidden/>
              </w:rPr>
              <w:instrText xml:space="preserve"> PAGEREF _Toc533053785 \h </w:instrText>
            </w:r>
            <w:r>
              <w:rPr>
                <w:noProof/>
                <w:webHidden/>
              </w:rPr>
            </w:r>
            <w:r>
              <w:rPr>
                <w:noProof/>
                <w:webHidden/>
              </w:rPr>
              <w:fldChar w:fldCharType="separate"/>
            </w:r>
            <w:r>
              <w:rPr>
                <w:noProof/>
                <w:webHidden/>
              </w:rPr>
              <w:t>80</w:t>
            </w:r>
            <w:r>
              <w:rPr>
                <w:noProof/>
                <w:webHidden/>
              </w:rPr>
              <w:fldChar w:fldCharType="end"/>
            </w:r>
          </w:hyperlink>
        </w:p>
        <w:p w:rsidR="00FB4F10" w:rsidRDefault="00FB4F10">
          <w:pPr>
            <w:pStyle w:val="TOC3"/>
            <w:tabs>
              <w:tab w:val="left" w:pos="1320"/>
              <w:tab w:val="right" w:leader="dot" w:pos="9954"/>
            </w:tabs>
            <w:rPr>
              <w:noProof/>
            </w:rPr>
          </w:pPr>
          <w:hyperlink w:anchor="_Toc533053786" w:history="1">
            <w:r w:rsidRPr="004B27B0">
              <w:rPr>
                <w:rStyle w:val="Hyperlink"/>
                <w:rFonts w:ascii="Times New Roman" w:hAnsi="Times New Roman" w:cs="Times New Roman"/>
                <w:b/>
                <w:noProof/>
              </w:rPr>
              <w:t>4.6.8</w:t>
            </w:r>
            <w:r>
              <w:rPr>
                <w:noProof/>
              </w:rPr>
              <w:tab/>
            </w:r>
            <w:r w:rsidRPr="004B27B0">
              <w:rPr>
                <w:rStyle w:val="Hyperlink"/>
                <w:rFonts w:ascii="Times New Roman" w:hAnsi="Times New Roman" w:cs="Times New Roman"/>
                <w:b/>
                <w:noProof/>
              </w:rPr>
              <w:t>Component Coefficient Matrix</w:t>
            </w:r>
            <w:r>
              <w:rPr>
                <w:noProof/>
                <w:webHidden/>
              </w:rPr>
              <w:tab/>
            </w:r>
            <w:r>
              <w:rPr>
                <w:noProof/>
                <w:webHidden/>
              </w:rPr>
              <w:fldChar w:fldCharType="begin"/>
            </w:r>
            <w:r>
              <w:rPr>
                <w:noProof/>
                <w:webHidden/>
              </w:rPr>
              <w:instrText xml:space="preserve"> PAGEREF _Toc533053786 \h </w:instrText>
            </w:r>
            <w:r>
              <w:rPr>
                <w:noProof/>
                <w:webHidden/>
              </w:rPr>
            </w:r>
            <w:r>
              <w:rPr>
                <w:noProof/>
                <w:webHidden/>
              </w:rPr>
              <w:fldChar w:fldCharType="separate"/>
            </w:r>
            <w:r>
              <w:rPr>
                <w:noProof/>
                <w:webHidden/>
              </w:rPr>
              <w:t>81</w:t>
            </w:r>
            <w:r>
              <w:rPr>
                <w:noProof/>
                <w:webHidden/>
              </w:rPr>
              <w:fldChar w:fldCharType="end"/>
            </w:r>
          </w:hyperlink>
        </w:p>
        <w:p w:rsidR="00FB4F10" w:rsidRDefault="00FB4F10">
          <w:pPr>
            <w:pStyle w:val="TOC3"/>
            <w:tabs>
              <w:tab w:val="left" w:pos="1320"/>
              <w:tab w:val="right" w:leader="dot" w:pos="9954"/>
            </w:tabs>
            <w:rPr>
              <w:noProof/>
            </w:rPr>
          </w:pPr>
          <w:hyperlink w:anchor="_Toc533053787" w:history="1">
            <w:r w:rsidRPr="004B27B0">
              <w:rPr>
                <w:rStyle w:val="Hyperlink"/>
                <w:rFonts w:ascii="Times New Roman" w:hAnsi="Times New Roman" w:cs="Times New Roman"/>
                <w:b/>
                <w:noProof/>
              </w:rPr>
              <w:t>4.6.9</w:t>
            </w:r>
            <w:r>
              <w:rPr>
                <w:noProof/>
              </w:rPr>
              <w:tab/>
            </w:r>
            <w:r w:rsidRPr="004B27B0">
              <w:rPr>
                <w:rStyle w:val="Hyperlink"/>
                <w:rFonts w:ascii="Times New Roman" w:hAnsi="Times New Roman" w:cs="Times New Roman"/>
                <w:b/>
                <w:noProof/>
              </w:rPr>
              <w:t>Construction of Equations for Factors</w:t>
            </w:r>
            <w:r>
              <w:rPr>
                <w:noProof/>
                <w:webHidden/>
              </w:rPr>
              <w:tab/>
            </w:r>
            <w:r>
              <w:rPr>
                <w:noProof/>
                <w:webHidden/>
              </w:rPr>
              <w:fldChar w:fldCharType="begin"/>
            </w:r>
            <w:r>
              <w:rPr>
                <w:noProof/>
                <w:webHidden/>
              </w:rPr>
              <w:instrText xml:space="preserve"> PAGEREF _Toc533053787 \h </w:instrText>
            </w:r>
            <w:r>
              <w:rPr>
                <w:noProof/>
                <w:webHidden/>
              </w:rPr>
            </w:r>
            <w:r>
              <w:rPr>
                <w:noProof/>
                <w:webHidden/>
              </w:rPr>
              <w:fldChar w:fldCharType="separate"/>
            </w:r>
            <w:r>
              <w:rPr>
                <w:noProof/>
                <w:webHidden/>
              </w:rPr>
              <w:t>82</w:t>
            </w:r>
            <w:r>
              <w:rPr>
                <w:noProof/>
                <w:webHidden/>
              </w:rPr>
              <w:fldChar w:fldCharType="end"/>
            </w:r>
          </w:hyperlink>
        </w:p>
        <w:p w:rsidR="00FB4F10" w:rsidRDefault="00FB4F10">
          <w:pPr>
            <w:pStyle w:val="TOC2"/>
            <w:tabs>
              <w:tab w:val="left" w:pos="880"/>
              <w:tab w:val="right" w:leader="dot" w:pos="9954"/>
            </w:tabs>
            <w:rPr>
              <w:noProof/>
            </w:rPr>
          </w:pPr>
          <w:hyperlink w:anchor="_Toc533053788" w:history="1">
            <w:r w:rsidRPr="004B27B0">
              <w:rPr>
                <w:rStyle w:val="Hyperlink"/>
                <w:rFonts w:ascii="Times New Roman" w:hAnsi="Times New Roman" w:cs="Times New Roman"/>
                <w:b/>
                <w:noProof/>
              </w:rPr>
              <w:t>4.7</w:t>
            </w:r>
            <w:r>
              <w:rPr>
                <w:noProof/>
              </w:rPr>
              <w:tab/>
            </w:r>
            <w:r w:rsidRPr="004B27B0">
              <w:rPr>
                <w:rStyle w:val="Hyperlink"/>
                <w:rFonts w:ascii="Times New Roman" w:hAnsi="Times New Roman" w:cs="Times New Roman"/>
                <w:b/>
                <w:noProof/>
              </w:rPr>
              <w:t>Reliability Test for the Factors Developed in the Model</w:t>
            </w:r>
            <w:r>
              <w:rPr>
                <w:noProof/>
                <w:webHidden/>
              </w:rPr>
              <w:tab/>
            </w:r>
            <w:r>
              <w:rPr>
                <w:noProof/>
                <w:webHidden/>
              </w:rPr>
              <w:fldChar w:fldCharType="begin"/>
            </w:r>
            <w:r>
              <w:rPr>
                <w:noProof/>
                <w:webHidden/>
              </w:rPr>
              <w:instrText xml:space="preserve"> PAGEREF _Toc533053788 \h </w:instrText>
            </w:r>
            <w:r>
              <w:rPr>
                <w:noProof/>
                <w:webHidden/>
              </w:rPr>
            </w:r>
            <w:r>
              <w:rPr>
                <w:noProof/>
                <w:webHidden/>
              </w:rPr>
              <w:fldChar w:fldCharType="separate"/>
            </w:r>
            <w:r>
              <w:rPr>
                <w:noProof/>
                <w:webHidden/>
              </w:rPr>
              <w:t>82</w:t>
            </w:r>
            <w:r>
              <w:rPr>
                <w:noProof/>
                <w:webHidden/>
              </w:rPr>
              <w:fldChar w:fldCharType="end"/>
            </w:r>
          </w:hyperlink>
        </w:p>
        <w:p w:rsidR="00FB4F10" w:rsidRDefault="00FB4F10">
          <w:pPr>
            <w:pStyle w:val="TOC3"/>
            <w:tabs>
              <w:tab w:val="left" w:pos="1320"/>
              <w:tab w:val="right" w:leader="dot" w:pos="9954"/>
            </w:tabs>
            <w:rPr>
              <w:noProof/>
            </w:rPr>
          </w:pPr>
          <w:hyperlink w:anchor="_Toc533053789" w:history="1">
            <w:r w:rsidRPr="004B27B0">
              <w:rPr>
                <w:rStyle w:val="Hyperlink"/>
                <w:rFonts w:ascii="Times New Roman" w:hAnsi="Times New Roman" w:cs="Times New Roman"/>
                <w:b/>
                <w:noProof/>
              </w:rPr>
              <w:t>4.7.1</w:t>
            </w:r>
            <w:r>
              <w:rPr>
                <w:noProof/>
              </w:rPr>
              <w:tab/>
            </w:r>
            <w:r w:rsidRPr="004B27B0">
              <w:rPr>
                <w:rStyle w:val="Hyperlink"/>
                <w:rFonts w:ascii="Times New Roman" w:hAnsi="Times New Roman" w:cs="Times New Roman"/>
                <w:b/>
                <w:noProof/>
              </w:rPr>
              <w:t>Infrastructure Facilities</w:t>
            </w:r>
            <w:r>
              <w:rPr>
                <w:noProof/>
                <w:webHidden/>
              </w:rPr>
              <w:tab/>
            </w:r>
            <w:r>
              <w:rPr>
                <w:noProof/>
                <w:webHidden/>
              </w:rPr>
              <w:fldChar w:fldCharType="begin"/>
            </w:r>
            <w:r>
              <w:rPr>
                <w:noProof/>
                <w:webHidden/>
              </w:rPr>
              <w:instrText xml:space="preserve"> PAGEREF _Toc533053789 \h </w:instrText>
            </w:r>
            <w:r>
              <w:rPr>
                <w:noProof/>
                <w:webHidden/>
              </w:rPr>
            </w:r>
            <w:r>
              <w:rPr>
                <w:noProof/>
                <w:webHidden/>
              </w:rPr>
              <w:fldChar w:fldCharType="separate"/>
            </w:r>
            <w:r>
              <w:rPr>
                <w:noProof/>
                <w:webHidden/>
              </w:rPr>
              <w:t>82</w:t>
            </w:r>
            <w:r>
              <w:rPr>
                <w:noProof/>
                <w:webHidden/>
              </w:rPr>
              <w:fldChar w:fldCharType="end"/>
            </w:r>
          </w:hyperlink>
        </w:p>
        <w:p w:rsidR="00FB4F10" w:rsidRDefault="00FB4F10">
          <w:pPr>
            <w:pStyle w:val="TOC3"/>
            <w:tabs>
              <w:tab w:val="left" w:pos="1320"/>
              <w:tab w:val="right" w:leader="dot" w:pos="9954"/>
            </w:tabs>
            <w:rPr>
              <w:noProof/>
            </w:rPr>
          </w:pPr>
          <w:hyperlink w:anchor="_Toc533053790" w:history="1">
            <w:r w:rsidRPr="004B27B0">
              <w:rPr>
                <w:rStyle w:val="Hyperlink"/>
                <w:rFonts w:ascii="Times New Roman" w:hAnsi="Times New Roman" w:cs="Times New Roman"/>
                <w:b/>
                <w:noProof/>
              </w:rPr>
              <w:t>4.7.2</w:t>
            </w:r>
            <w:r>
              <w:rPr>
                <w:noProof/>
              </w:rPr>
              <w:tab/>
            </w:r>
            <w:r w:rsidRPr="004B27B0">
              <w:rPr>
                <w:rStyle w:val="Hyperlink"/>
                <w:rFonts w:ascii="Times New Roman" w:hAnsi="Times New Roman" w:cs="Times New Roman"/>
                <w:b/>
                <w:noProof/>
              </w:rPr>
              <w:t>Personal Consideration</w:t>
            </w:r>
            <w:r>
              <w:rPr>
                <w:noProof/>
                <w:webHidden/>
              </w:rPr>
              <w:tab/>
            </w:r>
            <w:r>
              <w:rPr>
                <w:noProof/>
                <w:webHidden/>
              </w:rPr>
              <w:fldChar w:fldCharType="begin"/>
            </w:r>
            <w:r>
              <w:rPr>
                <w:noProof/>
                <w:webHidden/>
              </w:rPr>
              <w:instrText xml:space="preserve"> PAGEREF _Toc533053790 \h </w:instrText>
            </w:r>
            <w:r>
              <w:rPr>
                <w:noProof/>
                <w:webHidden/>
              </w:rPr>
            </w:r>
            <w:r>
              <w:rPr>
                <w:noProof/>
                <w:webHidden/>
              </w:rPr>
              <w:fldChar w:fldCharType="separate"/>
            </w:r>
            <w:r>
              <w:rPr>
                <w:noProof/>
                <w:webHidden/>
              </w:rPr>
              <w:t>83</w:t>
            </w:r>
            <w:r>
              <w:rPr>
                <w:noProof/>
                <w:webHidden/>
              </w:rPr>
              <w:fldChar w:fldCharType="end"/>
            </w:r>
          </w:hyperlink>
        </w:p>
        <w:p w:rsidR="00FB4F10" w:rsidRDefault="00FB4F10">
          <w:pPr>
            <w:pStyle w:val="TOC3"/>
            <w:tabs>
              <w:tab w:val="left" w:pos="1320"/>
              <w:tab w:val="right" w:leader="dot" w:pos="9954"/>
            </w:tabs>
            <w:rPr>
              <w:noProof/>
            </w:rPr>
          </w:pPr>
          <w:hyperlink w:anchor="_Toc533053791" w:history="1">
            <w:r w:rsidRPr="004B27B0">
              <w:rPr>
                <w:rStyle w:val="Hyperlink"/>
                <w:rFonts w:ascii="Times New Roman" w:hAnsi="Times New Roman" w:cs="Times New Roman"/>
                <w:b/>
                <w:noProof/>
              </w:rPr>
              <w:t>4.7.3</w:t>
            </w:r>
            <w:r>
              <w:rPr>
                <w:noProof/>
              </w:rPr>
              <w:tab/>
            </w:r>
            <w:r w:rsidRPr="004B27B0">
              <w:rPr>
                <w:rStyle w:val="Hyperlink"/>
                <w:rFonts w:ascii="Times New Roman" w:hAnsi="Times New Roman" w:cs="Times New Roman"/>
                <w:b/>
                <w:noProof/>
              </w:rPr>
              <w:t>Mobility and Cost Factors</w:t>
            </w:r>
            <w:r>
              <w:rPr>
                <w:noProof/>
                <w:webHidden/>
              </w:rPr>
              <w:tab/>
            </w:r>
            <w:r>
              <w:rPr>
                <w:noProof/>
                <w:webHidden/>
              </w:rPr>
              <w:fldChar w:fldCharType="begin"/>
            </w:r>
            <w:r>
              <w:rPr>
                <w:noProof/>
                <w:webHidden/>
              </w:rPr>
              <w:instrText xml:space="preserve"> PAGEREF _Toc533053791 \h </w:instrText>
            </w:r>
            <w:r>
              <w:rPr>
                <w:noProof/>
                <w:webHidden/>
              </w:rPr>
            </w:r>
            <w:r>
              <w:rPr>
                <w:noProof/>
                <w:webHidden/>
              </w:rPr>
              <w:fldChar w:fldCharType="separate"/>
            </w:r>
            <w:r>
              <w:rPr>
                <w:noProof/>
                <w:webHidden/>
              </w:rPr>
              <w:t>83</w:t>
            </w:r>
            <w:r>
              <w:rPr>
                <w:noProof/>
                <w:webHidden/>
              </w:rPr>
              <w:fldChar w:fldCharType="end"/>
            </w:r>
          </w:hyperlink>
        </w:p>
        <w:p w:rsidR="00FB4F10" w:rsidRDefault="00FB4F10">
          <w:pPr>
            <w:pStyle w:val="TOC3"/>
            <w:tabs>
              <w:tab w:val="left" w:pos="1320"/>
              <w:tab w:val="right" w:leader="dot" w:pos="9954"/>
            </w:tabs>
            <w:rPr>
              <w:noProof/>
            </w:rPr>
          </w:pPr>
          <w:hyperlink w:anchor="_Toc533053792" w:history="1">
            <w:r w:rsidRPr="004B27B0">
              <w:rPr>
                <w:rStyle w:val="Hyperlink"/>
                <w:rFonts w:ascii="Times New Roman" w:hAnsi="Times New Roman" w:cs="Times New Roman"/>
                <w:b/>
                <w:noProof/>
              </w:rPr>
              <w:t>4.7.4</w:t>
            </w:r>
            <w:r>
              <w:rPr>
                <w:noProof/>
              </w:rPr>
              <w:tab/>
            </w:r>
            <w:r w:rsidRPr="004B27B0">
              <w:rPr>
                <w:rStyle w:val="Hyperlink"/>
                <w:rFonts w:ascii="Times New Roman" w:hAnsi="Times New Roman" w:cs="Times New Roman"/>
                <w:b/>
                <w:noProof/>
              </w:rPr>
              <w:t>External Environment and Social Influence</w:t>
            </w:r>
            <w:r>
              <w:rPr>
                <w:noProof/>
                <w:webHidden/>
              </w:rPr>
              <w:tab/>
            </w:r>
            <w:r>
              <w:rPr>
                <w:noProof/>
                <w:webHidden/>
              </w:rPr>
              <w:fldChar w:fldCharType="begin"/>
            </w:r>
            <w:r>
              <w:rPr>
                <w:noProof/>
                <w:webHidden/>
              </w:rPr>
              <w:instrText xml:space="preserve"> PAGEREF _Toc533053792 \h </w:instrText>
            </w:r>
            <w:r>
              <w:rPr>
                <w:noProof/>
                <w:webHidden/>
              </w:rPr>
            </w:r>
            <w:r>
              <w:rPr>
                <w:noProof/>
                <w:webHidden/>
              </w:rPr>
              <w:fldChar w:fldCharType="separate"/>
            </w:r>
            <w:r>
              <w:rPr>
                <w:noProof/>
                <w:webHidden/>
              </w:rPr>
              <w:t>83</w:t>
            </w:r>
            <w:r>
              <w:rPr>
                <w:noProof/>
                <w:webHidden/>
              </w:rPr>
              <w:fldChar w:fldCharType="end"/>
            </w:r>
          </w:hyperlink>
        </w:p>
        <w:p w:rsidR="00FB4F10" w:rsidRDefault="00FB4F10">
          <w:pPr>
            <w:pStyle w:val="TOC3"/>
            <w:tabs>
              <w:tab w:val="left" w:pos="1320"/>
              <w:tab w:val="right" w:leader="dot" w:pos="9954"/>
            </w:tabs>
            <w:rPr>
              <w:noProof/>
            </w:rPr>
          </w:pPr>
          <w:hyperlink w:anchor="_Toc533053793" w:history="1">
            <w:r w:rsidRPr="004B27B0">
              <w:rPr>
                <w:rStyle w:val="Hyperlink"/>
                <w:rFonts w:ascii="Times New Roman" w:hAnsi="Times New Roman" w:cs="Times New Roman"/>
                <w:b/>
                <w:noProof/>
              </w:rPr>
              <w:t>4.7.5</w:t>
            </w:r>
            <w:r>
              <w:rPr>
                <w:noProof/>
              </w:rPr>
              <w:tab/>
            </w:r>
            <w:r w:rsidRPr="004B27B0">
              <w:rPr>
                <w:rStyle w:val="Hyperlink"/>
                <w:rFonts w:ascii="Times New Roman" w:hAnsi="Times New Roman" w:cs="Times New Roman"/>
                <w:b/>
                <w:noProof/>
              </w:rPr>
              <w:t>Construction and Policy Making</w:t>
            </w:r>
            <w:r>
              <w:rPr>
                <w:noProof/>
                <w:webHidden/>
              </w:rPr>
              <w:tab/>
            </w:r>
            <w:r>
              <w:rPr>
                <w:noProof/>
                <w:webHidden/>
              </w:rPr>
              <w:fldChar w:fldCharType="begin"/>
            </w:r>
            <w:r>
              <w:rPr>
                <w:noProof/>
                <w:webHidden/>
              </w:rPr>
              <w:instrText xml:space="preserve"> PAGEREF _Toc533053793 \h </w:instrText>
            </w:r>
            <w:r>
              <w:rPr>
                <w:noProof/>
                <w:webHidden/>
              </w:rPr>
            </w:r>
            <w:r>
              <w:rPr>
                <w:noProof/>
                <w:webHidden/>
              </w:rPr>
              <w:fldChar w:fldCharType="separate"/>
            </w:r>
            <w:r>
              <w:rPr>
                <w:noProof/>
                <w:webHidden/>
              </w:rPr>
              <w:t>84</w:t>
            </w:r>
            <w:r>
              <w:rPr>
                <w:noProof/>
                <w:webHidden/>
              </w:rPr>
              <w:fldChar w:fldCharType="end"/>
            </w:r>
          </w:hyperlink>
        </w:p>
        <w:p w:rsidR="00FB4F10" w:rsidRDefault="00FB4F10">
          <w:pPr>
            <w:pStyle w:val="TOC2"/>
            <w:tabs>
              <w:tab w:val="left" w:pos="880"/>
              <w:tab w:val="right" w:leader="dot" w:pos="9954"/>
            </w:tabs>
            <w:rPr>
              <w:noProof/>
            </w:rPr>
          </w:pPr>
          <w:hyperlink w:anchor="_Toc533053794" w:history="1">
            <w:r w:rsidRPr="004B27B0">
              <w:rPr>
                <w:rStyle w:val="Hyperlink"/>
                <w:rFonts w:ascii="Times New Roman" w:hAnsi="Times New Roman" w:cs="Times New Roman"/>
                <w:b/>
                <w:noProof/>
              </w:rPr>
              <w:t>4.8</w:t>
            </w:r>
            <w:r>
              <w:rPr>
                <w:noProof/>
              </w:rPr>
              <w:tab/>
            </w:r>
            <w:r w:rsidRPr="004B27B0">
              <w:rPr>
                <w:rStyle w:val="Hyperlink"/>
                <w:rFonts w:ascii="Times New Roman" w:hAnsi="Times New Roman" w:cs="Times New Roman"/>
                <w:b/>
                <w:noProof/>
              </w:rPr>
              <w:t>Cross Tabulation</w:t>
            </w:r>
            <w:r>
              <w:rPr>
                <w:noProof/>
                <w:webHidden/>
              </w:rPr>
              <w:tab/>
            </w:r>
            <w:r>
              <w:rPr>
                <w:noProof/>
                <w:webHidden/>
              </w:rPr>
              <w:fldChar w:fldCharType="begin"/>
            </w:r>
            <w:r>
              <w:rPr>
                <w:noProof/>
                <w:webHidden/>
              </w:rPr>
              <w:instrText xml:space="preserve"> PAGEREF _Toc533053794 \h </w:instrText>
            </w:r>
            <w:r>
              <w:rPr>
                <w:noProof/>
                <w:webHidden/>
              </w:rPr>
            </w:r>
            <w:r>
              <w:rPr>
                <w:noProof/>
                <w:webHidden/>
              </w:rPr>
              <w:fldChar w:fldCharType="separate"/>
            </w:r>
            <w:r>
              <w:rPr>
                <w:noProof/>
                <w:webHidden/>
              </w:rPr>
              <w:t>84</w:t>
            </w:r>
            <w:r>
              <w:rPr>
                <w:noProof/>
                <w:webHidden/>
              </w:rPr>
              <w:fldChar w:fldCharType="end"/>
            </w:r>
          </w:hyperlink>
        </w:p>
        <w:p w:rsidR="00FB4F10" w:rsidRDefault="00FB4F10">
          <w:pPr>
            <w:pStyle w:val="TOC2"/>
            <w:tabs>
              <w:tab w:val="left" w:pos="880"/>
              <w:tab w:val="right" w:leader="dot" w:pos="9954"/>
            </w:tabs>
            <w:rPr>
              <w:noProof/>
            </w:rPr>
          </w:pPr>
          <w:hyperlink w:anchor="_Toc533053795" w:history="1">
            <w:r w:rsidRPr="004B27B0">
              <w:rPr>
                <w:rStyle w:val="Hyperlink"/>
                <w:rFonts w:ascii="Times New Roman" w:hAnsi="Times New Roman" w:cs="Times New Roman"/>
                <w:b/>
                <w:noProof/>
              </w:rPr>
              <w:t>4.9</w:t>
            </w:r>
            <w:r>
              <w:rPr>
                <w:noProof/>
              </w:rPr>
              <w:tab/>
            </w:r>
            <w:r w:rsidRPr="004B27B0">
              <w:rPr>
                <w:rStyle w:val="Hyperlink"/>
                <w:rFonts w:ascii="Times New Roman" w:hAnsi="Times New Roman" w:cs="Times New Roman"/>
                <w:b/>
                <w:noProof/>
              </w:rPr>
              <w:t>Hypothesis Testing</w:t>
            </w:r>
            <w:r>
              <w:rPr>
                <w:noProof/>
                <w:webHidden/>
              </w:rPr>
              <w:tab/>
            </w:r>
            <w:r>
              <w:rPr>
                <w:noProof/>
                <w:webHidden/>
              </w:rPr>
              <w:fldChar w:fldCharType="begin"/>
            </w:r>
            <w:r>
              <w:rPr>
                <w:noProof/>
                <w:webHidden/>
              </w:rPr>
              <w:instrText xml:space="preserve"> PAGEREF _Toc533053795 \h </w:instrText>
            </w:r>
            <w:r>
              <w:rPr>
                <w:noProof/>
                <w:webHidden/>
              </w:rPr>
            </w:r>
            <w:r>
              <w:rPr>
                <w:noProof/>
                <w:webHidden/>
              </w:rPr>
              <w:fldChar w:fldCharType="separate"/>
            </w:r>
            <w:r>
              <w:rPr>
                <w:noProof/>
                <w:webHidden/>
              </w:rPr>
              <w:t>88</w:t>
            </w:r>
            <w:r>
              <w:rPr>
                <w:noProof/>
                <w:webHidden/>
              </w:rPr>
              <w:fldChar w:fldCharType="end"/>
            </w:r>
          </w:hyperlink>
        </w:p>
        <w:p w:rsidR="00FB4F10" w:rsidRDefault="00FB4F10">
          <w:pPr>
            <w:pStyle w:val="TOC3"/>
            <w:tabs>
              <w:tab w:val="left" w:pos="1320"/>
              <w:tab w:val="right" w:leader="dot" w:pos="9954"/>
            </w:tabs>
            <w:rPr>
              <w:noProof/>
            </w:rPr>
          </w:pPr>
          <w:hyperlink w:anchor="_Toc533053796" w:history="1">
            <w:r w:rsidRPr="004B27B0">
              <w:rPr>
                <w:rStyle w:val="Hyperlink"/>
                <w:rFonts w:ascii="Times New Roman" w:hAnsi="Times New Roman" w:cs="Times New Roman"/>
                <w:b/>
                <w:noProof/>
              </w:rPr>
              <w:t>4.9.1</w:t>
            </w:r>
            <w:r>
              <w:rPr>
                <w:noProof/>
              </w:rPr>
              <w:tab/>
            </w:r>
            <w:r w:rsidRPr="004B27B0">
              <w:rPr>
                <w:rStyle w:val="Hyperlink"/>
                <w:rFonts w:ascii="Times New Roman" w:hAnsi="Times New Roman" w:cs="Times New Roman"/>
                <w:b/>
                <w:noProof/>
              </w:rPr>
              <w:t>Hypothesis Testing for Infrastructure facilities</w:t>
            </w:r>
            <w:r>
              <w:rPr>
                <w:noProof/>
                <w:webHidden/>
              </w:rPr>
              <w:tab/>
            </w:r>
            <w:r>
              <w:rPr>
                <w:noProof/>
                <w:webHidden/>
              </w:rPr>
              <w:fldChar w:fldCharType="begin"/>
            </w:r>
            <w:r>
              <w:rPr>
                <w:noProof/>
                <w:webHidden/>
              </w:rPr>
              <w:instrText xml:space="preserve"> PAGEREF _Toc533053796 \h </w:instrText>
            </w:r>
            <w:r>
              <w:rPr>
                <w:noProof/>
                <w:webHidden/>
              </w:rPr>
            </w:r>
            <w:r>
              <w:rPr>
                <w:noProof/>
                <w:webHidden/>
              </w:rPr>
              <w:fldChar w:fldCharType="separate"/>
            </w:r>
            <w:r>
              <w:rPr>
                <w:noProof/>
                <w:webHidden/>
              </w:rPr>
              <w:t>88</w:t>
            </w:r>
            <w:r>
              <w:rPr>
                <w:noProof/>
                <w:webHidden/>
              </w:rPr>
              <w:fldChar w:fldCharType="end"/>
            </w:r>
          </w:hyperlink>
        </w:p>
        <w:p w:rsidR="00FB4F10" w:rsidRDefault="00FB4F10">
          <w:pPr>
            <w:pStyle w:val="TOC3"/>
            <w:tabs>
              <w:tab w:val="left" w:pos="1320"/>
              <w:tab w:val="right" w:leader="dot" w:pos="9954"/>
            </w:tabs>
            <w:rPr>
              <w:noProof/>
            </w:rPr>
          </w:pPr>
          <w:hyperlink w:anchor="_Toc533053797" w:history="1">
            <w:r w:rsidRPr="004B27B0">
              <w:rPr>
                <w:rStyle w:val="Hyperlink"/>
                <w:rFonts w:ascii="Times New Roman" w:hAnsi="Times New Roman" w:cs="Times New Roman"/>
                <w:b/>
                <w:noProof/>
              </w:rPr>
              <w:t>4.9.2</w:t>
            </w:r>
            <w:r>
              <w:rPr>
                <w:noProof/>
              </w:rPr>
              <w:tab/>
            </w:r>
            <w:r w:rsidRPr="004B27B0">
              <w:rPr>
                <w:rStyle w:val="Hyperlink"/>
                <w:rFonts w:ascii="Times New Roman" w:hAnsi="Times New Roman" w:cs="Times New Roman"/>
                <w:b/>
                <w:noProof/>
              </w:rPr>
              <w:t>Hypothesis Testing for Personal Consideration</w:t>
            </w:r>
            <w:r>
              <w:rPr>
                <w:noProof/>
                <w:webHidden/>
              </w:rPr>
              <w:tab/>
            </w:r>
            <w:r>
              <w:rPr>
                <w:noProof/>
                <w:webHidden/>
              </w:rPr>
              <w:fldChar w:fldCharType="begin"/>
            </w:r>
            <w:r>
              <w:rPr>
                <w:noProof/>
                <w:webHidden/>
              </w:rPr>
              <w:instrText xml:space="preserve"> PAGEREF _Toc533053797 \h </w:instrText>
            </w:r>
            <w:r>
              <w:rPr>
                <w:noProof/>
                <w:webHidden/>
              </w:rPr>
            </w:r>
            <w:r>
              <w:rPr>
                <w:noProof/>
                <w:webHidden/>
              </w:rPr>
              <w:fldChar w:fldCharType="separate"/>
            </w:r>
            <w:r>
              <w:rPr>
                <w:noProof/>
                <w:webHidden/>
              </w:rPr>
              <w:t>89</w:t>
            </w:r>
            <w:r>
              <w:rPr>
                <w:noProof/>
                <w:webHidden/>
              </w:rPr>
              <w:fldChar w:fldCharType="end"/>
            </w:r>
          </w:hyperlink>
        </w:p>
        <w:p w:rsidR="00FB4F10" w:rsidRDefault="00FB4F10">
          <w:pPr>
            <w:pStyle w:val="TOC3"/>
            <w:tabs>
              <w:tab w:val="left" w:pos="1320"/>
              <w:tab w:val="right" w:leader="dot" w:pos="9954"/>
            </w:tabs>
            <w:rPr>
              <w:noProof/>
            </w:rPr>
          </w:pPr>
          <w:hyperlink w:anchor="_Toc533053798" w:history="1">
            <w:r w:rsidRPr="004B27B0">
              <w:rPr>
                <w:rStyle w:val="Hyperlink"/>
                <w:rFonts w:ascii="Times New Roman" w:hAnsi="Times New Roman" w:cs="Times New Roman"/>
                <w:b/>
                <w:noProof/>
              </w:rPr>
              <w:t>4.9.3</w:t>
            </w:r>
            <w:r>
              <w:rPr>
                <w:noProof/>
              </w:rPr>
              <w:tab/>
            </w:r>
            <w:r w:rsidRPr="004B27B0">
              <w:rPr>
                <w:rStyle w:val="Hyperlink"/>
                <w:rFonts w:ascii="Times New Roman" w:hAnsi="Times New Roman" w:cs="Times New Roman"/>
                <w:b/>
                <w:noProof/>
              </w:rPr>
              <w:t>Hypothesis Testing for Mobility and cost factor</w:t>
            </w:r>
            <w:r>
              <w:rPr>
                <w:noProof/>
                <w:webHidden/>
              </w:rPr>
              <w:tab/>
            </w:r>
            <w:r>
              <w:rPr>
                <w:noProof/>
                <w:webHidden/>
              </w:rPr>
              <w:fldChar w:fldCharType="begin"/>
            </w:r>
            <w:r>
              <w:rPr>
                <w:noProof/>
                <w:webHidden/>
              </w:rPr>
              <w:instrText xml:space="preserve"> PAGEREF _Toc533053798 \h </w:instrText>
            </w:r>
            <w:r>
              <w:rPr>
                <w:noProof/>
                <w:webHidden/>
              </w:rPr>
            </w:r>
            <w:r>
              <w:rPr>
                <w:noProof/>
                <w:webHidden/>
              </w:rPr>
              <w:fldChar w:fldCharType="separate"/>
            </w:r>
            <w:r>
              <w:rPr>
                <w:noProof/>
                <w:webHidden/>
              </w:rPr>
              <w:t>90</w:t>
            </w:r>
            <w:r>
              <w:rPr>
                <w:noProof/>
                <w:webHidden/>
              </w:rPr>
              <w:fldChar w:fldCharType="end"/>
            </w:r>
          </w:hyperlink>
        </w:p>
        <w:p w:rsidR="00FB4F10" w:rsidRDefault="00FB4F10">
          <w:pPr>
            <w:pStyle w:val="TOC3"/>
            <w:tabs>
              <w:tab w:val="left" w:pos="1320"/>
              <w:tab w:val="right" w:leader="dot" w:pos="9954"/>
            </w:tabs>
            <w:rPr>
              <w:noProof/>
            </w:rPr>
          </w:pPr>
          <w:hyperlink w:anchor="_Toc533053799" w:history="1">
            <w:r w:rsidRPr="004B27B0">
              <w:rPr>
                <w:rStyle w:val="Hyperlink"/>
                <w:rFonts w:ascii="Times New Roman" w:hAnsi="Times New Roman" w:cs="Times New Roman"/>
                <w:b/>
                <w:noProof/>
              </w:rPr>
              <w:t>4.9.4</w:t>
            </w:r>
            <w:r>
              <w:rPr>
                <w:noProof/>
              </w:rPr>
              <w:tab/>
            </w:r>
            <w:r w:rsidRPr="004B27B0">
              <w:rPr>
                <w:rStyle w:val="Hyperlink"/>
                <w:rFonts w:ascii="Times New Roman" w:hAnsi="Times New Roman" w:cs="Times New Roman"/>
                <w:b/>
                <w:noProof/>
              </w:rPr>
              <w:t>Hypothesis Testing for External environment and Social influence</w:t>
            </w:r>
            <w:r>
              <w:rPr>
                <w:noProof/>
                <w:webHidden/>
              </w:rPr>
              <w:tab/>
            </w:r>
            <w:r>
              <w:rPr>
                <w:noProof/>
                <w:webHidden/>
              </w:rPr>
              <w:fldChar w:fldCharType="begin"/>
            </w:r>
            <w:r>
              <w:rPr>
                <w:noProof/>
                <w:webHidden/>
              </w:rPr>
              <w:instrText xml:space="preserve"> PAGEREF _Toc533053799 \h </w:instrText>
            </w:r>
            <w:r>
              <w:rPr>
                <w:noProof/>
                <w:webHidden/>
              </w:rPr>
            </w:r>
            <w:r>
              <w:rPr>
                <w:noProof/>
                <w:webHidden/>
              </w:rPr>
              <w:fldChar w:fldCharType="separate"/>
            </w:r>
            <w:r>
              <w:rPr>
                <w:noProof/>
                <w:webHidden/>
              </w:rPr>
              <w:t>91</w:t>
            </w:r>
            <w:r>
              <w:rPr>
                <w:noProof/>
                <w:webHidden/>
              </w:rPr>
              <w:fldChar w:fldCharType="end"/>
            </w:r>
          </w:hyperlink>
        </w:p>
        <w:p w:rsidR="00FB4F10" w:rsidRDefault="00FB4F10">
          <w:pPr>
            <w:pStyle w:val="TOC3"/>
            <w:tabs>
              <w:tab w:val="left" w:pos="1320"/>
              <w:tab w:val="right" w:leader="dot" w:pos="9954"/>
            </w:tabs>
            <w:rPr>
              <w:noProof/>
            </w:rPr>
          </w:pPr>
          <w:hyperlink w:anchor="_Toc533053800" w:history="1">
            <w:r w:rsidRPr="004B27B0">
              <w:rPr>
                <w:rStyle w:val="Hyperlink"/>
                <w:rFonts w:ascii="Times New Roman" w:hAnsi="Times New Roman" w:cs="Times New Roman"/>
                <w:b/>
                <w:noProof/>
              </w:rPr>
              <w:t>4.9.5</w:t>
            </w:r>
            <w:r>
              <w:rPr>
                <w:noProof/>
              </w:rPr>
              <w:tab/>
            </w:r>
            <w:r w:rsidRPr="004B27B0">
              <w:rPr>
                <w:rStyle w:val="Hyperlink"/>
                <w:rFonts w:ascii="Times New Roman" w:hAnsi="Times New Roman" w:cs="Times New Roman"/>
                <w:b/>
                <w:noProof/>
              </w:rPr>
              <w:t>Hypothesis Testing for Construction and Policy Making</w:t>
            </w:r>
            <w:r>
              <w:rPr>
                <w:noProof/>
                <w:webHidden/>
              </w:rPr>
              <w:tab/>
            </w:r>
            <w:r>
              <w:rPr>
                <w:noProof/>
                <w:webHidden/>
              </w:rPr>
              <w:fldChar w:fldCharType="begin"/>
            </w:r>
            <w:r>
              <w:rPr>
                <w:noProof/>
                <w:webHidden/>
              </w:rPr>
              <w:instrText xml:space="preserve"> PAGEREF _Toc533053800 \h </w:instrText>
            </w:r>
            <w:r>
              <w:rPr>
                <w:noProof/>
                <w:webHidden/>
              </w:rPr>
            </w:r>
            <w:r>
              <w:rPr>
                <w:noProof/>
                <w:webHidden/>
              </w:rPr>
              <w:fldChar w:fldCharType="separate"/>
            </w:r>
            <w:r>
              <w:rPr>
                <w:noProof/>
                <w:webHidden/>
              </w:rPr>
              <w:t>92</w:t>
            </w:r>
            <w:r>
              <w:rPr>
                <w:noProof/>
                <w:webHidden/>
              </w:rPr>
              <w:fldChar w:fldCharType="end"/>
            </w:r>
          </w:hyperlink>
        </w:p>
        <w:p w:rsidR="00FB4F10" w:rsidRDefault="00FB4F10">
          <w:pPr>
            <w:pStyle w:val="TOC3"/>
            <w:tabs>
              <w:tab w:val="left" w:pos="1320"/>
              <w:tab w:val="right" w:leader="dot" w:pos="9954"/>
            </w:tabs>
            <w:rPr>
              <w:noProof/>
            </w:rPr>
          </w:pPr>
          <w:hyperlink w:anchor="_Toc533053801" w:history="1">
            <w:r w:rsidRPr="004B27B0">
              <w:rPr>
                <w:rStyle w:val="Hyperlink"/>
                <w:rFonts w:ascii="Times New Roman" w:hAnsi="Times New Roman" w:cs="Times New Roman"/>
                <w:b/>
                <w:noProof/>
              </w:rPr>
              <w:t>4.9.6</w:t>
            </w:r>
            <w:r>
              <w:rPr>
                <w:noProof/>
              </w:rPr>
              <w:tab/>
            </w:r>
            <w:r w:rsidRPr="004B27B0">
              <w:rPr>
                <w:rStyle w:val="Hyperlink"/>
                <w:rFonts w:ascii="Times New Roman" w:hAnsi="Times New Roman" w:cs="Times New Roman"/>
                <w:b/>
                <w:noProof/>
              </w:rPr>
              <w:t>Hypothesis Testing for Environmental Consciousness</w:t>
            </w:r>
            <w:r>
              <w:rPr>
                <w:noProof/>
                <w:webHidden/>
              </w:rPr>
              <w:tab/>
            </w:r>
            <w:r>
              <w:rPr>
                <w:noProof/>
                <w:webHidden/>
              </w:rPr>
              <w:fldChar w:fldCharType="begin"/>
            </w:r>
            <w:r>
              <w:rPr>
                <w:noProof/>
                <w:webHidden/>
              </w:rPr>
              <w:instrText xml:space="preserve"> PAGEREF _Toc533053801 \h </w:instrText>
            </w:r>
            <w:r>
              <w:rPr>
                <w:noProof/>
                <w:webHidden/>
              </w:rPr>
            </w:r>
            <w:r>
              <w:rPr>
                <w:noProof/>
                <w:webHidden/>
              </w:rPr>
              <w:fldChar w:fldCharType="separate"/>
            </w:r>
            <w:r>
              <w:rPr>
                <w:noProof/>
                <w:webHidden/>
              </w:rPr>
              <w:t>93</w:t>
            </w:r>
            <w:r>
              <w:rPr>
                <w:noProof/>
                <w:webHidden/>
              </w:rPr>
              <w:fldChar w:fldCharType="end"/>
            </w:r>
          </w:hyperlink>
        </w:p>
        <w:p w:rsidR="00FB4F10" w:rsidRDefault="00FB4F10">
          <w:pPr>
            <w:pStyle w:val="TOC2"/>
            <w:tabs>
              <w:tab w:val="left" w:pos="880"/>
              <w:tab w:val="right" w:leader="dot" w:pos="9954"/>
            </w:tabs>
            <w:rPr>
              <w:noProof/>
            </w:rPr>
          </w:pPr>
          <w:hyperlink w:anchor="_Toc533053802" w:history="1">
            <w:r w:rsidRPr="004B27B0">
              <w:rPr>
                <w:rStyle w:val="Hyperlink"/>
                <w:rFonts w:ascii="Times New Roman" w:hAnsi="Times New Roman" w:cs="Times New Roman"/>
                <w:b/>
                <w:noProof/>
              </w:rPr>
              <w:t>4.10</w:t>
            </w:r>
            <w:r>
              <w:rPr>
                <w:noProof/>
              </w:rPr>
              <w:tab/>
            </w:r>
            <w:r w:rsidRPr="004B27B0">
              <w:rPr>
                <w:rStyle w:val="Hyperlink"/>
                <w:rFonts w:ascii="Times New Roman" w:hAnsi="Times New Roman" w:cs="Times New Roman"/>
                <w:b/>
                <w:noProof/>
              </w:rPr>
              <w:t>Chapter Summary</w:t>
            </w:r>
            <w:r>
              <w:rPr>
                <w:noProof/>
                <w:webHidden/>
              </w:rPr>
              <w:tab/>
            </w:r>
            <w:r>
              <w:rPr>
                <w:noProof/>
                <w:webHidden/>
              </w:rPr>
              <w:fldChar w:fldCharType="begin"/>
            </w:r>
            <w:r>
              <w:rPr>
                <w:noProof/>
                <w:webHidden/>
              </w:rPr>
              <w:instrText xml:space="preserve"> PAGEREF _Toc533053802 \h </w:instrText>
            </w:r>
            <w:r>
              <w:rPr>
                <w:noProof/>
                <w:webHidden/>
              </w:rPr>
            </w:r>
            <w:r>
              <w:rPr>
                <w:noProof/>
                <w:webHidden/>
              </w:rPr>
              <w:fldChar w:fldCharType="separate"/>
            </w:r>
            <w:r>
              <w:rPr>
                <w:noProof/>
                <w:webHidden/>
              </w:rPr>
              <w:t>94</w:t>
            </w:r>
            <w:r>
              <w:rPr>
                <w:noProof/>
                <w:webHidden/>
              </w:rPr>
              <w:fldChar w:fldCharType="end"/>
            </w:r>
          </w:hyperlink>
        </w:p>
        <w:p w:rsidR="00FB4F10" w:rsidRDefault="00FB4F10">
          <w:pPr>
            <w:pStyle w:val="TOC1"/>
            <w:tabs>
              <w:tab w:val="left" w:pos="440"/>
              <w:tab w:val="right" w:leader="dot" w:pos="9954"/>
            </w:tabs>
            <w:rPr>
              <w:noProof/>
            </w:rPr>
          </w:pPr>
          <w:hyperlink w:anchor="_Toc533053803" w:history="1">
            <w:r w:rsidRPr="004B27B0">
              <w:rPr>
                <w:rStyle w:val="Hyperlink"/>
                <w:rFonts w:ascii="Times New Roman" w:hAnsi="Times New Roman" w:cs="Times New Roman"/>
                <w:b/>
                <w:noProof/>
              </w:rPr>
              <w:t>5</w:t>
            </w:r>
            <w:r>
              <w:rPr>
                <w:noProof/>
              </w:rPr>
              <w:tab/>
            </w:r>
            <w:r w:rsidRPr="004B27B0">
              <w:rPr>
                <w:rStyle w:val="Hyperlink"/>
                <w:rFonts w:ascii="Times New Roman" w:hAnsi="Times New Roman" w:cs="Times New Roman"/>
                <w:b/>
                <w:noProof/>
              </w:rPr>
              <w:t>CHAPTER FIVE: FINDINGS AND SUGGESTIONS OF THE STUDY</w:t>
            </w:r>
            <w:r>
              <w:rPr>
                <w:noProof/>
                <w:webHidden/>
              </w:rPr>
              <w:tab/>
            </w:r>
            <w:r>
              <w:rPr>
                <w:noProof/>
                <w:webHidden/>
              </w:rPr>
              <w:fldChar w:fldCharType="begin"/>
            </w:r>
            <w:r>
              <w:rPr>
                <w:noProof/>
                <w:webHidden/>
              </w:rPr>
              <w:instrText xml:space="preserve"> PAGEREF _Toc533053803 \h </w:instrText>
            </w:r>
            <w:r>
              <w:rPr>
                <w:noProof/>
                <w:webHidden/>
              </w:rPr>
            </w:r>
            <w:r>
              <w:rPr>
                <w:noProof/>
                <w:webHidden/>
              </w:rPr>
              <w:fldChar w:fldCharType="separate"/>
            </w:r>
            <w:r>
              <w:rPr>
                <w:noProof/>
                <w:webHidden/>
              </w:rPr>
              <w:t>96</w:t>
            </w:r>
            <w:r>
              <w:rPr>
                <w:noProof/>
                <w:webHidden/>
              </w:rPr>
              <w:fldChar w:fldCharType="end"/>
            </w:r>
          </w:hyperlink>
        </w:p>
        <w:p w:rsidR="00FB4F10" w:rsidRDefault="00FB4F10">
          <w:pPr>
            <w:pStyle w:val="TOC2"/>
            <w:tabs>
              <w:tab w:val="left" w:pos="880"/>
              <w:tab w:val="right" w:leader="dot" w:pos="9954"/>
            </w:tabs>
            <w:rPr>
              <w:noProof/>
            </w:rPr>
          </w:pPr>
          <w:hyperlink w:anchor="_Toc533053804" w:history="1">
            <w:r w:rsidRPr="004B27B0">
              <w:rPr>
                <w:rStyle w:val="Hyperlink"/>
                <w:rFonts w:ascii="Times New Roman" w:hAnsi="Times New Roman" w:cs="Times New Roman"/>
                <w:b/>
                <w:noProof/>
              </w:rPr>
              <w:t>5.1</w:t>
            </w:r>
            <w:r>
              <w:rPr>
                <w:noProof/>
              </w:rPr>
              <w:tab/>
            </w:r>
            <w:r w:rsidRPr="004B27B0">
              <w:rPr>
                <w:rStyle w:val="Hyperlink"/>
                <w:rFonts w:ascii="Times New Roman" w:hAnsi="Times New Roman" w:cs="Times New Roman"/>
                <w:b/>
                <w:noProof/>
              </w:rPr>
              <w:t>Introduction to the Chapter</w:t>
            </w:r>
            <w:r>
              <w:rPr>
                <w:noProof/>
                <w:webHidden/>
              </w:rPr>
              <w:tab/>
            </w:r>
            <w:r>
              <w:rPr>
                <w:noProof/>
                <w:webHidden/>
              </w:rPr>
              <w:fldChar w:fldCharType="begin"/>
            </w:r>
            <w:r>
              <w:rPr>
                <w:noProof/>
                <w:webHidden/>
              </w:rPr>
              <w:instrText xml:space="preserve"> PAGEREF _Toc533053804 \h </w:instrText>
            </w:r>
            <w:r>
              <w:rPr>
                <w:noProof/>
                <w:webHidden/>
              </w:rPr>
            </w:r>
            <w:r>
              <w:rPr>
                <w:noProof/>
                <w:webHidden/>
              </w:rPr>
              <w:fldChar w:fldCharType="separate"/>
            </w:r>
            <w:r>
              <w:rPr>
                <w:noProof/>
                <w:webHidden/>
              </w:rPr>
              <w:t>96</w:t>
            </w:r>
            <w:r>
              <w:rPr>
                <w:noProof/>
                <w:webHidden/>
              </w:rPr>
              <w:fldChar w:fldCharType="end"/>
            </w:r>
          </w:hyperlink>
        </w:p>
        <w:p w:rsidR="00FB4F10" w:rsidRDefault="00FB4F10">
          <w:pPr>
            <w:pStyle w:val="TOC2"/>
            <w:tabs>
              <w:tab w:val="left" w:pos="880"/>
              <w:tab w:val="right" w:leader="dot" w:pos="9954"/>
            </w:tabs>
            <w:rPr>
              <w:noProof/>
            </w:rPr>
          </w:pPr>
          <w:hyperlink w:anchor="_Toc533053805" w:history="1">
            <w:r w:rsidRPr="004B27B0">
              <w:rPr>
                <w:rStyle w:val="Hyperlink"/>
                <w:rFonts w:ascii="Times New Roman" w:hAnsi="Times New Roman" w:cs="Times New Roman"/>
                <w:b/>
                <w:noProof/>
              </w:rPr>
              <w:t>5.2</w:t>
            </w:r>
            <w:r>
              <w:rPr>
                <w:noProof/>
              </w:rPr>
              <w:tab/>
            </w:r>
            <w:r w:rsidRPr="004B27B0">
              <w:rPr>
                <w:rStyle w:val="Hyperlink"/>
                <w:rFonts w:ascii="Times New Roman" w:hAnsi="Times New Roman" w:cs="Times New Roman"/>
                <w:b/>
                <w:noProof/>
              </w:rPr>
              <w:t>Limitations of the Study</w:t>
            </w:r>
            <w:r>
              <w:rPr>
                <w:noProof/>
                <w:webHidden/>
              </w:rPr>
              <w:tab/>
            </w:r>
            <w:r>
              <w:rPr>
                <w:noProof/>
                <w:webHidden/>
              </w:rPr>
              <w:fldChar w:fldCharType="begin"/>
            </w:r>
            <w:r>
              <w:rPr>
                <w:noProof/>
                <w:webHidden/>
              </w:rPr>
              <w:instrText xml:space="preserve"> PAGEREF _Toc533053805 \h </w:instrText>
            </w:r>
            <w:r>
              <w:rPr>
                <w:noProof/>
                <w:webHidden/>
              </w:rPr>
            </w:r>
            <w:r>
              <w:rPr>
                <w:noProof/>
                <w:webHidden/>
              </w:rPr>
              <w:fldChar w:fldCharType="separate"/>
            </w:r>
            <w:r>
              <w:rPr>
                <w:noProof/>
                <w:webHidden/>
              </w:rPr>
              <w:t>96</w:t>
            </w:r>
            <w:r>
              <w:rPr>
                <w:noProof/>
                <w:webHidden/>
              </w:rPr>
              <w:fldChar w:fldCharType="end"/>
            </w:r>
          </w:hyperlink>
        </w:p>
        <w:p w:rsidR="00FB4F10" w:rsidRDefault="00FB4F10">
          <w:pPr>
            <w:pStyle w:val="TOC2"/>
            <w:tabs>
              <w:tab w:val="left" w:pos="880"/>
              <w:tab w:val="right" w:leader="dot" w:pos="9954"/>
            </w:tabs>
            <w:rPr>
              <w:noProof/>
            </w:rPr>
          </w:pPr>
          <w:hyperlink w:anchor="_Toc533053806" w:history="1">
            <w:r w:rsidRPr="004B27B0">
              <w:rPr>
                <w:rStyle w:val="Hyperlink"/>
                <w:rFonts w:ascii="Times New Roman" w:hAnsi="Times New Roman" w:cs="Times New Roman"/>
                <w:b/>
                <w:noProof/>
              </w:rPr>
              <w:t>5.3</w:t>
            </w:r>
            <w:r>
              <w:rPr>
                <w:noProof/>
              </w:rPr>
              <w:tab/>
            </w:r>
            <w:r w:rsidRPr="004B27B0">
              <w:rPr>
                <w:rStyle w:val="Hyperlink"/>
                <w:rFonts w:ascii="Times New Roman" w:hAnsi="Times New Roman" w:cs="Times New Roman"/>
                <w:b/>
                <w:noProof/>
              </w:rPr>
              <w:t>Findings of the Research</w:t>
            </w:r>
            <w:r>
              <w:rPr>
                <w:noProof/>
                <w:webHidden/>
              </w:rPr>
              <w:tab/>
            </w:r>
            <w:r>
              <w:rPr>
                <w:noProof/>
                <w:webHidden/>
              </w:rPr>
              <w:fldChar w:fldCharType="begin"/>
            </w:r>
            <w:r>
              <w:rPr>
                <w:noProof/>
                <w:webHidden/>
              </w:rPr>
              <w:instrText xml:space="preserve"> PAGEREF _Toc533053806 \h </w:instrText>
            </w:r>
            <w:r>
              <w:rPr>
                <w:noProof/>
                <w:webHidden/>
              </w:rPr>
            </w:r>
            <w:r>
              <w:rPr>
                <w:noProof/>
                <w:webHidden/>
              </w:rPr>
              <w:fldChar w:fldCharType="separate"/>
            </w:r>
            <w:r>
              <w:rPr>
                <w:noProof/>
                <w:webHidden/>
              </w:rPr>
              <w:t>97</w:t>
            </w:r>
            <w:r>
              <w:rPr>
                <w:noProof/>
                <w:webHidden/>
              </w:rPr>
              <w:fldChar w:fldCharType="end"/>
            </w:r>
          </w:hyperlink>
        </w:p>
        <w:p w:rsidR="00FB4F10" w:rsidRDefault="00FB4F10">
          <w:pPr>
            <w:pStyle w:val="TOC3"/>
            <w:tabs>
              <w:tab w:val="left" w:pos="1320"/>
              <w:tab w:val="right" w:leader="dot" w:pos="9954"/>
            </w:tabs>
            <w:rPr>
              <w:noProof/>
            </w:rPr>
          </w:pPr>
          <w:hyperlink w:anchor="_Toc533053807" w:history="1">
            <w:r w:rsidRPr="004B27B0">
              <w:rPr>
                <w:rStyle w:val="Hyperlink"/>
                <w:rFonts w:ascii="Times New Roman" w:hAnsi="Times New Roman" w:cs="Times New Roman"/>
                <w:b/>
                <w:noProof/>
              </w:rPr>
              <w:t>5.3.1</w:t>
            </w:r>
            <w:r>
              <w:rPr>
                <w:noProof/>
              </w:rPr>
              <w:tab/>
            </w:r>
            <w:r w:rsidRPr="004B27B0">
              <w:rPr>
                <w:rStyle w:val="Hyperlink"/>
                <w:rFonts w:ascii="Times New Roman" w:hAnsi="Times New Roman" w:cs="Times New Roman"/>
                <w:b/>
                <w:noProof/>
              </w:rPr>
              <w:t>Findings from the Demographic Factors</w:t>
            </w:r>
            <w:r>
              <w:rPr>
                <w:noProof/>
                <w:webHidden/>
              </w:rPr>
              <w:tab/>
            </w:r>
            <w:r>
              <w:rPr>
                <w:noProof/>
                <w:webHidden/>
              </w:rPr>
              <w:fldChar w:fldCharType="begin"/>
            </w:r>
            <w:r>
              <w:rPr>
                <w:noProof/>
                <w:webHidden/>
              </w:rPr>
              <w:instrText xml:space="preserve"> PAGEREF _Toc533053807 \h </w:instrText>
            </w:r>
            <w:r>
              <w:rPr>
                <w:noProof/>
                <w:webHidden/>
              </w:rPr>
            </w:r>
            <w:r>
              <w:rPr>
                <w:noProof/>
                <w:webHidden/>
              </w:rPr>
              <w:fldChar w:fldCharType="separate"/>
            </w:r>
            <w:r>
              <w:rPr>
                <w:noProof/>
                <w:webHidden/>
              </w:rPr>
              <w:t>97</w:t>
            </w:r>
            <w:r>
              <w:rPr>
                <w:noProof/>
                <w:webHidden/>
              </w:rPr>
              <w:fldChar w:fldCharType="end"/>
            </w:r>
          </w:hyperlink>
        </w:p>
        <w:p w:rsidR="00FB4F10" w:rsidRDefault="00FB4F10">
          <w:pPr>
            <w:pStyle w:val="TOC3"/>
            <w:tabs>
              <w:tab w:val="left" w:pos="1320"/>
              <w:tab w:val="right" w:leader="dot" w:pos="9954"/>
            </w:tabs>
            <w:rPr>
              <w:noProof/>
            </w:rPr>
          </w:pPr>
          <w:hyperlink w:anchor="_Toc533053808" w:history="1">
            <w:r w:rsidRPr="004B27B0">
              <w:rPr>
                <w:rStyle w:val="Hyperlink"/>
                <w:rFonts w:ascii="Times New Roman" w:hAnsi="Times New Roman" w:cs="Times New Roman"/>
                <w:b/>
                <w:noProof/>
              </w:rPr>
              <w:t>5.3.2</w:t>
            </w:r>
            <w:r>
              <w:rPr>
                <w:noProof/>
              </w:rPr>
              <w:tab/>
            </w:r>
            <w:r w:rsidRPr="004B27B0">
              <w:rPr>
                <w:rStyle w:val="Hyperlink"/>
                <w:rFonts w:ascii="Times New Roman" w:hAnsi="Times New Roman" w:cs="Times New Roman"/>
                <w:b/>
                <w:noProof/>
              </w:rPr>
              <w:t>Findings from Independent Variables</w:t>
            </w:r>
            <w:r>
              <w:rPr>
                <w:noProof/>
                <w:webHidden/>
              </w:rPr>
              <w:tab/>
            </w:r>
            <w:r>
              <w:rPr>
                <w:noProof/>
                <w:webHidden/>
              </w:rPr>
              <w:fldChar w:fldCharType="begin"/>
            </w:r>
            <w:r>
              <w:rPr>
                <w:noProof/>
                <w:webHidden/>
              </w:rPr>
              <w:instrText xml:space="preserve"> PAGEREF _Toc533053808 \h </w:instrText>
            </w:r>
            <w:r>
              <w:rPr>
                <w:noProof/>
                <w:webHidden/>
              </w:rPr>
            </w:r>
            <w:r>
              <w:rPr>
                <w:noProof/>
                <w:webHidden/>
              </w:rPr>
              <w:fldChar w:fldCharType="separate"/>
            </w:r>
            <w:r>
              <w:rPr>
                <w:noProof/>
                <w:webHidden/>
              </w:rPr>
              <w:t>98</w:t>
            </w:r>
            <w:r>
              <w:rPr>
                <w:noProof/>
                <w:webHidden/>
              </w:rPr>
              <w:fldChar w:fldCharType="end"/>
            </w:r>
          </w:hyperlink>
        </w:p>
        <w:p w:rsidR="00FB4F10" w:rsidRDefault="00FB4F10">
          <w:pPr>
            <w:pStyle w:val="TOC3"/>
            <w:tabs>
              <w:tab w:val="left" w:pos="1320"/>
              <w:tab w:val="right" w:leader="dot" w:pos="9954"/>
            </w:tabs>
            <w:rPr>
              <w:noProof/>
            </w:rPr>
          </w:pPr>
          <w:hyperlink w:anchor="_Toc533053809" w:history="1">
            <w:r w:rsidRPr="004B27B0">
              <w:rPr>
                <w:rStyle w:val="Hyperlink"/>
                <w:rFonts w:ascii="Times New Roman" w:hAnsi="Times New Roman" w:cs="Times New Roman"/>
                <w:b/>
                <w:noProof/>
              </w:rPr>
              <w:t>5.3.3</w:t>
            </w:r>
            <w:r>
              <w:rPr>
                <w:noProof/>
              </w:rPr>
              <w:tab/>
            </w:r>
            <w:r w:rsidRPr="004B27B0">
              <w:rPr>
                <w:rStyle w:val="Hyperlink"/>
                <w:rFonts w:ascii="Times New Roman" w:hAnsi="Times New Roman" w:cs="Times New Roman"/>
                <w:b/>
                <w:noProof/>
              </w:rPr>
              <w:t>Findings from Hypothesis Testing</w:t>
            </w:r>
            <w:r>
              <w:rPr>
                <w:noProof/>
                <w:webHidden/>
              </w:rPr>
              <w:tab/>
            </w:r>
            <w:r>
              <w:rPr>
                <w:noProof/>
                <w:webHidden/>
              </w:rPr>
              <w:fldChar w:fldCharType="begin"/>
            </w:r>
            <w:r>
              <w:rPr>
                <w:noProof/>
                <w:webHidden/>
              </w:rPr>
              <w:instrText xml:space="preserve"> PAGEREF _Toc533053809 \h </w:instrText>
            </w:r>
            <w:r>
              <w:rPr>
                <w:noProof/>
                <w:webHidden/>
              </w:rPr>
            </w:r>
            <w:r>
              <w:rPr>
                <w:noProof/>
                <w:webHidden/>
              </w:rPr>
              <w:fldChar w:fldCharType="separate"/>
            </w:r>
            <w:r>
              <w:rPr>
                <w:noProof/>
                <w:webHidden/>
              </w:rPr>
              <w:t>99</w:t>
            </w:r>
            <w:r>
              <w:rPr>
                <w:noProof/>
                <w:webHidden/>
              </w:rPr>
              <w:fldChar w:fldCharType="end"/>
            </w:r>
          </w:hyperlink>
        </w:p>
        <w:p w:rsidR="00FB4F10" w:rsidRDefault="00FB4F10">
          <w:pPr>
            <w:pStyle w:val="TOC2"/>
            <w:tabs>
              <w:tab w:val="left" w:pos="880"/>
              <w:tab w:val="right" w:leader="dot" w:pos="9954"/>
            </w:tabs>
            <w:rPr>
              <w:noProof/>
            </w:rPr>
          </w:pPr>
          <w:hyperlink w:anchor="_Toc533053810" w:history="1">
            <w:r w:rsidRPr="004B27B0">
              <w:rPr>
                <w:rStyle w:val="Hyperlink"/>
                <w:rFonts w:ascii="Times New Roman" w:hAnsi="Times New Roman" w:cs="Times New Roman"/>
                <w:b/>
                <w:noProof/>
              </w:rPr>
              <w:t>5.4</w:t>
            </w:r>
            <w:r>
              <w:rPr>
                <w:noProof/>
              </w:rPr>
              <w:tab/>
            </w:r>
            <w:r w:rsidRPr="004B27B0">
              <w:rPr>
                <w:rStyle w:val="Hyperlink"/>
                <w:rFonts w:ascii="Times New Roman" w:hAnsi="Times New Roman" w:cs="Times New Roman"/>
                <w:b/>
                <w:noProof/>
              </w:rPr>
              <w:t>Recommendations</w:t>
            </w:r>
            <w:r>
              <w:rPr>
                <w:noProof/>
                <w:webHidden/>
              </w:rPr>
              <w:tab/>
            </w:r>
            <w:r>
              <w:rPr>
                <w:noProof/>
                <w:webHidden/>
              </w:rPr>
              <w:fldChar w:fldCharType="begin"/>
            </w:r>
            <w:r>
              <w:rPr>
                <w:noProof/>
                <w:webHidden/>
              </w:rPr>
              <w:instrText xml:space="preserve"> PAGEREF _Toc533053810 \h </w:instrText>
            </w:r>
            <w:r>
              <w:rPr>
                <w:noProof/>
                <w:webHidden/>
              </w:rPr>
            </w:r>
            <w:r>
              <w:rPr>
                <w:noProof/>
                <w:webHidden/>
              </w:rPr>
              <w:fldChar w:fldCharType="separate"/>
            </w:r>
            <w:r>
              <w:rPr>
                <w:noProof/>
                <w:webHidden/>
              </w:rPr>
              <w:t>100</w:t>
            </w:r>
            <w:r>
              <w:rPr>
                <w:noProof/>
                <w:webHidden/>
              </w:rPr>
              <w:fldChar w:fldCharType="end"/>
            </w:r>
          </w:hyperlink>
        </w:p>
        <w:p w:rsidR="00FB4F10" w:rsidRDefault="00FB4F10">
          <w:pPr>
            <w:pStyle w:val="TOC2"/>
            <w:tabs>
              <w:tab w:val="left" w:pos="880"/>
              <w:tab w:val="right" w:leader="dot" w:pos="9954"/>
            </w:tabs>
            <w:rPr>
              <w:noProof/>
            </w:rPr>
          </w:pPr>
          <w:hyperlink w:anchor="_Toc533053811" w:history="1">
            <w:r w:rsidRPr="004B27B0">
              <w:rPr>
                <w:rStyle w:val="Hyperlink"/>
                <w:rFonts w:ascii="Times New Roman" w:hAnsi="Times New Roman" w:cs="Times New Roman"/>
                <w:b/>
                <w:noProof/>
              </w:rPr>
              <w:t>5.5</w:t>
            </w:r>
            <w:r>
              <w:rPr>
                <w:noProof/>
              </w:rPr>
              <w:tab/>
            </w:r>
            <w:r w:rsidRPr="004B27B0">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_Toc533053811 \h </w:instrText>
            </w:r>
            <w:r>
              <w:rPr>
                <w:noProof/>
                <w:webHidden/>
              </w:rPr>
            </w:r>
            <w:r>
              <w:rPr>
                <w:noProof/>
                <w:webHidden/>
              </w:rPr>
              <w:fldChar w:fldCharType="separate"/>
            </w:r>
            <w:r>
              <w:rPr>
                <w:noProof/>
                <w:webHidden/>
              </w:rPr>
              <w:t>101</w:t>
            </w:r>
            <w:r>
              <w:rPr>
                <w:noProof/>
                <w:webHidden/>
              </w:rPr>
              <w:fldChar w:fldCharType="end"/>
            </w:r>
          </w:hyperlink>
        </w:p>
        <w:p w:rsidR="00FB4F10" w:rsidRDefault="00FB4F10">
          <w:pPr>
            <w:pStyle w:val="TOC2"/>
            <w:tabs>
              <w:tab w:val="left" w:pos="880"/>
              <w:tab w:val="right" w:leader="dot" w:pos="9954"/>
            </w:tabs>
            <w:rPr>
              <w:noProof/>
            </w:rPr>
          </w:pPr>
          <w:hyperlink w:anchor="_Toc533053812" w:history="1">
            <w:r w:rsidRPr="004B27B0">
              <w:rPr>
                <w:rStyle w:val="Hyperlink"/>
                <w:rFonts w:ascii="Times New Roman" w:hAnsi="Times New Roman" w:cs="Times New Roman"/>
                <w:b/>
                <w:noProof/>
              </w:rPr>
              <w:t>5.6</w:t>
            </w:r>
            <w:r>
              <w:rPr>
                <w:noProof/>
              </w:rPr>
              <w:tab/>
            </w:r>
            <w:r w:rsidRPr="004B27B0">
              <w:rPr>
                <w:rStyle w:val="Hyperlink"/>
                <w:rFonts w:ascii="Times New Roman" w:hAnsi="Times New Roman" w:cs="Times New Roman"/>
                <w:b/>
                <w:noProof/>
              </w:rPr>
              <w:t>Directions for Future Research</w:t>
            </w:r>
            <w:r>
              <w:rPr>
                <w:noProof/>
                <w:webHidden/>
              </w:rPr>
              <w:tab/>
            </w:r>
            <w:r>
              <w:rPr>
                <w:noProof/>
                <w:webHidden/>
              </w:rPr>
              <w:fldChar w:fldCharType="begin"/>
            </w:r>
            <w:r>
              <w:rPr>
                <w:noProof/>
                <w:webHidden/>
              </w:rPr>
              <w:instrText xml:space="preserve"> PAGEREF _Toc533053812 \h </w:instrText>
            </w:r>
            <w:r>
              <w:rPr>
                <w:noProof/>
                <w:webHidden/>
              </w:rPr>
            </w:r>
            <w:r>
              <w:rPr>
                <w:noProof/>
                <w:webHidden/>
              </w:rPr>
              <w:fldChar w:fldCharType="separate"/>
            </w:r>
            <w:r>
              <w:rPr>
                <w:noProof/>
                <w:webHidden/>
              </w:rPr>
              <w:t>102</w:t>
            </w:r>
            <w:r>
              <w:rPr>
                <w:noProof/>
                <w:webHidden/>
              </w:rPr>
              <w:fldChar w:fldCharType="end"/>
            </w:r>
          </w:hyperlink>
        </w:p>
        <w:p w:rsidR="00FB4F10" w:rsidRDefault="00FB4F10">
          <w:pPr>
            <w:pStyle w:val="TOC1"/>
            <w:tabs>
              <w:tab w:val="left" w:pos="440"/>
              <w:tab w:val="right" w:leader="dot" w:pos="9954"/>
            </w:tabs>
            <w:rPr>
              <w:noProof/>
            </w:rPr>
          </w:pPr>
          <w:hyperlink w:anchor="_Toc533053813" w:history="1">
            <w:r w:rsidRPr="004B27B0">
              <w:rPr>
                <w:rStyle w:val="Hyperlink"/>
                <w:rFonts w:ascii="Times New Roman" w:hAnsi="Times New Roman" w:cs="Times New Roman"/>
                <w:b/>
                <w:noProof/>
              </w:rPr>
              <w:t>6</w:t>
            </w:r>
            <w:r>
              <w:rPr>
                <w:noProof/>
              </w:rPr>
              <w:tab/>
            </w:r>
            <w:r w:rsidRPr="004B27B0">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_Toc533053813 \h </w:instrText>
            </w:r>
            <w:r>
              <w:rPr>
                <w:noProof/>
                <w:webHidden/>
              </w:rPr>
            </w:r>
            <w:r>
              <w:rPr>
                <w:noProof/>
                <w:webHidden/>
              </w:rPr>
              <w:fldChar w:fldCharType="separate"/>
            </w:r>
            <w:r>
              <w:rPr>
                <w:noProof/>
                <w:webHidden/>
              </w:rPr>
              <w:t>103</w:t>
            </w:r>
            <w:r>
              <w:rPr>
                <w:noProof/>
                <w:webHidden/>
              </w:rPr>
              <w:fldChar w:fldCharType="end"/>
            </w:r>
          </w:hyperlink>
        </w:p>
        <w:p w:rsidR="00FB4F10" w:rsidRDefault="00FB4F10">
          <w:pPr>
            <w:pStyle w:val="TOC1"/>
            <w:tabs>
              <w:tab w:val="left" w:pos="440"/>
              <w:tab w:val="right" w:leader="dot" w:pos="9954"/>
            </w:tabs>
            <w:rPr>
              <w:noProof/>
            </w:rPr>
          </w:pPr>
          <w:hyperlink w:anchor="_Toc533053814" w:history="1">
            <w:r w:rsidRPr="004B27B0">
              <w:rPr>
                <w:rStyle w:val="Hyperlink"/>
                <w:rFonts w:ascii="Times New Roman" w:hAnsi="Times New Roman" w:cs="Times New Roman"/>
                <w:b/>
                <w:noProof/>
              </w:rPr>
              <w:t>7</w:t>
            </w:r>
            <w:r>
              <w:rPr>
                <w:noProof/>
              </w:rPr>
              <w:tab/>
            </w:r>
            <w:r w:rsidRPr="004B27B0">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_Toc533053814 \h </w:instrText>
            </w:r>
            <w:r>
              <w:rPr>
                <w:noProof/>
                <w:webHidden/>
              </w:rPr>
            </w:r>
            <w:r>
              <w:rPr>
                <w:noProof/>
                <w:webHidden/>
              </w:rPr>
              <w:fldChar w:fldCharType="separate"/>
            </w:r>
            <w:r>
              <w:rPr>
                <w:noProof/>
                <w:webHidden/>
              </w:rPr>
              <w:t>106</w:t>
            </w:r>
            <w:r>
              <w:rPr>
                <w:noProof/>
                <w:webHidden/>
              </w:rPr>
              <w:fldChar w:fldCharType="end"/>
            </w:r>
          </w:hyperlink>
        </w:p>
        <w:p w:rsidR="00FB4F10" w:rsidRDefault="00FB4F10">
          <w:pPr>
            <w:pStyle w:val="TOC1"/>
            <w:tabs>
              <w:tab w:val="left" w:pos="440"/>
              <w:tab w:val="right" w:leader="dot" w:pos="9954"/>
            </w:tabs>
            <w:rPr>
              <w:noProof/>
            </w:rPr>
          </w:pPr>
          <w:hyperlink w:anchor="_Toc533053815" w:history="1">
            <w:r w:rsidRPr="004B27B0">
              <w:rPr>
                <w:rStyle w:val="Hyperlink"/>
                <w:rFonts w:ascii="Times New Roman" w:hAnsi="Times New Roman" w:cs="Times New Roman"/>
                <w:b/>
                <w:noProof/>
              </w:rPr>
              <w:t>8</w:t>
            </w:r>
            <w:r>
              <w:rPr>
                <w:noProof/>
              </w:rPr>
              <w:tab/>
            </w:r>
            <w:r w:rsidRPr="004B27B0">
              <w:rPr>
                <w:rStyle w:val="Hyperlink"/>
                <w:rFonts w:ascii="Times New Roman" w:hAnsi="Times New Roman" w:cs="Times New Roman"/>
                <w:b/>
                <w:noProof/>
              </w:rPr>
              <w:t>Appendix 1 (Questionnaire)</w:t>
            </w:r>
            <w:r>
              <w:rPr>
                <w:noProof/>
                <w:webHidden/>
              </w:rPr>
              <w:tab/>
            </w:r>
            <w:r>
              <w:rPr>
                <w:noProof/>
                <w:webHidden/>
              </w:rPr>
              <w:fldChar w:fldCharType="begin"/>
            </w:r>
            <w:r>
              <w:rPr>
                <w:noProof/>
                <w:webHidden/>
              </w:rPr>
              <w:instrText xml:space="preserve"> PAGEREF _Toc533053815 \h </w:instrText>
            </w:r>
            <w:r>
              <w:rPr>
                <w:noProof/>
                <w:webHidden/>
              </w:rPr>
            </w:r>
            <w:r>
              <w:rPr>
                <w:noProof/>
                <w:webHidden/>
              </w:rPr>
              <w:fldChar w:fldCharType="separate"/>
            </w:r>
            <w:r>
              <w:rPr>
                <w:noProof/>
                <w:webHidden/>
              </w:rPr>
              <w:t>106</w:t>
            </w:r>
            <w:r>
              <w:rPr>
                <w:noProof/>
                <w:webHidden/>
              </w:rPr>
              <w:fldChar w:fldCharType="end"/>
            </w:r>
          </w:hyperlink>
        </w:p>
        <w:p w:rsidR="00FB4F10" w:rsidRDefault="00FB4F10">
          <w:pPr>
            <w:pStyle w:val="TOC1"/>
            <w:tabs>
              <w:tab w:val="left" w:pos="440"/>
              <w:tab w:val="right" w:leader="dot" w:pos="9954"/>
            </w:tabs>
            <w:rPr>
              <w:noProof/>
            </w:rPr>
          </w:pPr>
          <w:hyperlink w:anchor="_Toc533053816" w:history="1">
            <w:r w:rsidRPr="004B27B0">
              <w:rPr>
                <w:rStyle w:val="Hyperlink"/>
                <w:rFonts w:ascii="Times New Roman" w:hAnsi="Times New Roman" w:cs="Times New Roman"/>
                <w:b/>
                <w:noProof/>
              </w:rPr>
              <w:t>9</w:t>
            </w:r>
            <w:r>
              <w:rPr>
                <w:noProof/>
              </w:rPr>
              <w:tab/>
            </w:r>
            <w:r w:rsidRPr="004B27B0">
              <w:rPr>
                <w:rStyle w:val="Hyperlink"/>
                <w:rFonts w:ascii="Times New Roman" w:hAnsi="Times New Roman" w:cs="Times New Roman"/>
                <w:b/>
                <w:noProof/>
              </w:rPr>
              <w:t>Appendix 2 (Frequency tables of demographic variables)</w:t>
            </w:r>
            <w:r>
              <w:rPr>
                <w:noProof/>
                <w:webHidden/>
              </w:rPr>
              <w:tab/>
            </w:r>
            <w:r>
              <w:rPr>
                <w:noProof/>
                <w:webHidden/>
              </w:rPr>
              <w:fldChar w:fldCharType="begin"/>
            </w:r>
            <w:r>
              <w:rPr>
                <w:noProof/>
                <w:webHidden/>
              </w:rPr>
              <w:instrText xml:space="preserve"> PAGEREF _Toc533053816 \h </w:instrText>
            </w:r>
            <w:r>
              <w:rPr>
                <w:noProof/>
                <w:webHidden/>
              </w:rPr>
            </w:r>
            <w:r>
              <w:rPr>
                <w:noProof/>
                <w:webHidden/>
              </w:rPr>
              <w:fldChar w:fldCharType="separate"/>
            </w:r>
            <w:r>
              <w:rPr>
                <w:noProof/>
                <w:webHidden/>
              </w:rPr>
              <w:t>114</w:t>
            </w:r>
            <w:r>
              <w:rPr>
                <w:noProof/>
                <w:webHidden/>
              </w:rPr>
              <w:fldChar w:fldCharType="end"/>
            </w:r>
          </w:hyperlink>
        </w:p>
        <w:p w:rsidR="00FB4F10" w:rsidRDefault="00FB4F10">
          <w:pPr>
            <w:pStyle w:val="TOC1"/>
            <w:tabs>
              <w:tab w:val="left" w:pos="660"/>
              <w:tab w:val="right" w:leader="dot" w:pos="9954"/>
            </w:tabs>
            <w:rPr>
              <w:noProof/>
            </w:rPr>
          </w:pPr>
          <w:hyperlink w:anchor="_Toc533053817" w:history="1">
            <w:r w:rsidRPr="004B27B0">
              <w:rPr>
                <w:rStyle w:val="Hyperlink"/>
                <w:rFonts w:ascii="Times New Roman" w:hAnsi="Times New Roman" w:cs="Times New Roman"/>
                <w:b/>
                <w:noProof/>
              </w:rPr>
              <w:t>10</w:t>
            </w:r>
            <w:r>
              <w:rPr>
                <w:noProof/>
              </w:rPr>
              <w:tab/>
            </w:r>
            <w:r w:rsidRPr="004B27B0">
              <w:rPr>
                <w:rStyle w:val="Hyperlink"/>
                <w:rFonts w:ascii="Times New Roman" w:hAnsi="Times New Roman" w:cs="Times New Roman"/>
                <w:b/>
                <w:noProof/>
              </w:rPr>
              <w:t>Appendix 3 (Factor analysis raw tables)</w:t>
            </w:r>
            <w:r>
              <w:rPr>
                <w:noProof/>
                <w:webHidden/>
              </w:rPr>
              <w:tab/>
            </w:r>
            <w:r>
              <w:rPr>
                <w:noProof/>
                <w:webHidden/>
              </w:rPr>
              <w:fldChar w:fldCharType="begin"/>
            </w:r>
            <w:r>
              <w:rPr>
                <w:noProof/>
                <w:webHidden/>
              </w:rPr>
              <w:instrText xml:space="preserve"> PAGEREF _Toc533053817 \h </w:instrText>
            </w:r>
            <w:r>
              <w:rPr>
                <w:noProof/>
                <w:webHidden/>
              </w:rPr>
            </w:r>
            <w:r>
              <w:rPr>
                <w:noProof/>
                <w:webHidden/>
              </w:rPr>
              <w:fldChar w:fldCharType="separate"/>
            </w:r>
            <w:r>
              <w:rPr>
                <w:noProof/>
                <w:webHidden/>
              </w:rPr>
              <w:t>124</w:t>
            </w:r>
            <w:r>
              <w:rPr>
                <w:noProof/>
                <w:webHidden/>
              </w:rPr>
              <w:fldChar w:fldCharType="end"/>
            </w:r>
          </w:hyperlink>
        </w:p>
        <w:p w:rsidR="00FB4F10" w:rsidRDefault="00FB4F10">
          <w:pPr>
            <w:pStyle w:val="TOC1"/>
            <w:tabs>
              <w:tab w:val="left" w:pos="660"/>
              <w:tab w:val="right" w:leader="dot" w:pos="9954"/>
            </w:tabs>
            <w:rPr>
              <w:noProof/>
            </w:rPr>
          </w:pPr>
          <w:hyperlink w:anchor="_Toc533053818" w:history="1">
            <w:r w:rsidRPr="004B27B0">
              <w:rPr>
                <w:rStyle w:val="Hyperlink"/>
                <w:rFonts w:ascii="Times New Roman" w:hAnsi="Times New Roman" w:cs="Times New Roman"/>
                <w:b/>
                <w:noProof/>
              </w:rPr>
              <w:t>11</w:t>
            </w:r>
            <w:r>
              <w:rPr>
                <w:noProof/>
              </w:rPr>
              <w:tab/>
            </w:r>
            <w:r w:rsidRPr="004B27B0">
              <w:rPr>
                <w:rStyle w:val="Hyperlink"/>
                <w:rFonts w:ascii="Times New Roman" w:hAnsi="Times New Roman" w:cs="Times New Roman"/>
                <w:b/>
                <w:noProof/>
              </w:rPr>
              <w:t>Appendix 4 (Raw tables of Kruskal Wallis Test)</w:t>
            </w:r>
            <w:r>
              <w:rPr>
                <w:noProof/>
                <w:webHidden/>
              </w:rPr>
              <w:tab/>
            </w:r>
            <w:r>
              <w:rPr>
                <w:noProof/>
                <w:webHidden/>
              </w:rPr>
              <w:fldChar w:fldCharType="begin"/>
            </w:r>
            <w:r>
              <w:rPr>
                <w:noProof/>
                <w:webHidden/>
              </w:rPr>
              <w:instrText xml:space="preserve"> PAGEREF _Toc533053818 \h </w:instrText>
            </w:r>
            <w:r>
              <w:rPr>
                <w:noProof/>
                <w:webHidden/>
              </w:rPr>
            </w:r>
            <w:r>
              <w:rPr>
                <w:noProof/>
                <w:webHidden/>
              </w:rPr>
              <w:fldChar w:fldCharType="separate"/>
            </w:r>
            <w:r>
              <w:rPr>
                <w:noProof/>
                <w:webHidden/>
              </w:rPr>
              <w:t>126</w:t>
            </w:r>
            <w:r>
              <w:rPr>
                <w:noProof/>
                <w:webHidden/>
              </w:rPr>
              <w:fldChar w:fldCharType="end"/>
            </w:r>
          </w:hyperlink>
        </w:p>
        <w:p w:rsidR="00E6574F" w:rsidRDefault="00E6574F">
          <w:r>
            <w:rPr>
              <w:b/>
              <w:bCs/>
              <w:noProof/>
            </w:rPr>
            <w:fldChar w:fldCharType="end"/>
          </w:r>
        </w:p>
      </w:sdtContent>
    </w:sdt>
    <w:p w:rsidR="0081762F" w:rsidRDefault="0081762F">
      <w:pPr>
        <w:spacing w:after="160" w:line="259" w:lineRule="auto"/>
        <w:rPr>
          <w:rFonts w:ascii="Times New Roman" w:hAnsi="Times New Roman" w:cs="Times New Roman"/>
          <w:sz w:val="24"/>
          <w:szCs w:val="24"/>
        </w:rPr>
      </w:pPr>
    </w:p>
    <w:p w:rsidR="00471663" w:rsidRDefault="0081762F" w:rsidP="00471663">
      <w:r>
        <w:br w:type="page"/>
      </w:r>
    </w:p>
    <w:p w:rsidR="00471663" w:rsidRPr="00471663" w:rsidRDefault="00471663" w:rsidP="00471663">
      <w:pPr>
        <w:rPr>
          <w:rFonts w:ascii="Times New Roman" w:hAnsi="Times New Roman" w:cs="Times New Roman"/>
          <w:sz w:val="24"/>
          <w:szCs w:val="24"/>
        </w:rPr>
      </w:pPr>
      <w:r w:rsidRPr="00471663">
        <w:rPr>
          <w:rFonts w:ascii="Times New Roman" w:hAnsi="Times New Roman" w:cs="Times New Roman"/>
          <w:sz w:val="24"/>
          <w:szCs w:val="24"/>
        </w:rPr>
        <w:t>List of Tables</w:t>
      </w:r>
    </w:p>
    <w:p w:rsidR="00471663" w:rsidRPr="00471663" w:rsidRDefault="00471663" w:rsidP="00471663">
      <w:pPr>
        <w:pStyle w:val="TableofFigures"/>
        <w:tabs>
          <w:tab w:val="right" w:leader="dot" w:pos="9954"/>
        </w:tabs>
        <w:spacing w:line="360" w:lineRule="auto"/>
        <w:rPr>
          <w:rFonts w:ascii="Times New Roman" w:hAnsi="Times New Roman" w:cs="Times New Roman"/>
          <w:noProof/>
          <w:sz w:val="24"/>
          <w:szCs w:val="24"/>
        </w:rPr>
      </w:pPr>
      <w:r w:rsidRPr="00471663">
        <w:rPr>
          <w:rFonts w:ascii="Times New Roman" w:hAnsi="Times New Roman" w:cs="Times New Roman"/>
          <w:sz w:val="24"/>
          <w:szCs w:val="24"/>
        </w:rPr>
        <w:fldChar w:fldCharType="begin"/>
      </w:r>
      <w:r w:rsidRPr="00471663">
        <w:rPr>
          <w:rFonts w:ascii="Times New Roman" w:hAnsi="Times New Roman" w:cs="Times New Roman"/>
          <w:sz w:val="24"/>
          <w:szCs w:val="24"/>
        </w:rPr>
        <w:instrText xml:space="preserve"> TOC \h \z \c "Table" </w:instrText>
      </w:r>
      <w:r w:rsidRPr="00471663">
        <w:rPr>
          <w:rFonts w:ascii="Times New Roman" w:hAnsi="Times New Roman" w:cs="Times New Roman"/>
          <w:sz w:val="24"/>
          <w:szCs w:val="24"/>
        </w:rPr>
        <w:fldChar w:fldCharType="separate"/>
      </w:r>
      <w:hyperlink w:anchor="_Toc533005148" w:history="1">
        <w:r w:rsidRPr="00471663">
          <w:rPr>
            <w:rStyle w:val="Hyperlink"/>
            <w:rFonts w:ascii="Times New Roman" w:hAnsi="Times New Roman" w:cs="Times New Roman"/>
            <w:noProof/>
            <w:sz w:val="24"/>
            <w:szCs w:val="24"/>
          </w:rPr>
          <w:t>Table 4.1: Total respondents</w:t>
        </w:r>
        <w:r w:rsidRPr="00471663">
          <w:rPr>
            <w:rFonts w:ascii="Times New Roman" w:hAnsi="Times New Roman" w:cs="Times New Roman"/>
            <w:noProof/>
            <w:webHidden/>
            <w:sz w:val="24"/>
            <w:szCs w:val="24"/>
          </w:rPr>
          <w:tab/>
        </w:r>
        <w:r w:rsidRPr="00471663">
          <w:rPr>
            <w:rFonts w:ascii="Times New Roman" w:hAnsi="Times New Roman" w:cs="Times New Roman"/>
            <w:noProof/>
            <w:webHidden/>
            <w:sz w:val="24"/>
            <w:szCs w:val="24"/>
          </w:rPr>
          <w:fldChar w:fldCharType="begin"/>
        </w:r>
        <w:r w:rsidRPr="00471663">
          <w:rPr>
            <w:rFonts w:ascii="Times New Roman" w:hAnsi="Times New Roman" w:cs="Times New Roman"/>
            <w:noProof/>
            <w:webHidden/>
            <w:sz w:val="24"/>
            <w:szCs w:val="24"/>
          </w:rPr>
          <w:instrText xml:space="preserve"> PAGEREF _Toc533005148 \h </w:instrText>
        </w:r>
        <w:r w:rsidRPr="00471663">
          <w:rPr>
            <w:rFonts w:ascii="Times New Roman" w:hAnsi="Times New Roman" w:cs="Times New Roman"/>
            <w:noProof/>
            <w:webHidden/>
            <w:sz w:val="24"/>
            <w:szCs w:val="24"/>
          </w:rPr>
        </w:r>
        <w:r w:rsidRPr="00471663">
          <w:rPr>
            <w:rFonts w:ascii="Times New Roman" w:hAnsi="Times New Roman" w:cs="Times New Roman"/>
            <w:noProof/>
            <w:webHidden/>
            <w:sz w:val="24"/>
            <w:szCs w:val="24"/>
          </w:rPr>
          <w:fldChar w:fldCharType="separate"/>
        </w:r>
        <w:r w:rsidRPr="00471663">
          <w:rPr>
            <w:rFonts w:ascii="Times New Roman" w:hAnsi="Times New Roman" w:cs="Times New Roman"/>
            <w:noProof/>
            <w:webHidden/>
            <w:sz w:val="24"/>
            <w:szCs w:val="24"/>
          </w:rPr>
          <w:t>59</w:t>
        </w:r>
        <w:r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49" w:history="1">
        <w:r w:rsidR="00471663" w:rsidRPr="00471663">
          <w:rPr>
            <w:rStyle w:val="Hyperlink"/>
            <w:rFonts w:ascii="Times New Roman" w:hAnsi="Times New Roman" w:cs="Times New Roman"/>
            <w:noProof/>
            <w:sz w:val="24"/>
            <w:szCs w:val="24"/>
          </w:rPr>
          <w:t>Table 4.2: Modes of travel distribution of the respondents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_Toc533005149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60</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0" w:history="1">
        <w:r w:rsidR="00471663" w:rsidRPr="00471663">
          <w:rPr>
            <w:rStyle w:val="Hyperlink"/>
            <w:rFonts w:ascii="Times New Roman" w:hAnsi="Times New Roman" w:cs="Times New Roman"/>
            <w:noProof/>
            <w:sz w:val="24"/>
            <w:szCs w:val="24"/>
          </w:rPr>
          <w:t>Table 4.3: Total respondents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_Toc533005150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61</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1" w:history="1">
        <w:r w:rsidR="00471663" w:rsidRPr="00471663">
          <w:rPr>
            <w:rStyle w:val="Hyperlink"/>
            <w:rFonts w:ascii="Times New Roman" w:hAnsi="Times New Roman" w:cs="Times New Roman"/>
            <w:noProof/>
            <w:sz w:val="24"/>
            <w:szCs w:val="24"/>
          </w:rPr>
          <w:t>Table 4.4: Frequencies of the respondents who are not using with their reasons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_Toc533005151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62</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2" w:history="1">
        <w:r w:rsidR="00471663" w:rsidRPr="00471663">
          <w:rPr>
            <w:rStyle w:val="Hyperlink"/>
            <w:rFonts w:ascii="Times New Roman" w:hAnsi="Times New Roman" w:cs="Times New Roman"/>
            <w:noProof/>
            <w:sz w:val="24"/>
            <w:szCs w:val="24"/>
          </w:rPr>
          <w:t>Table 4.5: Total respondents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_Toc533005152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3" w:history="1">
        <w:r w:rsidR="00471663" w:rsidRPr="00471663">
          <w:rPr>
            <w:rStyle w:val="Hyperlink"/>
            <w:rFonts w:ascii="Times New Roman" w:hAnsi="Times New Roman" w:cs="Times New Roman"/>
            <w:noProof/>
            <w:sz w:val="24"/>
            <w:szCs w:val="24"/>
          </w:rPr>
          <w:t>Table 4.6: Frequencies of respondents using bicycle for different purposes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_Toc533005153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4" w:history="1">
        <w:r w:rsidR="00471663" w:rsidRPr="00471663">
          <w:rPr>
            <w:rStyle w:val="Hyperlink"/>
            <w:rFonts w:ascii="Times New Roman" w:hAnsi="Times New Roman" w:cs="Times New Roman"/>
            <w:noProof/>
            <w:sz w:val="24"/>
            <w:szCs w:val="24"/>
          </w:rPr>
          <w:t>Table 4.7: Total respondents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_Toc533005154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66</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5" w:history="1">
        <w:r w:rsidR="00471663" w:rsidRPr="00471663">
          <w:rPr>
            <w:rStyle w:val="Hyperlink"/>
            <w:rFonts w:ascii="Times New Roman" w:hAnsi="Times New Roman" w:cs="Times New Roman"/>
            <w:noProof/>
            <w:sz w:val="24"/>
            <w:szCs w:val="24"/>
          </w:rPr>
          <w:t>Table 4.8: Frequency of the respondents who selected different infrastructures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_Toc533005155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66</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6" w:history="1">
        <w:r w:rsidR="00471663" w:rsidRPr="00471663">
          <w:rPr>
            <w:rStyle w:val="Hyperlink"/>
            <w:rFonts w:ascii="Times New Roman" w:hAnsi="Times New Roman" w:cs="Times New Roman"/>
            <w:noProof/>
            <w:sz w:val="24"/>
            <w:szCs w:val="24"/>
          </w:rPr>
          <w:t>Table 4.9: Total respondents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_Toc533005156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67</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7" w:history="1">
        <w:r w:rsidR="00471663" w:rsidRPr="00471663">
          <w:rPr>
            <w:rStyle w:val="Hyperlink"/>
            <w:rFonts w:ascii="Times New Roman" w:hAnsi="Times New Roman" w:cs="Times New Roman"/>
            <w:noProof/>
            <w:sz w:val="24"/>
            <w:szCs w:val="24"/>
          </w:rPr>
          <w:t>Table 4.10: Frequency of the respondents selected different purposes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_Toc533005157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67</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8" w:history="1">
        <w:r w:rsidR="00471663" w:rsidRPr="00471663">
          <w:rPr>
            <w:rStyle w:val="Hyperlink"/>
            <w:rFonts w:ascii="Times New Roman" w:hAnsi="Times New Roman" w:cs="Times New Roman"/>
            <w:noProof/>
            <w:sz w:val="24"/>
            <w:szCs w:val="24"/>
          </w:rPr>
          <w:t>Table 4.11: Frequencies of the independent variables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_Toc533005158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68</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59" w:history="1">
        <w:r w:rsidR="00471663" w:rsidRPr="00471663">
          <w:rPr>
            <w:rStyle w:val="Hyperlink"/>
            <w:rFonts w:ascii="Times New Roman" w:hAnsi="Times New Roman" w:cs="Times New Roman"/>
            <w:noProof/>
            <w:sz w:val="24"/>
            <w:szCs w:val="24"/>
          </w:rPr>
          <w:t>Table 4.12: Descriptive statistics of the independent variables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_Toc533005159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71</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0" w:history="1">
        <w:r w:rsidR="00471663" w:rsidRPr="00471663">
          <w:rPr>
            <w:rStyle w:val="Hyperlink"/>
            <w:rFonts w:ascii="Times New Roman" w:hAnsi="Times New Roman" w:cs="Times New Roman"/>
            <w:noProof/>
            <w:sz w:val="24"/>
            <w:szCs w:val="24"/>
          </w:rPr>
          <w:t>Table 4.13: Reliability test statistics of full data set</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_Toc533005160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72</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1" w:history="1">
        <w:r w:rsidR="00471663" w:rsidRPr="00471663">
          <w:rPr>
            <w:rStyle w:val="Hyperlink"/>
            <w:rFonts w:ascii="Times New Roman" w:hAnsi="Times New Roman" w:cs="Times New Roman"/>
            <w:noProof/>
            <w:sz w:val="24"/>
            <w:szCs w:val="24"/>
          </w:rPr>
          <w:t>Table 4.14: Kaiser – Meyer – Olkin and Bartlett’s Test</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_Toc533005161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2" w:history="1">
        <w:r w:rsidR="00471663" w:rsidRPr="00471663">
          <w:rPr>
            <w:rStyle w:val="Hyperlink"/>
            <w:rFonts w:ascii="Times New Roman" w:hAnsi="Times New Roman" w:cs="Times New Roman"/>
            <w:noProof/>
            <w:sz w:val="24"/>
            <w:szCs w:val="24"/>
          </w:rPr>
          <w:t>Table 4.15: Communalities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_Toc533005162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74</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3" w:history="1">
        <w:r w:rsidR="00471663" w:rsidRPr="00471663">
          <w:rPr>
            <w:rStyle w:val="Hyperlink"/>
            <w:rFonts w:ascii="Times New Roman" w:hAnsi="Times New Roman" w:cs="Times New Roman"/>
            <w:noProof/>
            <w:sz w:val="24"/>
            <w:szCs w:val="24"/>
          </w:rPr>
          <w:t>Table 4.16: Total Variance Explained</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_Toc533005163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76</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4" w:history="1">
        <w:r w:rsidR="00471663" w:rsidRPr="00471663">
          <w:rPr>
            <w:rStyle w:val="Hyperlink"/>
            <w:rFonts w:ascii="Times New Roman" w:hAnsi="Times New Roman" w:cs="Times New Roman"/>
            <w:noProof/>
            <w:sz w:val="24"/>
            <w:szCs w:val="24"/>
          </w:rPr>
          <w:t>Table 4.17: Component Matrix</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_Toc533005164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78</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5" w:history="1">
        <w:r w:rsidR="00471663" w:rsidRPr="00471663">
          <w:rPr>
            <w:rStyle w:val="Hyperlink"/>
            <w:rFonts w:ascii="Times New Roman" w:hAnsi="Times New Roman" w:cs="Times New Roman"/>
            <w:noProof/>
            <w:sz w:val="24"/>
            <w:szCs w:val="24"/>
          </w:rPr>
          <w:t>Table 4.18: Rotated Component Matrix</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_Toc533005165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79</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6" w:history="1">
        <w:r w:rsidR="00471663" w:rsidRPr="00471663">
          <w:rPr>
            <w:rStyle w:val="Hyperlink"/>
            <w:rFonts w:ascii="Times New Roman" w:hAnsi="Times New Roman" w:cs="Times New Roman"/>
            <w:noProof/>
            <w:sz w:val="24"/>
            <w:szCs w:val="24"/>
          </w:rPr>
          <w:t>Table 4.19: Factor groups with Variables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_Toc533005166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80</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7" w:history="1">
        <w:r w:rsidR="00471663" w:rsidRPr="00471663">
          <w:rPr>
            <w:rStyle w:val="Hyperlink"/>
            <w:rFonts w:ascii="Times New Roman" w:hAnsi="Times New Roman" w:cs="Times New Roman"/>
            <w:noProof/>
            <w:sz w:val="24"/>
            <w:szCs w:val="24"/>
          </w:rPr>
          <w:t>Table 4.20: Component Coefficient Matrix</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_Toc533005167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81</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8" w:history="1">
        <w:r w:rsidR="00471663" w:rsidRPr="00471663">
          <w:rPr>
            <w:rStyle w:val="Hyperlink"/>
            <w:rFonts w:ascii="Times New Roman" w:hAnsi="Times New Roman" w:cs="Times New Roman"/>
            <w:noProof/>
            <w:sz w:val="24"/>
            <w:szCs w:val="24"/>
          </w:rPr>
          <w:t>Table 4.21: Reliability Test Statistics of Infrastructure facilities factor</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_Toc533005168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82</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69" w:history="1">
        <w:r w:rsidR="00471663" w:rsidRPr="00471663">
          <w:rPr>
            <w:rStyle w:val="Hyperlink"/>
            <w:rFonts w:ascii="Times New Roman" w:hAnsi="Times New Roman" w:cs="Times New Roman"/>
            <w:noProof/>
            <w:sz w:val="24"/>
            <w:szCs w:val="24"/>
          </w:rPr>
          <w:t>Table 4.22: Reliability Test Statistics of Personal Consideration factor</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_Toc533005169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0" w:history="1">
        <w:r w:rsidR="00471663" w:rsidRPr="00471663">
          <w:rPr>
            <w:rStyle w:val="Hyperlink"/>
            <w:rFonts w:ascii="Times New Roman" w:hAnsi="Times New Roman" w:cs="Times New Roman"/>
            <w:noProof/>
            <w:sz w:val="24"/>
            <w:szCs w:val="24"/>
          </w:rPr>
          <w:t>Table 4.23: Reliability Test Statistics of Mobility and Cost Factors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_Toc533005170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1" w:history="1">
        <w:r w:rsidR="00471663" w:rsidRPr="00471663">
          <w:rPr>
            <w:rStyle w:val="Hyperlink"/>
            <w:rFonts w:ascii="Times New Roman" w:hAnsi="Times New Roman" w:cs="Times New Roman"/>
            <w:noProof/>
            <w:sz w:val="24"/>
            <w:szCs w:val="24"/>
          </w:rPr>
          <w:t>Table 4.24: Reliability Test Statistics of External environment and Social Influence factor</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_Toc533005171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83</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2" w:history="1">
        <w:r w:rsidR="00471663" w:rsidRPr="00471663">
          <w:rPr>
            <w:rStyle w:val="Hyperlink"/>
            <w:rFonts w:ascii="Times New Roman" w:hAnsi="Times New Roman" w:cs="Times New Roman"/>
            <w:noProof/>
            <w:sz w:val="24"/>
            <w:szCs w:val="24"/>
          </w:rPr>
          <w:t>Table 4.25: Reliability Test Statistics of Construction and Policy making</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_Toc533005172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84</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3" w:history="1">
        <w:r w:rsidR="00471663" w:rsidRPr="00471663">
          <w:rPr>
            <w:rStyle w:val="Hyperlink"/>
            <w:rFonts w:ascii="Times New Roman" w:hAnsi="Times New Roman" w:cs="Times New Roman"/>
            <w:noProof/>
            <w:sz w:val="24"/>
            <w:szCs w:val="24"/>
          </w:rPr>
          <w:t>Table 4.26: Chi – Square Test Statistics of Willingness to use vs infrastructure factors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_Toc533005173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84</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4" w:history="1">
        <w:r w:rsidR="00471663" w:rsidRPr="00471663">
          <w:rPr>
            <w:rStyle w:val="Hyperlink"/>
            <w:rFonts w:ascii="Times New Roman" w:hAnsi="Times New Roman" w:cs="Times New Roman"/>
            <w:noProof/>
            <w:sz w:val="24"/>
            <w:szCs w:val="24"/>
          </w:rPr>
          <w:t>Table 4.27: Chi – Square Test Statistics of Willingness to use vs personal consideration</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_Toc533005174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85</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5" w:history="1">
        <w:r w:rsidR="00471663" w:rsidRPr="00471663">
          <w:rPr>
            <w:rStyle w:val="Hyperlink"/>
            <w:rFonts w:ascii="Times New Roman" w:hAnsi="Times New Roman" w:cs="Times New Roman"/>
            <w:noProof/>
            <w:sz w:val="24"/>
            <w:szCs w:val="24"/>
          </w:rPr>
          <w:t>Table 4.28: Chi – Square Test Statistics of Willingness to use vs mobility and cost factors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_Toc533005175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86</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6" w:history="1">
        <w:r w:rsidR="00471663" w:rsidRPr="00471663">
          <w:rPr>
            <w:rStyle w:val="Hyperlink"/>
            <w:rFonts w:ascii="Times New Roman" w:hAnsi="Times New Roman" w:cs="Times New Roman"/>
            <w:noProof/>
            <w:sz w:val="24"/>
            <w:szCs w:val="24"/>
          </w:rPr>
          <w:t>Table 4.29: Chi – Square Test Statistics of Willingness to use vs construction and policy making</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_Toc533005176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86</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7" w:history="1">
        <w:r w:rsidR="00471663" w:rsidRPr="00471663">
          <w:rPr>
            <w:rStyle w:val="Hyperlink"/>
            <w:rFonts w:ascii="Times New Roman" w:hAnsi="Times New Roman" w:cs="Times New Roman"/>
            <w:noProof/>
            <w:sz w:val="24"/>
            <w:szCs w:val="24"/>
          </w:rPr>
          <w:t>Table 4.30: Chi – Square Test Statistics of Willingness to use vs Environmental consciousness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_Toc533005177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87</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8" w:history="1">
        <w:r w:rsidR="00471663" w:rsidRPr="00471663">
          <w:rPr>
            <w:rStyle w:val="Hyperlink"/>
            <w:rFonts w:ascii="Times New Roman" w:hAnsi="Times New Roman" w:cs="Times New Roman"/>
            <w:noProof/>
            <w:sz w:val="24"/>
            <w:szCs w:val="24"/>
          </w:rPr>
          <w:t>Table 4.31: Chi – Square Test Statistics of Willingness to use vs External environment and social influence factor</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_Toc533005178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87</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79" w:history="1">
        <w:r w:rsidR="00471663" w:rsidRPr="00471663">
          <w:rPr>
            <w:rStyle w:val="Hyperlink"/>
            <w:rFonts w:ascii="Times New Roman" w:hAnsi="Times New Roman" w:cs="Times New Roman"/>
            <w:noProof/>
            <w:sz w:val="24"/>
            <w:szCs w:val="24"/>
          </w:rPr>
          <w:t>Table 4.32: Pearson Chi – Square values of demographic factors Vs Infrastructure facilities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_Toc533005179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88</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80" w:history="1">
        <w:r w:rsidR="00471663" w:rsidRPr="00471663">
          <w:rPr>
            <w:rStyle w:val="Hyperlink"/>
            <w:rFonts w:ascii="Times New Roman" w:hAnsi="Times New Roman" w:cs="Times New Roman"/>
            <w:noProof/>
            <w:sz w:val="24"/>
            <w:szCs w:val="24"/>
          </w:rPr>
          <w:t>Table 4.33: Pearson Chi – Square values of demographic factors Vs Personal consideration</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_Toc533005180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89</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81" w:history="1">
        <w:r w:rsidR="00471663" w:rsidRPr="00471663">
          <w:rPr>
            <w:rStyle w:val="Hyperlink"/>
            <w:rFonts w:ascii="Times New Roman" w:hAnsi="Times New Roman" w:cs="Times New Roman"/>
            <w:noProof/>
            <w:sz w:val="24"/>
            <w:szCs w:val="24"/>
          </w:rPr>
          <w:t>Table 4.34: Pearson Chi – Square values of demographic factors Vs Mobility and cost factor</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_Toc533005181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90</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82" w:history="1">
        <w:r w:rsidR="00471663" w:rsidRPr="00471663">
          <w:rPr>
            <w:rStyle w:val="Hyperlink"/>
            <w:rFonts w:ascii="Times New Roman" w:hAnsi="Times New Roman" w:cs="Times New Roman"/>
            <w:noProof/>
            <w:sz w:val="24"/>
            <w:szCs w:val="24"/>
          </w:rPr>
          <w:t>Table 4.35: Pearson Chi – Square values of demographic factors Vs External environment and Social influence</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_Toc533005182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91</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83" w:history="1">
        <w:r w:rsidR="00471663" w:rsidRPr="00471663">
          <w:rPr>
            <w:rStyle w:val="Hyperlink"/>
            <w:rFonts w:ascii="Times New Roman" w:hAnsi="Times New Roman" w:cs="Times New Roman"/>
            <w:noProof/>
            <w:sz w:val="24"/>
            <w:szCs w:val="24"/>
          </w:rPr>
          <w:t>Table 4.36: Pearson Chi – Square values of demographic factors Vs Construction and policy making</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_Toc533005183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92</w:t>
        </w:r>
        <w:r w:rsidR="00471663" w:rsidRPr="00471663">
          <w:rPr>
            <w:rFonts w:ascii="Times New Roman" w:hAnsi="Times New Roman" w:cs="Times New Roman"/>
            <w:noProof/>
            <w:webHidden/>
            <w:sz w:val="24"/>
            <w:szCs w:val="24"/>
          </w:rPr>
          <w:fldChar w:fldCharType="end"/>
        </w:r>
      </w:hyperlink>
    </w:p>
    <w:p w:rsidR="00471663"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5184" w:history="1">
        <w:r w:rsidR="00471663" w:rsidRPr="00471663">
          <w:rPr>
            <w:rStyle w:val="Hyperlink"/>
            <w:rFonts w:ascii="Times New Roman" w:hAnsi="Times New Roman" w:cs="Times New Roman"/>
            <w:noProof/>
            <w:sz w:val="24"/>
            <w:szCs w:val="24"/>
          </w:rPr>
          <w:t>Table 4.37: Pearson Chi – Square values of demographic factors Vs Environmental consciousness</w:t>
        </w:r>
        <w:r w:rsidR="00471663" w:rsidRPr="00471663">
          <w:rPr>
            <w:rFonts w:ascii="Times New Roman" w:hAnsi="Times New Roman" w:cs="Times New Roman"/>
            <w:noProof/>
            <w:webHidden/>
            <w:sz w:val="24"/>
            <w:szCs w:val="24"/>
          </w:rPr>
          <w:tab/>
        </w:r>
        <w:r w:rsidR="00471663" w:rsidRPr="00471663">
          <w:rPr>
            <w:rFonts w:ascii="Times New Roman" w:hAnsi="Times New Roman" w:cs="Times New Roman"/>
            <w:noProof/>
            <w:webHidden/>
            <w:sz w:val="24"/>
            <w:szCs w:val="24"/>
          </w:rPr>
          <w:fldChar w:fldCharType="begin"/>
        </w:r>
        <w:r w:rsidR="00471663" w:rsidRPr="00471663">
          <w:rPr>
            <w:rFonts w:ascii="Times New Roman" w:hAnsi="Times New Roman" w:cs="Times New Roman"/>
            <w:noProof/>
            <w:webHidden/>
            <w:sz w:val="24"/>
            <w:szCs w:val="24"/>
          </w:rPr>
          <w:instrText xml:space="preserve"> PAGEREF _Toc533005184 \h </w:instrText>
        </w:r>
        <w:r w:rsidR="00471663" w:rsidRPr="00471663">
          <w:rPr>
            <w:rFonts w:ascii="Times New Roman" w:hAnsi="Times New Roman" w:cs="Times New Roman"/>
            <w:noProof/>
            <w:webHidden/>
            <w:sz w:val="24"/>
            <w:szCs w:val="24"/>
          </w:rPr>
        </w:r>
        <w:r w:rsidR="00471663" w:rsidRPr="00471663">
          <w:rPr>
            <w:rFonts w:ascii="Times New Roman" w:hAnsi="Times New Roman" w:cs="Times New Roman"/>
            <w:noProof/>
            <w:webHidden/>
            <w:sz w:val="24"/>
            <w:szCs w:val="24"/>
          </w:rPr>
          <w:fldChar w:fldCharType="separate"/>
        </w:r>
        <w:r w:rsidR="00471663" w:rsidRPr="00471663">
          <w:rPr>
            <w:rFonts w:ascii="Times New Roman" w:hAnsi="Times New Roman" w:cs="Times New Roman"/>
            <w:noProof/>
            <w:webHidden/>
            <w:sz w:val="24"/>
            <w:szCs w:val="24"/>
          </w:rPr>
          <w:t>93</w:t>
        </w:r>
        <w:r w:rsidR="00471663" w:rsidRPr="00471663">
          <w:rPr>
            <w:rFonts w:ascii="Times New Roman" w:hAnsi="Times New Roman" w:cs="Times New Roman"/>
            <w:noProof/>
            <w:webHidden/>
            <w:sz w:val="24"/>
            <w:szCs w:val="24"/>
          </w:rPr>
          <w:fldChar w:fldCharType="end"/>
        </w:r>
      </w:hyperlink>
    </w:p>
    <w:p w:rsidR="00E6574F" w:rsidRPr="00471663" w:rsidRDefault="00471663" w:rsidP="00471663">
      <w:pPr>
        <w:spacing w:after="160" w:line="360" w:lineRule="auto"/>
        <w:rPr>
          <w:rFonts w:ascii="Times New Roman" w:eastAsiaTheme="minorHAnsi" w:hAnsi="Times New Roman" w:cs="Times New Roman"/>
          <w:sz w:val="24"/>
          <w:szCs w:val="24"/>
        </w:rPr>
      </w:pPr>
      <w:r w:rsidRPr="00471663">
        <w:rPr>
          <w:rFonts w:ascii="Times New Roman" w:hAnsi="Times New Roman" w:cs="Times New Roman"/>
          <w:sz w:val="24"/>
          <w:szCs w:val="24"/>
        </w:rPr>
        <w:fldChar w:fldCharType="end"/>
      </w:r>
    </w:p>
    <w:p w:rsidR="00E6574F" w:rsidRDefault="00E6574F">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rsidR="00E6574F" w:rsidRDefault="00E6574F" w:rsidP="00E6574F">
      <w:pPr>
        <w:pStyle w:val="ListParagraph"/>
        <w:rPr>
          <w:rFonts w:ascii="Times New Roman" w:hAnsi="Times New Roman" w:cs="Times New Roman"/>
          <w:sz w:val="24"/>
          <w:szCs w:val="24"/>
        </w:rPr>
      </w:pPr>
      <w:r>
        <w:rPr>
          <w:rFonts w:ascii="Times New Roman" w:hAnsi="Times New Roman" w:cs="Times New Roman"/>
          <w:sz w:val="24"/>
          <w:szCs w:val="24"/>
        </w:rPr>
        <w:t>List of Figures</w:t>
      </w:r>
    </w:p>
    <w:p w:rsidR="00E6326C" w:rsidRPr="00471663" w:rsidRDefault="00E6574F" w:rsidP="00471663">
      <w:pPr>
        <w:pStyle w:val="TableofFigures"/>
        <w:tabs>
          <w:tab w:val="right" w:leader="dot" w:pos="9954"/>
        </w:tabs>
        <w:spacing w:line="360" w:lineRule="auto"/>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33002243" w:history="1">
        <w:r w:rsidR="00E6326C" w:rsidRPr="00471663">
          <w:rPr>
            <w:rStyle w:val="Hyperlink"/>
            <w:rFonts w:ascii="Times New Roman" w:hAnsi="Times New Roman" w:cs="Times New Roman"/>
            <w:noProof/>
            <w:sz w:val="24"/>
            <w:szCs w:val="24"/>
          </w:rPr>
          <w:t>Figure 1.1: Worldwide shares of petroleum and other liquids use by different sectors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_Toc533002243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17</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4" w:history="1">
        <w:r w:rsidR="00E6326C" w:rsidRPr="00471663">
          <w:rPr>
            <w:rStyle w:val="Hyperlink"/>
            <w:rFonts w:ascii="Times New Roman" w:hAnsi="Times New Roman" w:cs="Times New Roman"/>
            <w:noProof/>
            <w:sz w:val="24"/>
            <w:szCs w:val="24"/>
          </w:rPr>
          <w:t>Figure 1.2: Energy related Carbon dioxide emission</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_Toc533002244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17</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5" w:history="1">
        <w:r w:rsidR="00E6326C" w:rsidRPr="00471663">
          <w:rPr>
            <w:rStyle w:val="Hyperlink"/>
            <w:rFonts w:ascii="Times New Roman" w:hAnsi="Times New Roman" w:cs="Times New Roman"/>
            <w:noProof/>
            <w:sz w:val="24"/>
            <w:szCs w:val="24"/>
          </w:rPr>
          <w:t>Figure 1.3: Increase of private vehicle ownership</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_Toc533002245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18</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6" w:history="1">
        <w:r w:rsidR="00E6326C" w:rsidRPr="00471663">
          <w:rPr>
            <w:rStyle w:val="Hyperlink"/>
            <w:rFonts w:ascii="Times New Roman" w:hAnsi="Times New Roman" w:cs="Times New Roman"/>
            <w:noProof/>
            <w:sz w:val="24"/>
            <w:szCs w:val="24"/>
          </w:rPr>
          <w:t>Figure 1.4: combined co</w:t>
        </w:r>
        <w:r w:rsidR="00E6326C" w:rsidRPr="00471663">
          <w:rPr>
            <w:rStyle w:val="Hyperlink"/>
            <w:rFonts w:ascii="Times New Roman" w:hAnsi="Times New Roman" w:cs="Times New Roman"/>
            <w:noProof/>
            <w:sz w:val="24"/>
            <w:szCs w:val="24"/>
            <w:vertAlign w:val="subscript"/>
          </w:rPr>
          <w:t>2</w:t>
        </w:r>
        <w:r w:rsidR="00E6326C" w:rsidRPr="00471663">
          <w:rPr>
            <w:rStyle w:val="Hyperlink"/>
            <w:rFonts w:ascii="Times New Roman" w:hAnsi="Times New Roman" w:cs="Times New Roman"/>
            <w:noProof/>
            <w:sz w:val="24"/>
            <w:szCs w:val="24"/>
          </w:rPr>
          <w:t xml:space="preserve"> emission from energy sector in Sri Lanka</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_Toc533002246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19</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7" w:history="1">
        <w:r w:rsidR="00E6326C" w:rsidRPr="00471663">
          <w:rPr>
            <w:rStyle w:val="Hyperlink"/>
            <w:rFonts w:ascii="Times New Roman" w:hAnsi="Times New Roman" w:cs="Times New Roman"/>
            <w:noProof/>
            <w:sz w:val="24"/>
            <w:szCs w:val="24"/>
          </w:rPr>
          <w:t>Figure 1.5:</w:t>
        </w:r>
        <w:r w:rsidR="00E6326C" w:rsidRPr="00471663">
          <w:rPr>
            <w:rStyle w:val="Hyperlink"/>
            <w:rFonts w:ascii="Times New Roman" w:hAnsi="Times New Roman" w:cs="Times New Roman"/>
            <w:noProof/>
            <w:sz w:val="24"/>
            <w:szCs w:val="24"/>
            <w:shd w:val="clear" w:color="auto" w:fill="FFFFFF"/>
          </w:rPr>
          <w:t xml:space="preserve"> Vehicle and passenger populations in Colombo City Limits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_Toc533002247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22</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8" w:history="1">
        <w:r w:rsidR="00E6326C" w:rsidRPr="00471663">
          <w:rPr>
            <w:rStyle w:val="Hyperlink"/>
            <w:rFonts w:ascii="Times New Roman" w:hAnsi="Times New Roman" w:cs="Times New Roman"/>
            <w:noProof/>
            <w:sz w:val="24"/>
            <w:szCs w:val="24"/>
          </w:rPr>
          <w:t>Figure 2.1: Factors affecting bicycle use</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_Toc533002248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30</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49" w:history="1">
        <w:r w:rsidR="00E6326C" w:rsidRPr="00471663">
          <w:rPr>
            <w:rStyle w:val="Hyperlink"/>
            <w:rFonts w:ascii="Times New Roman" w:hAnsi="Times New Roman" w:cs="Times New Roman"/>
            <w:noProof/>
            <w:sz w:val="24"/>
            <w:szCs w:val="24"/>
          </w:rPr>
          <w:t>Figure 2.2: Path diagram to explain the use of bicycle as a function of latent variables (circles) and their indicators (boxes)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_Toc533002249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31</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0" w:history="1">
        <w:r w:rsidR="00E6326C" w:rsidRPr="00471663">
          <w:rPr>
            <w:rStyle w:val="Hyperlink"/>
            <w:rFonts w:ascii="Times New Roman" w:hAnsi="Times New Roman" w:cs="Times New Roman"/>
            <w:noProof/>
            <w:sz w:val="24"/>
            <w:szCs w:val="24"/>
          </w:rPr>
          <w:t>Figure 2.3: Conceptual framework on bicycle ownership</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_Toc533002250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32</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1" w:history="1">
        <w:r w:rsidR="00E6326C" w:rsidRPr="00471663">
          <w:rPr>
            <w:rStyle w:val="Hyperlink"/>
            <w:rFonts w:ascii="Times New Roman" w:hAnsi="Times New Roman" w:cs="Times New Roman"/>
            <w:noProof/>
            <w:sz w:val="24"/>
            <w:szCs w:val="24"/>
          </w:rPr>
          <w:t>Figure 2.4: Summary of factors associated with bicycle ownership and use</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_Toc533002251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33</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2" w:history="1">
        <w:r w:rsidR="00E6326C" w:rsidRPr="00471663">
          <w:rPr>
            <w:rStyle w:val="Hyperlink"/>
            <w:rFonts w:ascii="Times New Roman" w:hAnsi="Times New Roman" w:cs="Times New Roman"/>
            <w:noProof/>
            <w:sz w:val="24"/>
            <w:szCs w:val="24"/>
          </w:rPr>
          <w:t>Figure 2.5: Factors affecting on changes in walking and bicycling behavior</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_Toc533002252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34</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3" w:history="1">
        <w:r w:rsidR="00E6326C" w:rsidRPr="00471663">
          <w:rPr>
            <w:rStyle w:val="Hyperlink"/>
            <w:rFonts w:ascii="Times New Roman" w:hAnsi="Times New Roman" w:cs="Times New Roman"/>
            <w:noProof/>
            <w:sz w:val="24"/>
            <w:szCs w:val="24"/>
          </w:rPr>
          <w:t>Figure 3.1: Conceptual framework</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_Toc533002253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43</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4" w:history="1">
        <w:r w:rsidR="00E6326C" w:rsidRPr="00471663">
          <w:rPr>
            <w:rStyle w:val="Hyperlink"/>
            <w:rFonts w:ascii="Times New Roman" w:hAnsi="Times New Roman" w:cs="Times New Roman"/>
            <w:noProof/>
            <w:sz w:val="24"/>
            <w:szCs w:val="24"/>
          </w:rPr>
          <w:t>Figure 4.1: Age group distribution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_Toc533002254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55</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5" w:history="1">
        <w:r w:rsidR="00E6326C" w:rsidRPr="00471663">
          <w:rPr>
            <w:rStyle w:val="Hyperlink"/>
            <w:rFonts w:ascii="Times New Roman" w:hAnsi="Times New Roman" w:cs="Times New Roman"/>
            <w:noProof/>
            <w:sz w:val="24"/>
            <w:szCs w:val="24"/>
          </w:rPr>
          <w:t>Figure 4.2: Gender distribution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_Toc533002255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56</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6" w:history="1">
        <w:r w:rsidR="00E6326C" w:rsidRPr="00471663">
          <w:rPr>
            <w:rStyle w:val="Hyperlink"/>
            <w:rFonts w:ascii="Times New Roman" w:hAnsi="Times New Roman" w:cs="Times New Roman"/>
            <w:noProof/>
            <w:sz w:val="24"/>
            <w:szCs w:val="24"/>
          </w:rPr>
          <w:t>Figure 4.3: Employment distribution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_Toc533002256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57</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7" w:history="1">
        <w:r w:rsidR="00E6326C" w:rsidRPr="00471663">
          <w:rPr>
            <w:rStyle w:val="Hyperlink"/>
            <w:rFonts w:ascii="Times New Roman" w:hAnsi="Times New Roman" w:cs="Times New Roman"/>
            <w:noProof/>
            <w:sz w:val="24"/>
            <w:szCs w:val="24"/>
          </w:rPr>
          <w:t>Figure 4.4: Employment sector distribution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_Toc533002257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58</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8" w:history="1">
        <w:r w:rsidR="00E6326C" w:rsidRPr="00471663">
          <w:rPr>
            <w:rStyle w:val="Hyperlink"/>
            <w:rFonts w:ascii="Times New Roman" w:hAnsi="Times New Roman" w:cs="Times New Roman"/>
            <w:noProof/>
            <w:sz w:val="24"/>
            <w:szCs w:val="24"/>
          </w:rPr>
          <w:t>Figure 4.5: Monthly income distribution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_Toc533002258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58</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59" w:history="1">
        <w:r w:rsidR="00E6326C" w:rsidRPr="00471663">
          <w:rPr>
            <w:rStyle w:val="Hyperlink"/>
            <w:rFonts w:ascii="Times New Roman" w:hAnsi="Times New Roman" w:cs="Times New Roman"/>
            <w:noProof/>
            <w:sz w:val="24"/>
            <w:szCs w:val="24"/>
          </w:rPr>
          <w:t>Figure 4.6: Bicycle ownership of the respondents</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_Toc533002259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59</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60" w:history="1">
        <w:r w:rsidR="00E6326C" w:rsidRPr="00471663">
          <w:rPr>
            <w:rStyle w:val="Hyperlink"/>
            <w:rFonts w:ascii="Times New Roman" w:hAnsi="Times New Roman" w:cs="Times New Roman"/>
            <w:noProof/>
            <w:sz w:val="24"/>
            <w:szCs w:val="24"/>
          </w:rPr>
          <w:t>Figure 4.7: Distribution of respondents have used bicycle</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_Toc533002260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61</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61" w:history="1">
        <w:r w:rsidR="00E6326C" w:rsidRPr="00471663">
          <w:rPr>
            <w:rStyle w:val="Hyperlink"/>
            <w:rFonts w:ascii="Times New Roman" w:hAnsi="Times New Roman" w:cs="Times New Roman"/>
            <w:noProof/>
            <w:sz w:val="24"/>
            <w:szCs w:val="24"/>
          </w:rPr>
          <w:t>Figure 4.8: Percentage of respondents who are willing to use</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_Toc533002261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64</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62" w:history="1">
        <w:r w:rsidR="00E6326C" w:rsidRPr="00471663">
          <w:rPr>
            <w:rStyle w:val="Hyperlink"/>
            <w:rFonts w:ascii="Times New Roman" w:hAnsi="Times New Roman" w:cs="Times New Roman"/>
            <w:noProof/>
            <w:sz w:val="24"/>
            <w:szCs w:val="24"/>
          </w:rPr>
          <w:t>Figure 4.9: Preferred frequency of cycling</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_Toc533002262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65</w:t>
        </w:r>
        <w:r w:rsidR="00E6326C" w:rsidRPr="00471663">
          <w:rPr>
            <w:rFonts w:ascii="Times New Roman" w:hAnsi="Times New Roman" w:cs="Times New Roman"/>
            <w:noProof/>
            <w:webHidden/>
            <w:sz w:val="24"/>
            <w:szCs w:val="24"/>
          </w:rPr>
          <w:fldChar w:fldCharType="end"/>
        </w:r>
      </w:hyperlink>
    </w:p>
    <w:p w:rsidR="00E6326C" w:rsidRPr="00471663" w:rsidRDefault="007174E8" w:rsidP="00471663">
      <w:pPr>
        <w:pStyle w:val="TableofFigures"/>
        <w:tabs>
          <w:tab w:val="right" w:leader="dot" w:pos="9954"/>
        </w:tabs>
        <w:spacing w:line="360" w:lineRule="auto"/>
        <w:rPr>
          <w:rFonts w:ascii="Times New Roman" w:hAnsi="Times New Roman" w:cs="Times New Roman"/>
          <w:noProof/>
          <w:sz w:val="24"/>
          <w:szCs w:val="24"/>
        </w:rPr>
      </w:pPr>
      <w:hyperlink w:anchor="_Toc533002263" w:history="1">
        <w:r w:rsidR="00E6326C" w:rsidRPr="00471663">
          <w:rPr>
            <w:rStyle w:val="Hyperlink"/>
            <w:rFonts w:ascii="Times New Roman" w:hAnsi="Times New Roman" w:cs="Times New Roman"/>
            <w:noProof/>
            <w:sz w:val="24"/>
            <w:szCs w:val="24"/>
          </w:rPr>
          <w:t>Figure 4.10: Frequency of preferred distance</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_Toc533002263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65</w:t>
        </w:r>
        <w:r w:rsidR="00E6326C" w:rsidRPr="00471663">
          <w:rPr>
            <w:rFonts w:ascii="Times New Roman" w:hAnsi="Times New Roman" w:cs="Times New Roman"/>
            <w:noProof/>
            <w:webHidden/>
            <w:sz w:val="24"/>
            <w:szCs w:val="24"/>
          </w:rPr>
          <w:fldChar w:fldCharType="end"/>
        </w:r>
      </w:hyperlink>
    </w:p>
    <w:p w:rsidR="00E6326C" w:rsidRDefault="007174E8" w:rsidP="00471663">
      <w:pPr>
        <w:pStyle w:val="TableofFigures"/>
        <w:tabs>
          <w:tab w:val="right" w:leader="dot" w:pos="9954"/>
        </w:tabs>
        <w:spacing w:line="360" w:lineRule="auto"/>
        <w:rPr>
          <w:noProof/>
        </w:rPr>
      </w:pPr>
      <w:hyperlink w:anchor="_Toc533002264" w:history="1">
        <w:r w:rsidR="00E6326C" w:rsidRPr="00471663">
          <w:rPr>
            <w:rStyle w:val="Hyperlink"/>
            <w:rFonts w:ascii="Times New Roman" w:hAnsi="Times New Roman" w:cs="Times New Roman"/>
            <w:noProof/>
            <w:sz w:val="24"/>
            <w:szCs w:val="24"/>
          </w:rPr>
          <w:t>Figure 4.11: Scree Plot</w:t>
        </w:r>
        <w:r w:rsidR="00E6326C" w:rsidRPr="00471663">
          <w:rPr>
            <w:rFonts w:ascii="Times New Roman" w:hAnsi="Times New Roman" w:cs="Times New Roman"/>
            <w:noProof/>
            <w:webHidden/>
            <w:sz w:val="24"/>
            <w:szCs w:val="24"/>
          </w:rPr>
          <w:tab/>
        </w:r>
        <w:r w:rsidR="00E6326C" w:rsidRPr="00471663">
          <w:rPr>
            <w:rFonts w:ascii="Times New Roman" w:hAnsi="Times New Roman" w:cs="Times New Roman"/>
            <w:noProof/>
            <w:webHidden/>
            <w:sz w:val="24"/>
            <w:szCs w:val="24"/>
          </w:rPr>
          <w:fldChar w:fldCharType="begin"/>
        </w:r>
        <w:r w:rsidR="00E6326C" w:rsidRPr="00471663">
          <w:rPr>
            <w:rFonts w:ascii="Times New Roman" w:hAnsi="Times New Roman" w:cs="Times New Roman"/>
            <w:noProof/>
            <w:webHidden/>
            <w:sz w:val="24"/>
            <w:szCs w:val="24"/>
          </w:rPr>
          <w:instrText xml:space="preserve"> PAGEREF _Toc533002264 \h </w:instrText>
        </w:r>
        <w:r w:rsidR="00E6326C" w:rsidRPr="00471663">
          <w:rPr>
            <w:rFonts w:ascii="Times New Roman" w:hAnsi="Times New Roman" w:cs="Times New Roman"/>
            <w:noProof/>
            <w:webHidden/>
            <w:sz w:val="24"/>
            <w:szCs w:val="24"/>
          </w:rPr>
        </w:r>
        <w:r w:rsidR="00E6326C" w:rsidRPr="00471663">
          <w:rPr>
            <w:rFonts w:ascii="Times New Roman" w:hAnsi="Times New Roman" w:cs="Times New Roman"/>
            <w:noProof/>
            <w:webHidden/>
            <w:sz w:val="24"/>
            <w:szCs w:val="24"/>
          </w:rPr>
          <w:fldChar w:fldCharType="separate"/>
        </w:r>
        <w:r w:rsidR="00E6326C" w:rsidRPr="00471663">
          <w:rPr>
            <w:rFonts w:ascii="Times New Roman" w:hAnsi="Times New Roman" w:cs="Times New Roman"/>
            <w:noProof/>
            <w:webHidden/>
            <w:sz w:val="24"/>
            <w:szCs w:val="24"/>
          </w:rPr>
          <w:t>75</w:t>
        </w:r>
        <w:r w:rsidR="00E6326C" w:rsidRPr="00471663">
          <w:rPr>
            <w:rFonts w:ascii="Times New Roman" w:hAnsi="Times New Roman" w:cs="Times New Roman"/>
            <w:noProof/>
            <w:webHidden/>
            <w:sz w:val="24"/>
            <w:szCs w:val="24"/>
          </w:rPr>
          <w:fldChar w:fldCharType="end"/>
        </w:r>
      </w:hyperlink>
    </w:p>
    <w:p w:rsidR="00E6574F" w:rsidRDefault="00E6574F">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br w:type="page"/>
      </w:r>
    </w:p>
    <w:p w:rsidR="00E6574F" w:rsidRDefault="00E6574F" w:rsidP="00E6574F">
      <w:pPr>
        <w:pStyle w:val="ListParagraph"/>
        <w:rPr>
          <w:rFonts w:ascii="Times New Roman" w:hAnsi="Times New Roman" w:cs="Times New Roman"/>
          <w:sz w:val="24"/>
          <w:szCs w:val="24"/>
        </w:rPr>
      </w:pPr>
      <w:r>
        <w:rPr>
          <w:rFonts w:ascii="Times New Roman" w:hAnsi="Times New Roman" w:cs="Times New Roman"/>
          <w:sz w:val="24"/>
          <w:szCs w:val="24"/>
        </w:rPr>
        <w:t>List of Equations</w:t>
      </w:r>
    </w:p>
    <w:p w:rsidR="002E057A" w:rsidRDefault="002E057A">
      <w:pPr>
        <w:pStyle w:val="TableofFigures"/>
        <w:tabs>
          <w:tab w:val="right" w:leader="dot" w:pos="9954"/>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"Equation" </w:instrText>
      </w:r>
      <w:r>
        <w:rPr>
          <w:rFonts w:ascii="Times New Roman" w:hAnsi="Times New Roman" w:cs="Times New Roman"/>
          <w:sz w:val="24"/>
          <w:szCs w:val="24"/>
        </w:rPr>
        <w:fldChar w:fldCharType="separate"/>
      </w:r>
      <w:hyperlink w:anchor="_Toc532992599" w:history="1">
        <w:r w:rsidRPr="00D82D07">
          <w:rPr>
            <w:rStyle w:val="Hyperlink"/>
            <w:rFonts w:ascii="Times New Roman" w:hAnsi="Times New Roman" w:cs="Times New Roman"/>
            <w:noProof/>
          </w:rPr>
          <w:t>Equation 1: Cronbach’s Alpha</w:t>
        </w:r>
        <w:r>
          <w:rPr>
            <w:noProof/>
            <w:webHidden/>
          </w:rPr>
          <w:tab/>
        </w:r>
        <w:r>
          <w:rPr>
            <w:noProof/>
            <w:webHidden/>
          </w:rPr>
          <w:fldChar w:fldCharType="begin"/>
        </w:r>
        <w:r>
          <w:rPr>
            <w:noProof/>
            <w:webHidden/>
          </w:rPr>
          <w:instrText xml:space="preserve"> PAGEREF _Toc532992599 \h </w:instrText>
        </w:r>
        <w:r>
          <w:rPr>
            <w:noProof/>
            <w:webHidden/>
          </w:rPr>
        </w:r>
        <w:r>
          <w:rPr>
            <w:noProof/>
            <w:webHidden/>
          </w:rPr>
          <w:fldChar w:fldCharType="separate"/>
        </w:r>
        <w:r w:rsidR="00471663">
          <w:rPr>
            <w:noProof/>
            <w:webHidden/>
          </w:rPr>
          <w:t>50</w:t>
        </w:r>
        <w:r>
          <w:rPr>
            <w:noProof/>
            <w:webHidden/>
          </w:rPr>
          <w:fldChar w:fldCharType="end"/>
        </w:r>
      </w:hyperlink>
    </w:p>
    <w:p w:rsidR="002E057A" w:rsidRDefault="007174E8">
      <w:pPr>
        <w:pStyle w:val="TableofFigures"/>
        <w:tabs>
          <w:tab w:val="right" w:leader="dot" w:pos="9954"/>
        </w:tabs>
        <w:rPr>
          <w:noProof/>
        </w:rPr>
      </w:pPr>
      <w:hyperlink w:anchor="_Toc532992600" w:history="1">
        <w:r w:rsidR="002E057A" w:rsidRPr="00D82D07">
          <w:rPr>
            <w:rStyle w:val="Hyperlink"/>
            <w:rFonts w:ascii="Times New Roman" w:hAnsi="Times New Roman" w:cs="Times New Roman"/>
            <w:noProof/>
          </w:rPr>
          <w:t>Equation 2:</w:t>
        </w:r>
        <w:r w:rsidR="002E057A" w:rsidRPr="00D82D07">
          <w:rPr>
            <w:rStyle w:val="Hyperlink"/>
            <w:noProof/>
          </w:rPr>
          <w:t xml:space="preserve"> </w:t>
        </w:r>
        <w:r w:rsidR="002E057A" w:rsidRPr="00D82D07">
          <w:rPr>
            <w:rStyle w:val="Hyperlink"/>
            <w:rFonts w:ascii="Times New Roman" w:hAnsi="Times New Roman" w:cs="Times New Roman"/>
            <w:noProof/>
          </w:rPr>
          <w:t>Bartlett’s test statistics</w:t>
        </w:r>
        <w:r w:rsidR="002E057A">
          <w:rPr>
            <w:noProof/>
            <w:webHidden/>
          </w:rPr>
          <w:tab/>
        </w:r>
        <w:r w:rsidR="002E057A">
          <w:rPr>
            <w:noProof/>
            <w:webHidden/>
          </w:rPr>
          <w:fldChar w:fldCharType="begin"/>
        </w:r>
        <w:r w:rsidR="002E057A">
          <w:rPr>
            <w:noProof/>
            <w:webHidden/>
          </w:rPr>
          <w:instrText xml:space="preserve"> PAGEREF _Toc532992600 \h </w:instrText>
        </w:r>
        <w:r w:rsidR="002E057A">
          <w:rPr>
            <w:noProof/>
            <w:webHidden/>
          </w:rPr>
        </w:r>
        <w:r w:rsidR="002E057A">
          <w:rPr>
            <w:noProof/>
            <w:webHidden/>
          </w:rPr>
          <w:fldChar w:fldCharType="separate"/>
        </w:r>
        <w:r w:rsidR="00471663">
          <w:rPr>
            <w:noProof/>
            <w:webHidden/>
          </w:rPr>
          <w:t>52</w:t>
        </w:r>
        <w:r w:rsidR="002E057A">
          <w:rPr>
            <w:noProof/>
            <w:webHidden/>
          </w:rPr>
          <w:fldChar w:fldCharType="end"/>
        </w:r>
      </w:hyperlink>
    </w:p>
    <w:p w:rsidR="002E057A" w:rsidRDefault="007174E8">
      <w:pPr>
        <w:pStyle w:val="TableofFigures"/>
        <w:tabs>
          <w:tab w:val="right" w:leader="dot" w:pos="9954"/>
        </w:tabs>
        <w:rPr>
          <w:noProof/>
        </w:rPr>
      </w:pPr>
      <w:hyperlink w:anchor="_Toc532992601" w:history="1">
        <w:r w:rsidR="002E057A" w:rsidRPr="00D82D07">
          <w:rPr>
            <w:rStyle w:val="Hyperlink"/>
            <w:rFonts w:ascii="Times New Roman" w:hAnsi="Times New Roman" w:cs="Times New Roman"/>
            <w:noProof/>
          </w:rPr>
          <w:t>Equation 3: KMO Index</w:t>
        </w:r>
        <w:r w:rsidR="002E057A">
          <w:rPr>
            <w:noProof/>
            <w:webHidden/>
          </w:rPr>
          <w:tab/>
        </w:r>
        <w:r w:rsidR="002E057A">
          <w:rPr>
            <w:noProof/>
            <w:webHidden/>
          </w:rPr>
          <w:fldChar w:fldCharType="begin"/>
        </w:r>
        <w:r w:rsidR="002E057A">
          <w:rPr>
            <w:noProof/>
            <w:webHidden/>
          </w:rPr>
          <w:instrText xml:space="preserve"> PAGEREF _Toc532992601 \h </w:instrText>
        </w:r>
        <w:r w:rsidR="002E057A">
          <w:rPr>
            <w:noProof/>
            <w:webHidden/>
          </w:rPr>
        </w:r>
        <w:r w:rsidR="002E057A">
          <w:rPr>
            <w:noProof/>
            <w:webHidden/>
          </w:rPr>
          <w:fldChar w:fldCharType="separate"/>
        </w:r>
        <w:r w:rsidR="00471663">
          <w:rPr>
            <w:noProof/>
            <w:webHidden/>
          </w:rPr>
          <w:t>53</w:t>
        </w:r>
        <w:r w:rsidR="002E057A">
          <w:rPr>
            <w:noProof/>
            <w:webHidden/>
          </w:rPr>
          <w:fldChar w:fldCharType="end"/>
        </w:r>
      </w:hyperlink>
    </w:p>
    <w:p w:rsidR="00E6574F" w:rsidRDefault="002E057A">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fldChar w:fldCharType="end"/>
      </w:r>
      <w:r w:rsidR="00E6574F">
        <w:rPr>
          <w:rFonts w:ascii="Times New Roman" w:hAnsi="Times New Roman" w:cs="Times New Roman"/>
          <w:sz w:val="24"/>
          <w:szCs w:val="24"/>
        </w:rPr>
        <w:br w:type="page"/>
      </w:r>
    </w:p>
    <w:p w:rsidR="00E6574F" w:rsidRDefault="00E6574F" w:rsidP="00E6574F">
      <w:pPr>
        <w:pStyle w:val="ListParagraph"/>
        <w:rPr>
          <w:rFonts w:ascii="Times New Roman" w:hAnsi="Times New Roman" w:cs="Times New Roman"/>
          <w:sz w:val="24"/>
          <w:szCs w:val="24"/>
        </w:rPr>
      </w:pPr>
      <w:r>
        <w:rPr>
          <w:rFonts w:ascii="Times New Roman" w:hAnsi="Times New Roman" w:cs="Times New Roman"/>
          <w:sz w:val="24"/>
          <w:szCs w:val="24"/>
        </w:rPr>
        <w:t>List of Abbreviations</w:t>
      </w:r>
    </w:p>
    <w:p w:rsidR="00471663" w:rsidRDefault="00471663" w:rsidP="00E6574F">
      <w:pPr>
        <w:spacing w:line="360" w:lineRule="auto"/>
        <w:ind w:firstLine="720"/>
        <w:jc w:val="both"/>
        <w:rPr>
          <w:rFonts w:ascii="Times New Roman" w:hAnsi="Times New Roman" w:cs="Times New Roman"/>
          <w:sz w:val="28"/>
          <w:szCs w:val="28"/>
        </w:rPr>
      </w:pPr>
    </w:p>
    <w:p w:rsidR="00471663" w:rsidRDefault="00471663" w:rsidP="00E6574F">
      <w:pPr>
        <w:spacing w:line="360" w:lineRule="auto"/>
        <w:ind w:firstLine="720"/>
        <w:jc w:val="both"/>
        <w:rPr>
          <w:rFonts w:ascii="Times New Roman" w:hAnsi="Times New Roman" w:cs="Times New Roman"/>
          <w:sz w:val="28"/>
          <w:szCs w:val="28"/>
        </w:rPr>
      </w:pPr>
    </w:p>
    <w:p w:rsidR="00E6574F" w:rsidRDefault="00E6574F" w:rsidP="00E6574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GHG – Greenhouse gases</w:t>
      </w:r>
    </w:p>
    <w:p w:rsidR="00E6574F" w:rsidRDefault="00E6574F" w:rsidP="00E6574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NMT – Non motorized transportation</w:t>
      </w:r>
    </w:p>
    <w:p w:rsidR="00E6574F" w:rsidRDefault="00E6574F" w:rsidP="00E6574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NMV – Non motorized vehicles</w:t>
      </w:r>
    </w:p>
    <w:p w:rsidR="00E6574F" w:rsidRDefault="00E6574F" w:rsidP="00E6574F">
      <w:pPr>
        <w:pStyle w:val="ListParagraph"/>
        <w:rPr>
          <w:rFonts w:ascii="Times New Roman" w:hAnsi="Times New Roman" w:cs="Times New Roman"/>
          <w:sz w:val="24"/>
          <w:szCs w:val="24"/>
        </w:rPr>
      </w:pPr>
    </w:p>
    <w:p w:rsidR="00E6574F" w:rsidRDefault="00E6574F">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rsidR="00784C22" w:rsidRPr="004B596F" w:rsidRDefault="004F66EA" w:rsidP="004B596F">
      <w:pPr>
        <w:pStyle w:val="Heading1"/>
        <w:jc w:val="center"/>
        <w:rPr>
          <w:rFonts w:ascii="Times New Roman" w:hAnsi="Times New Roman" w:cs="Times New Roman"/>
          <w:b/>
          <w:color w:val="000000" w:themeColor="text1"/>
        </w:rPr>
      </w:pPr>
      <w:bookmarkStart w:id="7" w:name="_Toc533053701"/>
      <w:r w:rsidRPr="004B596F">
        <w:rPr>
          <w:rStyle w:val="Heading1Char"/>
          <w:rFonts w:ascii="Times New Roman" w:hAnsi="Times New Roman" w:cs="Times New Roman"/>
          <w:b/>
          <w:color w:val="000000" w:themeColor="text1"/>
        </w:rPr>
        <w:t>CHAPTER</w:t>
      </w:r>
      <w:r w:rsidR="003D3F1E" w:rsidRPr="004B596F">
        <w:rPr>
          <w:rStyle w:val="Heading1Char"/>
          <w:rFonts w:ascii="Times New Roman" w:hAnsi="Times New Roman" w:cs="Times New Roman"/>
          <w:b/>
          <w:color w:val="000000" w:themeColor="text1"/>
        </w:rPr>
        <w:t xml:space="preserve"> O</w:t>
      </w:r>
      <w:r w:rsidRPr="004B596F">
        <w:rPr>
          <w:rStyle w:val="Heading1Char"/>
          <w:rFonts w:ascii="Times New Roman" w:hAnsi="Times New Roman" w:cs="Times New Roman"/>
          <w:b/>
          <w:color w:val="000000" w:themeColor="text1"/>
        </w:rPr>
        <w:t>NE</w:t>
      </w:r>
      <w:r w:rsidR="00784C22" w:rsidRPr="004B596F">
        <w:rPr>
          <w:rStyle w:val="Heading1Char"/>
          <w:rFonts w:ascii="Times New Roman" w:hAnsi="Times New Roman" w:cs="Times New Roman"/>
          <w:b/>
          <w:color w:val="000000" w:themeColor="text1"/>
        </w:rPr>
        <w:t>:</w:t>
      </w:r>
      <w:r w:rsidR="00784C22" w:rsidRPr="004B596F">
        <w:rPr>
          <w:rFonts w:ascii="Times New Roman" w:hAnsi="Times New Roman" w:cs="Times New Roman"/>
          <w:b/>
          <w:color w:val="000000" w:themeColor="text1"/>
        </w:rPr>
        <w:t xml:space="preserve"> INTRODUCTION</w:t>
      </w:r>
      <w:bookmarkEnd w:id="7"/>
    </w:p>
    <w:p w:rsidR="00E6574F" w:rsidRPr="005A605B" w:rsidRDefault="00E6574F" w:rsidP="00784C22"/>
    <w:p w:rsidR="00E6574F" w:rsidRDefault="00E6574F" w:rsidP="00E6574F">
      <w:pPr>
        <w:pStyle w:val="Heading2"/>
        <w:rPr>
          <w:rFonts w:ascii="Times New Roman" w:eastAsiaTheme="minorHAnsi" w:hAnsi="Times New Roman" w:cs="Times New Roman"/>
          <w:b/>
          <w:color w:val="000000" w:themeColor="text1"/>
          <w:sz w:val="28"/>
          <w:szCs w:val="28"/>
        </w:rPr>
      </w:pPr>
      <w:bookmarkStart w:id="8" w:name="_Toc533053702"/>
      <w:r w:rsidRPr="00E6574F">
        <w:rPr>
          <w:rFonts w:ascii="Times New Roman" w:eastAsiaTheme="minorHAnsi" w:hAnsi="Times New Roman" w:cs="Times New Roman"/>
          <w:b/>
          <w:color w:val="000000" w:themeColor="text1"/>
          <w:sz w:val="28"/>
          <w:szCs w:val="28"/>
        </w:rPr>
        <w:t>Introduction to the Chapter</w:t>
      </w:r>
      <w:bookmarkEnd w:id="8"/>
    </w:p>
    <w:p w:rsidR="00E6574F" w:rsidRPr="00E6574F" w:rsidRDefault="00E6574F" w:rsidP="00E6574F"/>
    <w:p w:rsidR="00E6574F" w:rsidRPr="005D0ED8" w:rsidRDefault="00E6574F" w:rsidP="00E6574F">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In this chapter focuses on the background of the study, research problem and justification, research objectives, research questions, hypothesis, significance of the study and chapter outline.</w:t>
      </w:r>
    </w:p>
    <w:p w:rsidR="00E6574F" w:rsidRPr="00E6574F" w:rsidRDefault="00E6574F" w:rsidP="00E6574F">
      <w:pPr>
        <w:pStyle w:val="Heading2"/>
        <w:rPr>
          <w:rFonts w:ascii="Times New Roman" w:eastAsiaTheme="minorHAnsi" w:hAnsi="Times New Roman" w:cs="Times New Roman"/>
          <w:b/>
          <w:sz w:val="28"/>
          <w:szCs w:val="28"/>
        </w:rPr>
      </w:pPr>
      <w:bookmarkStart w:id="9" w:name="_Toc533053703"/>
      <w:r w:rsidRPr="00E6574F">
        <w:rPr>
          <w:rFonts w:ascii="Times New Roman" w:hAnsi="Times New Roman" w:cs="Times New Roman"/>
          <w:b/>
          <w:color w:val="000000" w:themeColor="text1"/>
          <w:sz w:val="28"/>
          <w:szCs w:val="28"/>
        </w:rPr>
        <w:t>Background of the Study</w:t>
      </w:r>
      <w:bookmarkEnd w:id="9"/>
    </w:p>
    <w:p w:rsidR="00E6574F" w:rsidRDefault="00E6574F" w:rsidP="00E6574F"/>
    <w:p w:rsidR="00E6574F" w:rsidRDefault="00E6574F" w:rsidP="00E6574F">
      <w:pPr>
        <w:spacing w:line="360" w:lineRule="auto"/>
        <w:jc w:val="both"/>
        <w:rPr>
          <w:rFonts w:ascii="Times New Roman" w:hAnsi="Times New Roman" w:cs="Times New Roman"/>
          <w:color w:val="000000" w:themeColor="text1"/>
          <w:sz w:val="24"/>
          <w:szCs w:val="24"/>
        </w:rPr>
      </w:pPr>
      <w:r w:rsidRPr="00B64513">
        <w:rPr>
          <w:rFonts w:ascii="Times New Roman" w:hAnsi="Times New Roman" w:cs="Times New Roman"/>
          <w:color w:val="000000" w:themeColor="text1"/>
          <w:sz w:val="24"/>
          <w:szCs w:val="24"/>
        </w:rPr>
        <w:t xml:space="preserve">With the gradual increase of population, the needs and wants of people are increasing at a rapid phase. Simultaneously it has led to increasing levels of awareness on carbon dioxide emissions as well. One of the vital needs of people is “transportation”, which has a significant take part in the increasing consumption of energy. Transportation is considered to be a derived demand which occurs when people move from one place to another either for commuting activities or for leisure. Relationship between transportation and environment is paradoxical in nature where transportation leads to a social and economic benefit while adversely impacting the environment. This adverse effect is a result of unlimited dependency on non-renewable energy sources. These endless energy needs are satisfied from continues burning of fossil fuels. High dependency on fossil fuel has become the major donor for the greenhouse gas emissions which contributes for environmental pollution on </w:t>
      </w:r>
      <w:r>
        <w:rPr>
          <w:rFonts w:ascii="Times New Roman" w:hAnsi="Times New Roman" w:cs="Times New Roman"/>
          <w:color w:val="000000" w:themeColor="text1"/>
          <w:sz w:val="24"/>
          <w:szCs w:val="24"/>
        </w:rPr>
        <w:t xml:space="preserve">the </w:t>
      </w:r>
      <w:r w:rsidRPr="00B64513">
        <w:rPr>
          <w:rFonts w:ascii="Times New Roman" w:hAnsi="Times New Roman" w:cs="Times New Roman"/>
          <w:color w:val="000000" w:themeColor="text1"/>
          <w:sz w:val="24"/>
          <w:szCs w:val="24"/>
        </w:rPr>
        <w:t>other hand. All modes of transportation more or less contribute to adverse environmental impacts and when it comes to the road transportation both public and private transportation are equally significant in the context of CO2 emissions.</w:t>
      </w:r>
    </w:p>
    <w:p w:rsidR="00E6574F" w:rsidRDefault="00E6574F" w:rsidP="00E6574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According to </w:t>
      </w:r>
      <w:sdt>
        <w:sdtPr>
          <w:rPr>
            <w:rFonts w:ascii="Times New Roman" w:hAnsi="Times New Roman" w:cs="Times New Roman"/>
            <w:color w:val="000000" w:themeColor="text1"/>
            <w:sz w:val="24"/>
            <w:szCs w:val="24"/>
          </w:rPr>
          <w:id w:val="1066694021"/>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IEO17 \l 1033 </w:instrText>
          </w:r>
          <w:r>
            <w:rPr>
              <w:rFonts w:ascii="Times New Roman" w:hAnsi="Times New Roman" w:cs="Times New Roman"/>
              <w:color w:val="000000" w:themeColor="text1"/>
              <w:sz w:val="24"/>
              <w:szCs w:val="24"/>
            </w:rPr>
            <w:fldChar w:fldCharType="separate"/>
          </w:r>
          <w:r w:rsidRPr="00F0437F">
            <w:rPr>
              <w:rFonts w:ascii="Times New Roman" w:hAnsi="Times New Roman" w:cs="Times New Roman"/>
              <w:noProof/>
              <w:color w:val="000000" w:themeColor="text1"/>
              <w:sz w:val="24"/>
              <w:szCs w:val="24"/>
            </w:rPr>
            <w:t>(IEO,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the transportation sector remains the largest consumer of refined petroleum and other liquids as their use for travel and freight services increases at a faster rate than their use in other application between 2015 and 2040. Furthermore it is stated that the worldwide transportation sector accounts for 55% of total end use sector liquid fuels consumption in 2014, about the same as its share in 2015. The use of refined petroleum and other liquid fuels in the transportation sector continues to increase through 2040. The worldwide petroleum and liquid fuel shares in different sectors are demonstrated in the below figure.</w:t>
      </w:r>
    </w:p>
    <w:p w:rsidR="00E6574F" w:rsidRPr="00E6574F" w:rsidRDefault="00E6574F" w:rsidP="00E6574F">
      <w:pPr>
        <w:rPr>
          <w:rFonts w:eastAsiaTheme="minorHAnsi"/>
        </w:rPr>
      </w:pPr>
      <w:r w:rsidRPr="00E6574F">
        <w:br w:type="page"/>
      </w:r>
    </w:p>
    <w:p w:rsidR="00E6574F" w:rsidRDefault="00E6574F" w:rsidP="004F66EA">
      <w:pPr>
        <w:pStyle w:val="ListParagraph"/>
        <w:jc w:val="center"/>
        <w:rPr>
          <w:rFonts w:ascii="Times New Roman" w:hAnsi="Times New Roman" w:cs="Times New Roman"/>
          <w:sz w:val="24"/>
          <w:szCs w:val="24"/>
        </w:rPr>
      </w:pPr>
      <w:r>
        <w:rPr>
          <w:noProof/>
        </w:rPr>
        <w:drawing>
          <wp:inline distT="0" distB="0" distL="0" distR="0" wp14:anchorId="1DF3B495" wp14:editId="29637FB0">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6574F" w:rsidRDefault="004B596F" w:rsidP="004B596F">
      <w:pPr>
        <w:pStyle w:val="Caption"/>
        <w:rPr>
          <w:rFonts w:ascii="Times New Roman" w:hAnsi="Times New Roman" w:cs="Times New Roman"/>
          <w:i w:val="0"/>
          <w:color w:val="auto"/>
          <w:sz w:val="24"/>
          <w:szCs w:val="24"/>
        </w:rPr>
      </w:pPr>
      <w:bookmarkStart w:id="10" w:name="_Toc533002243"/>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E6574F" w:rsidRPr="00784C22">
        <w:rPr>
          <w:rFonts w:ascii="Times New Roman" w:hAnsi="Times New Roman" w:cs="Times New Roman"/>
          <w:i w:val="0"/>
          <w:color w:val="000000" w:themeColor="text1"/>
          <w:sz w:val="24"/>
          <w:szCs w:val="24"/>
        </w:rPr>
        <w:t xml:space="preserve">: </w:t>
      </w:r>
      <w:r w:rsidR="00E6574F" w:rsidRPr="0046279B">
        <w:rPr>
          <w:rFonts w:ascii="Times New Roman" w:hAnsi="Times New Roman" w:cs="Times New Roman"/>
          <w:i w:val="0"/>
          <w:color w:val="auto"/>
          <w:sz w:val="24"/>
          <w:szCs w:val="24"/>
        </w:rPr>
        <w:t>Worldwide shares of petroleum and other liquids use by different sectors</w:t>
      </w:r>
      <w:bookmarkEnd w:id="10"/>
    </w:p>
    <w:p w:rsidR="00E6574F" w:rsidRDefault="00E6574F" w:rsidP="00E6574F">
      <w:pPr>
        <w:rPr>
          <w:rFonts w:ascii="Times New Roman" w:hAnsi="Times New Roman" w:cs="Times New Roman"/>
          <w:sz w:val="24"/>
          <w:szCs w:val="24"/>
          <w:lang w:bidi="ta-IN"/>
        </w:rPr>
      </w:pPr>
      <w:r w:rsidRPr="0013006B">
        <w:rPr>
          <w:rFonts w:ascii="Times New Roman" w:hAnsi="Times New Roman" w:cs="Times New Roman"/>
          <w:sz w:val="24"/>
          <w:szCs w:val="24"/>
          <w:lang w:bidi="ta-IN"/>
        </w:rPr>
        <w:t>Source:</w:t>
      </w:r>
      <w:r>
        <w:rPr>
          <w:rFonts w:ascii="Times New Roman" w:hAnsi="Times New Roman" w:cs="Times New Roman"/>
          <w:sz w:val="24"/>
          <w:szCs w:val="24"/>
          <w:lang w:bidi="ta-IN"/>
        </w:rPr>
        <w:t xml:space="preserve"> </w:t>
      </w:r>
      <w:sdt>
        <w:sdtPr>
          <w:rPr>
            <w:rFonts w:ascii="Times New Roman" w:hAnsi="Times New Roman" w:cs="Times New Roman"/>
            <w:sz w:val="24"/>
            <w:szCs w:val="24"/>
            <w:lang w:bidi="ta-IN"/>
          </w:rPr>
          <w:id w:val="-1301143711"/>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 CITATION IEO17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(IEO, 2017)</w:t>
          </w:r>
          <w:r>
            <w:rPr>
              <w:rFonts w:ascii="Times New Roman" w:hAnsi="Times New Roman" w:cs="Times New Roman"/>
              <w:sz w:val="24"/>
              <w:szCs w:val="24"/>
              <w:lang w:bidi="ta-IN"/>
            </w:rPr>
            <w:fldChar w:fldCharType="end"/>
          </w:r>
        </w:sdtContent>
      </w:sdt>
    </w:p>
    <w:p w:rsidR="00B578F1" w:rsidRPr="005D1D8B" w:rsidRDefault="005D1D8B" w:rsidP="005D1D8B">
      <w:r>
        <w:rPr>
          <w:noProof/>
        </w:rPr>
        <w:drawing>
          <wp:anchor distT="0" distB="0" distL="114300" distR="114300" simplePos="0" relativeHeight="251662336" behindDoc="1" locked="0" layoutInCell="1" allowOverlap="1" wp14:anchorId="1414BE2F" wp14:editId="7AD0DB8C">
            <wp:simplePos x="0" y="0"/>
            <wp:positionH relativeFrom="margin">
              <wp:align>center</wp:align>
            </wp:positionH>
            <wp:positionV relativeFrom="paragraph">
              <wp:posOffset>180340</wp:posOffset>
            </wp:positionV>
            <wp:extent cx="5943600" cy="2299970"/>
            <wp:effectExtent l="19050" t="19050" r="19050" b="24130"/>
            <wp:wrapTight wrapText="bothSides">
              <wp:wrapPolygon edited="0">
                <wp:start x="-69" y="-179"/>
                <wp:lineTo x="-69" y="21648"/>
                <wp:lineTo x="21600" y="21648"/>
                <wp:lineTo x="21600" y="-179"/>
                <wp:lineTo x="-69" y="-17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9970"/>
                    </a:xfrm>
                    <a:prstGeom prst="rect">
                      <a:avLst/>
                    </a:prstGeom>
                    <a:ln w="12700">
                      <a:solidFill>
                        <a:schemeClr val="tx1"/>
                      </a:solidFill>
                    </a:ln>
                  </pic:spPr>
                </pic:pic>
              </a:graphicData>
            </a:graphic>
          </wp:anchor>
        </w:drawing>
      </w:r>
    </w:p>
    <w:p w:rsidR="00B578F1" w:rsidRDefault="004B596F" w:rsidP="004B596F">
      <w:pPr>
        <w:pStyle w:val="Caption"/>
        <w:rPr>
          <w:rFonts w:ascii="Times New Roman" w:hAnsi="Times New Roman" w:cs="Times New Roman"/>
          <w:sz w:val="24"/>
          <w:szCs w:val="24"/>
        </w:rPr>
      </w:pPr>
      <w:bookmarkStart w:id="11" w:name="_Toc533002244"/>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B578F1" w:rsidRPr="004B596F">
        <w:rPr>
          <w:rFonts w:ascii="Times New Roman" w:hAnsi="Times New Roman" w:cs="Times New Roman"/>
          <w:i w:val="0"/>
          <w:color w:val="000000" w:themeColor="text1"/>
          <w:sz w:val="24"/>
          <w:szCs w:val="24"/>
        </w:rPr>
        <w:t>:</w:t>
      </w:r>
      <w:r w:rsidR="00B578F1" w:rsidRPr="004B596F">
        <w:rPr>
          <w:color w:val="000000" w:themeColor="text1"/>
        </w:rPr>
        <w:t xml:space="preserve"> </w:t>
      </w:r>
      <w:r w:rsidR="00B578F1" w:rsidRPr="0046279B">
        <w:rPr>
          <w:rFonts w:ascii="Times New Roman" w:hAnsi="Times New Roman" w:cs="Times New Roman"/>
          <w:i w:val="0"/>
          <w:color w:val="auto"/>
          <w:sz w:val="24"/>
          <w:szCs w:val="24"/>
        </w:rPr>
        <w:t>Energy related Carbon dioxide emission</w:t>
      </w:r>
      <w:bookmarkEnd w:id="11"/>
      <w:r w:rsidR="00B578F1">
        <w:rPr>
          <w:rFonts w:ascii="Times New Roman" w:hAnsi="Times New Roman" w:cs="Times New Roman"/>
          <w:sz w:val="24"/>
          <w:szCs w:val="24"/>
        </w:rPr>
        <w:t xml:space="preserve"> </w:t>
      </w:r>
    </w:p>
    <w:p w:rsidR="00B578F1" w:rsidRDefault="00B578F1" w:rsidP="00B578F1">
      <w:pPr>
        <w:rPr>
          <w:rFonts w:ascii="Times New Roman" w:hAnsi="Times New Roman" w:cs="Times New Roman"/>
          <w:sz w:val="24"/>
          <w:szCs w:val="24"/>
          <w:lang w:bidi="ta-IN"/>
        </w:rPr>
      </w:pPr>
      <w:r w:rsidRPr="00847701">
        <w:rPr>
          <w:rFonts w:ascii="Times New Roman" w:hAnsi="Times New Roman" w:cs="Times New Roman"/>
          <w:sz w:val="24"/>
          <w:szCs w:val="24"/>
          <w:lang w:bidi="ta-IN"/>
        </w:rPr>
        <w:t xml:space="preserve">Source: </w:t>
      </w:r>
      <w:sdt>
        <w:sdtPr>
          <w:rPr>
            <w:rFonts w:ascii="Times New Roman" w:hAnsi="Times New Roman" w:cs="Times New Roman"/>
            <w:sz w:val="24"/>
            <w:szCs w:val="24"/>
            <w:lang w:bidi="ta-IN"/>
          </w:rPr>
          <w:id w:val="-2072723917"/>
          <w:citation/>
        </w:sdtPr>
        <w:sdtEndPr/>
        <w:sdtContent>
          <w:r w:rsidRPr="00847701">
            <w:rPr>
              <w:rFonts w:ascii="Times New Roman" w:hAnsi="Times New Roman" w:cs="Times New Roman"/>
              <w:sz w:val="24"/>
              <w:szCs w:val="24"/>
              <w:lang w:bidi="ta-IN"/>
            </w:rPr>
            <w:fldChar w:fldCharType="begin"/>
          </w:r>
          <w:r w:rsidRPr="00847701">
            <w:rPr>
              <w:rFonts w:ascii="Times New Roman" w:hAnsi="Times New Roman" w:cs="Times New Roman"/>
              <w:sz w:val="24"/>
              <w:szCs w:val="24"/>
              <w:lang w:bidi="ta-IN"/>
            </w:rPr>
            <w:instrText xml:space="preserve"> CITATION IEO17 \l 1033 </w:instrText>
          </w:r>
          <w:r w:rsidRPr="00847701">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(IEO, 2017)</w:t>
          </w:r>
          <w:r w:rsidRPr="00847701">
            <w:rPr>
              <w:rFonts w:ascii="Times New Roman" w:hAnsi="Times New Roman" w:cs="Times New Roman"/>
              <w:sz w:val="24"/>
              <w:szCs w:val="24"/>
              <w:lang w:bidi="ta-IN"/>
            </w:rPr>
            <w:fldChar w:fldCharType="end"/>
          </w:r>
        </w:sdtContent>
      </w:sdt>
    </w:p>
    <w:p w:rsidR="00B578F1" w:rsidRDefault="00B578F1" w:rsidP="00B578F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According to </w:t>
      </w:r>
      <w:sdt>
        <w:sdtPr>
          <w:rPr>
            <w:rFonts w:ascii="Times New Roman" w:hAnsi="Times New Roman" w:cs="Times New Roman"/>
            <w:color w:val="000000" w:themeColor="text1"/>
            <w:sz w:val="24"/>
            <w:szCs w:val="24"/>
          </w:rPr>
          <w:id w:val="805589816"/>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IEO17 \l 1033 </w:instrText>
          </w:r>
          <w:r>
            <w:rPr>
              <w:rFonts w:ascii="Times New Roman" w:hAnsi="Times New Roman" w:cs="Times New Roman"/>
              <w:color w:val="000000" w:themeColor="text1"/>
              <w:sz w:val="24"/>
              <w:szCs w:val="24"/>
            </w:rPr>
            <w:fldChar w:fldCharType="separate"/>
          </w:r>
          <w:r w:rsidRPr="00F0437F">
            <w:rPr>
              <w:rFonts w:ascii="Times New Roman" w:hAnsi="Times New Roman" w:cs="Times New Roman"/>
              <w:noProof/>
              <w:color w:val="000000" w:themeColor="text1"/>
              <w:sz w:val="24"/>
              <w:szCs w:val="24"/>
            </w:rPr>
            <w:t>(IEO,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there is an increase in energy related carbon dioxide from 2015 to 2040. It is mentioned that coal related co</w:t>
      </w:r>
      <w:r w:rsidRPr="00DD3C23">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 xml:space="preserve"> emissions are projected to increase at an average rate of 0.1% year between 2015 and 2040.  Liquids related co2 emissions grow an average 0.7% year between 2015 and 2040. </w:t>
      </w:r>
    </w:p>
    <w:p w:rsidR="00E6574F" w:rsidRDefault="00E6574F" w:rsidP="00B578F1">
      <w:pPr>
        <w:pStyle w:val="Caption"/>
        <w:rPr>
          <w:rFonts w:ascii="Times New Roman" w:hAnsi="Times New Roman" w:cs="Times New Roman"/>
          <w:sz w:val="24"/>
          <w:szCs w:val="24"/>
        </w:rPr>
      </w:pPr>
      <w:r>
        <w:rPr>
          <w:rFonts w:ascii="Times New Roman" w:hAnsi="Times New Roman" w:cs="Times New Roman"/>
          <w:sz w:val="24"/>
          <w:szCs w:val="24"/>
        </w:rPr>
        <w:br w:type="page"/>
      </w:r>
      <w:r w:rsidR="005D1D8B" w:rsidRPr="00B64513">
        <w:rPr>
          <w:rFonts w:ascii="Times New Roman" w:hAnsi="Times New Roman" w:cs="Times New Roman"/>
          <w:noProof/>
          <w:sz w:val="36"/>
          <w:szCs w:val="36"/>
        </w:rPr>
        <w:drawing>
          <wp:anchor distT="0" distB="0" distL="114300" distR="114300" simplePos="0" relativeHeight="251664384" behindDoc="1" locked="0" layoutInCell="1" allowOverlap="1" wp14:anchorId="40279BFF" wp14:editId="4A986638">
            <wp:simplePos x="0" y="0"/>
            <wp:positionH relativeFrom="margin">
              <wp:posOffset>1243330</wp:posOffset>
            </wp:positionH>
            <wp:positionV relativeFrom="paragraph">
              <wp:posOffset>19050</wp:posOffset>
            </wp:positionV>
            <wp:extent cx="3621405" cy="2431415"/>
            <wp:effectExtent l="19050" t="19050" r="17145" b="26035"/>
            <wp:wrapTight wrapText="bothSides">
              <wp:wrapPolygon edited="0">
                <wp:start x="-114" y="-169"/>
                <wp:lineTo x="-114" y="21662"/>
                <wp:lineTo x="21589" y="21662"/>
                <wp:lineTo x="21589" y="-169"/>
                <wp:lineTo x="-114" y="-16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vate vehicle increase.PNG"/>
                    <pic:cNvPicPr/>
                  </pic:nvPicPr>
                  <pic:blipFill rotWithShape="1">
                    <a:blip r:embed="rId11">
                      <a:extLst>
                        <a:ext uri="{28A0092B-C50C-407E-A947-70E740481C1C}">
                          <a14:useLocalDpi xmlns:a14="http://schemas.microsoft.com/office/drawing/2010/main" val="0"/>
                        </a:ext>
                      </a:extLst>
                    </a:blip>
                    <a:srcRect r="34382"/>
                    <a:stretch/>
                  </pic:blipFill>
                  <pic:spPr bwMode="auto">
                    <a:xfrm>
                      <a:off x="0" y="0"/>
                      <a:ext cx="362140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8F1">
        <w:rPr>
          <w:rFonts w:ascii="Times New Roman" w:hAnsi="Times New Roman" w:cs="Times New Roman"/>
          <w:sz w:val="24"/>
          <w:szCs w:val="24"/>
        </w:rPr>
        <w:t xml:space="preserve">                                                                                                </w:t>
      </w:r>
    </w:p>
    <w:p w:rsidR="00B578F1" w:rsidRDefault="00B578F1" w:rsidP="00B578F1"/>
    <w:p w:rsidR="00B578F1" w:rsidRDefault="00B578F1" w:rsidP="00B578F1"/>
    <w:p w:rsidR="00B578F1" w:rsidRDefault="00B578F1" w:rsidP="00B578F1"/>
    <w:p w:rsidR="00B578F1" w:rsidRDefault="00B578F1" w:rsidP="00B578F1"/>
    <w:p w:rsidR="00B578F1" w:rsidRDefault="00B578F1" w:rsidP="00B578F1"/>
    <w:p w:rsidR="00B578F1" w:rsidRDefault="00B578F1" w:rsidP="00B578F1"/>
    <w:p w:rsidR="00B578F1" w:rsidRDefault="00B578F1" w:rsidP="00B578F1"/>
    <w:p w:rsidR="00B578F1" w:rsidRDefault="00B578F1" w:rsidP="00B578F1"/>
    <w:p w:rsidR="00B578F1" w:rsidRPr="0046279B" w:rsidRDefault="004B596F" w:rsidP="004B596F">
      <w:pPr>
        <w:pStyle w:val="Caption"/>
        <w:rPr>
          <w:rFonts w:ascii="Times New Roman" w:hAnsi="Times New Roman" w:cs="Times New Roman"/>
          <w:i w:val="0"/>
          <w:color w:val="auto"/>
          <w:sz w:val="24"/>
          <w:szCs w:val="24"/>
        </w:rPr>
      </w:pPr>
      <w:bookmarkStart w:id="12" w:name="_Toc533002245"/>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3</w:t>
      </w:r>
      <w:r w:rsidR="00897DA9">
        <w:rPr>
          <w:rFonts w:ascii="Times New Roman" w:hAnsi="Times New Roman" w:cs="Times New Roman"/>
          <w:i w:val="0"/>
          <w:color w:val="000000" w:themeColor="text1"/>
          <w:sz w:val="24"/>
          <w:szCs w:val="24"/>
        </w:rPr>
        <w:fldChar w:fldCharType="end"/>
      </w:r>
      <w:r w:rsidR="00B578F1" w:rsidRPr="004B596F">
        <w:rPr>
          <w:rFonts w:ascii="Times New Roman" w:hAnsi="Times New Roman" w:cs="Times New Roman"/>
          <w:i w:val="0"/>
          <w:color w:val="000000" w:themeColor="text1"/>
          <w:sz w:val="24"/>
          <w:szCs w:val="24"/>
        </w:rPr>
        <w:t xml:space="preserve">: </w:t>
      </w:r>
      <w:r w:rsidR="00B578F1" w:rsidRPr="0046279B">
        <w:rPr>
          <w:rFonts w:ascii="Times New Roman" w:hAnsi="Times New Roman" w:cs="Times New Roman"/>
          <w:i w:val="0"/>
          <w:color w:val="auto"/>
          <w:sz w:val="24"/>
          <w:szCs w:val="24"/>
        </w:rPr>
        <w:t>Increase of private vehicle ownership</w:t>
      </w:r>
      <w:bookmarkEnd w:id="12"/>
    </w:p>
    <w:p w:rsidR="00B578F1" w:rsidRPr="00B64513" w:rsidRDefault="00B578F1" w:rsidP="00B578F1">
      <w:pPr>
        <w:spacing w:line="360" w:lineRule="auto"/>
        <w:rPr>
          <w:rFonts w:ascii="Times New Roman" w:hAnsi="Times New Roman" w:cs="Times New Roman"/>
          <w:i/>
          <w:color w:val="000000" w:themeColor="text1"/>
          <w:sz w:val="24"/>
          <w:szCs w:val="24"/>
          <w:u w:val="single"/>
        </w:rPr>
      </w:pPr>
      <w:r w:rsidRPr="0061464D">
        <w:rPr>
          <w:rFonts w:ascii="Times New Roman" w:hAnsi="Times New Roman" w:cs="Times New Roman"/>
          <w:sz w:val="24"/>
          <w:szCs w:val="24"/>
        </w:rPr>
        <w:t>Source:</w:t>
      </w:r>
      <w:r w:rsidRPr="00DD3C23">
        <w:rPr>
          <w:rFonts w:ascii="Times New Roman" w:hAnsi="Times New Roman" w:cs="Times New Roman"/>
          <w:i/>
          <w:sz w:val="24"/>
          <w:szCs w:val="24"/>
        </w:rPr>
        <w:t xml:space="preserve"> </w:t>
      </w:r>
      <w:sdt>
        <w:sdtPr>
          <w:rPr>
            <w:rFonts w:ascii="Times New Roman" w:hAnsi="Times New Roman" w:cs="Times New Roman"/>
            <w:i/>
            <w:sz w:val="24"/>
            <w:szCs w:val="24"/>
          </w:rPr>
          <w:id w:val="-1229149853"/>
          <w:citation/>
        </w:sdtPr>
        <w:sdtEndPr/>
        <w:sdtContent>
          <w:r w:rsidRPr="00DD3C23">
            <w:rPr>
              <w:rFonts w:ascii="Times New Roman" w:hAnsi="Times New Roman" w:cs="Times New Roman"/>
              <w:i/>
              <w:sz w:val="24"/>
              <w:szCs w:val="24"/>
            </w:rPr>
            <w:fldChar w:fldCharType="begin"/>
          </w:r>
          <w:r w:rsidRPr="00DD3C23">
            <w:rPr>
              <w:rFonts w:ascii="Times New Roman" w:hAnsi="Times New Roman" w:cs="Times New Roman"/>
              <w:i/>
              <w:sz w:val="24"/>
              <w:szCs w:val="24"/>
            </w:rPr>
            <w:instrText xml:space="preserve">CITATION Min13 \l 1033 </w:instrText>
          </w:r>
          <w:r w:rsidRPr="00DD3C23">
            <w:rPr>
              <w:rFonts w:ascii="Times New Roman" w:hAnsi="Times New Roman" w:cs="Times New Roman"/>
              <w:i/>
              <w:sz w:val="24"/>
              <w:szCs w:val="24"/>
            </w:rPr>
            <w:fldChar w:fldCharType="separate"/>
          </w:r>
          <w:r w:rsidRPr="00F0437F">
            <w:rPr>
              <w:rFonts w:ascii="Times New Roman" w:hAnsi="Times New Roman" w:cs="Times New Roman"/>
              <w:noProof/>
              <w:sz w:val="24"/>
              <w:szCs w:val="24"/>
            </w:rPr>
            <w:t>(Draft Urban Transport Master Plan; Colombo Metropolitan Region and Suburbs, 2013)</w:t>
          </w:r>
          <w:r w:rsidRPr="00DD3C23">
            <w:rPr>
              <w:rFonts w:ascii="Times New Roman" w:hAnsi="Times New Roman" w:cs="Times New Roman"/>
              <w:i/>
              <w:sz w:val="24"/>
              <w:szCs w:val="24"/>
            </w:rPr>
            <w:fldChar w:fldCharType="end"/>
          </w:r>
        </w:sdtContent>
      </w:sdt>
    </w:p>
    <w:p w:rsidR="00E6574F" w:rsidRPr="00276CD4" w:rsidRDefault="005D1D8B" w:rsidP="00276CD4">
      <w:pPr>
        <w:pStyle w:val="Caption"/>
        <w:spacing w:line="360" w:lineRule="auto"/>
        <w:jc w:val="both"/>
        <w:rPr>
          <w:i w:val="0"/>
        </w:rPr>
      </w:pPr>
      <w:r w:rsidRPr="00B64513">
        <w:rPr>
          <w:noProof/>
          <w:sz w:val="24"/>
          <w:szCs w:val="24"/>
        </w:rPr>
        <w:drawing>
          <wp:anchor distT="0" distB="0" distL="114300" distR="114300" simplePos="0" relativeHeight="251666432" behindDoc="1" locked="0" layoutInCell="1" allowOverlap="1" wp14:anchorId="0520BC04" wp14:editId="53D9AAC3">
            <wp:simplePos x="0" y="0"/>
            <wp:positionH relativeFrom="margin">
              <wp:align>center</wp:align>
            </wp:positionH>
            <wp:positionV relativeFrom="paragraph">
              <wp:posOffset>2014220</wp:posOffset>
            </wp:positionV>
            <wp:extent cx="6057900" cy="2838450"/>
            <wp:effectExtent l="19050" t="19050" r="19050" b="19050"/>
            <wp:wrapTight wrapText="bothSides">
              <wp:wrapPolygon edited="0">
                <wp:start x="-68" y="-145"/>
                <wp:lineTo x="-68" y="21600"/>
                <wp:lineTo x="21600" y="21600"/>
                <wp:lineTo x="21600" y="-145"/>
                <wp:lineTo x="-68" y="-1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l="16186" t="46225" r="51442" b="14481"/>
                    <a:stretch/>
                  </pic:blipFill>
                  <pic:spPr bwMode="auto">
                    <a:xfrm>
                      <a:off x="0" y="0"/>
                      <a:ext cx="6057900" cy="283845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78F1" w:rsidRPr="00B578F1">
        <w:rPr>
          <w:rFonts w:ascii="Times New Roman" w:hAnsi="Times New Roman" w:cs="Times New Roman"/>
          <w:i w:val="0"/>
          <w:color w:val="000000" w:themeColor="text1"/>
          <w:sz w:val="24"/>
          <w:szCs w:val="24"/>
        </w:rPr>
        <w:t>With the growth of the economy and becoming urban areas more populated, the increase of motor vehicle use gradually increases ultimate result is the increase of traffic congestion and thereby increase pollution and greenhouse emissions. In Colombo the proportion of the population using private transportation has increased from 26% in 1985 to 42% in 2013.Travel speed at peak hours average has become less than 15km per hour. Without energy efficient and space efficient transport solutions this problem will rise gradually at the same time the population of the Western province is expected to rise from 5.8 million to 8.7 million by 2035 which means the rise in need of transport will continue</w:t>
      </w:r>
      <w:r w:rsidR="00B578F1">
        <w:rPr>
          <w:rFonts w:ascii="Times New Roman" w:hAnsi="Times New Roman" w:cs="Times New Roman"/>
          <w:i w:val="0"/>
          <w:color w:val="000000" w:themeColor="text1"/>
          <w:sz w:val="24"/>
          <w:szCs w:val="24"/>
        </w:rPr>
        <w:t>.</w:t>
      </w:r>
    </w:p>
    <w:p w:rsidR="00846613" w:rsidRDefault="004B596F" w:rsidP="004B596F">
      <w:pPr>
        <w:pStyle w:val="Caption"/>
        <w:rPr>
          <w:rFonts w:ascii="Times New Roman" w:hAnsi="Times New Roman" w:cs="Times New Roman"/>
          <w:sz w:val="24"/>
          <w:szCs w:val="24"/>
        </w:rPr>
      </w:pPr>
      <w:bookmarkStart w:id="13" w:name="_Toc533002246"/>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4</w:t>
      </w:r>
      <w:r w:rsidR="00897DA9">
        <w:rPr>
          <w:rFonts w:ascii="Times New Roman" w:hAnsi="Times New Roman" w:cs="Times New Roman"/>
          <w:i w:val="0"/>
          <w:color w:val="000000" w:themeColor="text1"/>
          <w:sz w:val="24"/>
          <w:szCs w:val="24"/>
        </w:rPr>
        <w:fldChar w:fldCharType="end"/>
      </w:r>
      <w:r w:rsidR="00846613" w:rsidRPr="004B596F">
        <w:rPr>
          <w:rFonts w:ascii="Times New Roman" w:hAnsi="Times New Roman" w:cs="Times New Roman"/>
          <w:i w:val="0"/>
          <w:color w:val="000000" w:themeColor="text1"/>
          <w:sz w:val="24"/>
          <w:szCs w:val="24"/>
        </w:rPr>
        <w:t xml:space="preserve">: </w:t>
      </w:r>
      <w:r w:rsidR="00846613" w:rsidRPr="0046279B">
        <w:rPr>
          <w:rFonts w:ascii="Times New Roman" w:hAnsi="Times New Roman" w:cs="Times New Roman"/>
          <w:i w:val="0"/>
          <w:color w:val="auto"/>
          <w:sz w:val="24"/>
          <w:szCs w:val="24"/>
        </w:rPr>
        <w:t>combined co</w:t>
      </w:r>
      <w:r w:rsidR="00846613" w:rsidRPr="0046279B">
        <w:rPr>
          <w:rFonts w:ascii="Times New Roman" w:hAnsi="Times New Roman" w:cs="Times New Roman"/>
          <w:i w:val="0"/>
          <w:color w:val="auto"/>
          <w:sz w:val="24"/>
          <w:szCs w:val="24"/>
          <w:vertAlign w:val="subscript"/>
        </w:rPr>
        <w:t>2</w:t>
      </w:r>
      <w:r w:rsidR="00846613" w:rsidRPr="0046279B">
        <w:rPr>
          <w:rFonts w:ascii="Times New Roman" w:hAnsi="Times New Roman" w:cs="Times New Roman"/>
          <w:i w:val="0"/>
          <w:color w:val="auto"/>
          <w:sz w:val="24"/>
          <w:szCs w:val="24"/>
        </w:rPr>
        <w:t xml:space="preserve"> emission from energy sector in Sri Lanka</w:t>
      </w:r>
      <w:bookmarkEnd w:id="13"/>
      <w:r w:rsidR="00846613">
        <w:rPr>
          <w:rFonts w:ascii="Times New Roman" w:hAnsi="Times New Roman" w:cs="Times New Roman"/>
          <w:sz w:val="24"/>
          <w:szCs w:val="24"/>
        </w:rPr>
        <w:t xml:space="preserve"> </w:t>
      </w:r>
    </w:p>
    <w:p w:rsidR="00846613" w:rsidRDefault="00846613" w:rsidP="00846613">
      <w:pPr>
        <w:spacing w:line="360" w:lineRule="auto"/>
        <w:rPr>
          <w:rStyle w:val="Hyperlink"/>
          <w:i/>
          <w:color w:val="000000" w:themeColor="text1"/>
          <w:sz w:val="24"/>
          <w:szCs w:val="24"/>
        </w:rPr>
      </w:pPr>
      <w:r w:rsidRPr="0061464D">
        <w:rPr>
          <w:rFonts w:ascii="Times New Roman" w:hAnsi="Times New Roman" w:cs="Times New Roman"/>
          <w:color w:val="000000" w:themeColor="text1"/>
          <w:sz w:val="24"/>
          <w:szCs w:val="24"/>
        </w:rPr>
        <w:t>Source</w:t>
      </w:r>
      <w:r w:rsidRPr="00B64513">
        <w:rPr>
          <w:rFonts w:ascii="Times New Roman" w:hAnsi="Times New Roman" w:cs="Times New Roman"/>
          <w:i/>
          <w:color w:val="000000" w:themeColor="text1"/>
          <w:sz w:val="24"/>
          <w:szCs w:val="24"/>
        </w:rPr>
        <w:t xml:space="preserve">: </w:t>
      </w:r>
      <w:sdt>
        <w:sdtPr>
          <w:rPr>
            <w:rFonts w:ascii="Times New Roman" w:hAnsi="Times New Roman" w:cs="Times New Roman"/>
            <w:i/>
            <w:color w:val="000000" w:themeColor="text1"/>
            <w:sz w:val="24"/>
            <w:szCs w:val="24"/>
          </w:rPr>
          <w:id w:val="1433943619"/>
          <w:citation/>
        </w:sdtPr>
        <w:sdtEndPr/>
        <w:sdtContent>
          <w:r w:rsidRPr="00CE4D3C">
            <w:rPr>
              <w:rFonts w:ascii="Times New Roman" w:hAnsi="Times New Roman" w:cs="Times New Roman"/>
              <w:i/>
              <w:color w:val="000000" w:themeColor="text1"/>
              <w:sz w:val="24"/>
              <w:szCs w:val="24"/>
            </w:rPr>
            <w:fldChar w:fldCharType="begin"/>
          </w:r>
          <w:r w:rsidRPr="00CE4D3C">
            <w:rPr>
              <w:rFonts w:ascii="Times New Roman" w:hAnsi="Times New Roman" w:cs="Times New Roman"/>
              <w:sz w:val="24"/>
              <w:szCs w:val="24"/>
            </w:rPr>
            <w:instrText xml:space="preserve"> CITATION UNF12 \l 1033 </w:instrText>
          </w:r>
          <w:r w:rsidRPr="00CE4D3C">
            <w:rPr>
              <w:rFonts w:ascii="Times New Roman" w:hAnsi="Times New Roman" w:cs="Times New Roman"/>
              <w:i/>
              <w:color w:val="000000" w:themeColor="text1"/>
              <w:sz w:val="24"/>
              <w:szCs w:val="24"/>
            </w:rPr>
            <w:fldChar w:fldCharType="separate"/>
          </w:r>
          <w:r w:rsidRPr="00F0437F">
            <w:rPr>
              <w:rFonts w:ascii="Times New Roman" w:hAnsi="Times New Roman" w:cs="Times New Roman"/>
              <w:noProof/>
              <w:sz w:val="24"/>
              <w:szCs w:val="24"/>
            </w:rPr>
            <w:t>(UNFCC, 2012)</w:t>
          </w:r>
          <w:r w:rsidRPr="00CE4D3C">
            <w:rPr>
              <w:rFonts w:ascii="Times New Roman" w:hAnsi="Times New Roman" w:cs="Times New Roman"/>
              <w:i/>
              <w:color w:val="000000" w:themeColor="text1"/>
              <w:sz w:val="24"/>
              <w:szCs w:val="24"/>
            </w:rPr>
            <w:fldChar w:fldCharType="end"/>
          </w:r>
        </w:sdtContent>
      </w:sdt>
    </w:p>
    <w:p w:rsidR="00846613" w:rsidRPr="008E7F5A" w:rsidRDefault="00846613" w:rsidP="00846613">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Pr="00C750C6">
        <w:rPr>
          <w:rFonts w:ascii="Times New Roman" w:hAnsi="Times New Roman" w:cs="Times New Roman"/>
          <w:color w:val="000000" w:themeColor="text1"/>
          <w:sz w:val="24"/>
          <w:szCs w:val="24"/>
        </w:rPr>
        <w:t>Despite the fact that Sri Lanka, being a small country its contribution to GHG emission is significant.  Therefore it affects the environment as much as any other country which is clearly depicted in the figure above. Hence without any doubt it is clearly evident that carbon dioxide emission in transportation sector is a timely and imperative matter to be addressed further. As a solution to overcome the vast levels of CO2 emissions in transport sector</w:t>
      </w:r>
      <w:r>
        <w:rPr>
          <w:rFonts w:ascii="Times New Roman" w:hAnsi="Times New Roman" w:cs="Times New Roman"/>
          <w:color w:val="000000" w:themeColor="text1"/>
          <w:sz w:val="24"/>
          <w:szCs w:val="24"/>
        </w:rPr>
        <w:t xml:space="preserve"> promotion of non-motorized transportation can be applied</w:t>
      </w:r>
      <w:r w:rsidRPr="00C750C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As mentioned in </w:t>
      </w:r>
      <w:sdt>
        <w:sdtPr>
          <w:rPr>
            <w:rFonts w:ascii="Times New Roman" w:hAnsi="Times New Roman" w:cs="Times New Roman"/>
            <w:color w:val="000000" w:themeColor="text1"/>
            <w:sz w:val="24"/>
            <w:szCs w:val="24"/>
          </w:rPr>
          <w:id w:val="440813958"/>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Sil17 \l 1033 </w:instrText>
          </w:r>
          <w:r>
            <w:rPr>
              <w:rFonts w:ascii="Times New Roman" w:hAnsi="Times New Roman" w:cs="Times New Roman"/>
              <w:color w:val="000000" w:themeColor="text1"/>
              <w:sz w:val="24"/>
              <w:szCs w:val="24"/>
            </w:rPr>
            <w:fldChar w:fldCharType="separate"/>
          </w:r>
          <w:r w:rsidRPr="00F0437F">
            <w:rPr>
              <w:rFonts w:ascii="Times New Roman" w:hAnsi="Times New Roman" w:cs="Times New Roman"/>
              <w:noProof/>
              <w:color w:val="000000" w:themeColor="text1"/>
              <w:sz w:val="24"/>
              <w:szCs w:val="24"/>
            </w:rPr>
            <w:t>(Silva,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in the Megapolis Transport Development plan under the category of environmental sustainably transportation it is planned to promote non-motorized transportation. The estimated cost is about 229 million USD.</w:t>
      </w:r>
    </w:p>
    <w:p w:rsidR="00846613" w:rsidRDefault="00846613" w:rsidP="00846613">
      <w:pPr>
        <w:spacing w:line="360" w:lineRule="auto"/>
        <w:jc w:val="both"/>
        <w:rPr>
          <w:rFonts w:ascii="Times New Roman" w:hAnsi="Times New Roman" w:cs="Times New Roman"/>
          <w:sz w:val="24"/>
          <w:szCs w:val="24"/>
        </w:rPr>
      </w:pPr>
      <w:r w:rsidRPr="00B64513">
        <w:rPr>
          <w:rFonts w:ascii="Times New Roman" w:hAnsi="Times New Roman" w:cs="Times New Roman"/>
          <w:color w:val="000000"/>
          <w:sz w:val="24"/>
          <w:szCs w:val="24"/>
        </w:rPr>
        <w:t xml:space="preserve">According to the </w:t>
      </w:r>
      <w:sdt>
        <w:sdtPr>
          <w:rPr>
            <w:rFonts w:ascii="Times New Roman" w:hAnsi="Times New Roman" w:cs="Times New Roman"/>
            <w:color w:val="000000"/>
            <w:sz w:val="24"/>
            <w:szCs w:val="24"/>
          </w:rPr>
          <w:id w:val="1288156315"/>
          <w:citation/>
        </w:sdtPr>
        <w:sdtEndPr/>
        <w:sdtContent>
          <w:r w:rsidRPr="009F46FA">
            <w:rPr>
              <w:rFonts w:ascii="Times New Roman" w:hAnsi="Times New Roman" w:cs="Times New Roman"/>
              <w:color w:val="000000"/>
              <w:sz w:val="24"/>
              <w:szCs w:val="24"/>
            </w:rPr>
            <w:fldChar w:fldCharType="begin"/>
          </w:r>
          <w:r w:rsidRPr="009F46FA">
            <w:rPr>
              <w:rFonts w:ascii="Times New Roman" w:hAnsi="Times New Roman" w:cs="Times New Roman"/>
              <w:color w:val="000000"/>
              <w:sz w:val="24"/>
              <w:szCs w:val="24"/>
            </w:rPr>
            <w:instrText xml:space="preserve"> CITATION Min13 \l 1033 </w:instrText>
          </w:r>
          <w:r w:rsidRPr="009F46FA">
            <w:rPr>
              <w:rFonts w:ascii="Times New Roman" w:hAnsi="Times New Roman" w:cs="Times New Roman"/>
              <w:color w:val="000000"/>
              <w:sz w:val="24"/>
              <w:szCs w:val="24"/>
            </w:rPr>
            <w:fldChar w:fldCharType="separate"/>
          </w:r>
          <w:r w:rsidRPr="00F0437F">
            <w:rPr>
              <w:rFonts w:ascii="Times New Roman" w:hAnsi="Times New Roman" w:cs="Times New Roman"/>
              <w:noProof/>
              <w:color w:val="000000"/>
              <w:sz w:val="24"/>
              <w:szCs w:val="24"/>
            </w:rPr>
            <w:t>(Draft Urban Transport Master Plan; Colombo Metropolitan Region and Suburbs, 2013)</w:t>
          </w:r>
          <w:r w:rsidRPr="009F46FA">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it has stated about </w:t>
      </w:r>
      <w:r w:rsidRPr="00B64513">
        <w:rPr>
          <w:rFonts w:ascii="Times New Roman" w:hAnsi="Times New Roman" w:cs="Times New Roman"/>
          <w:color w:val="000000"/>
          <w:sz w:val="24"/>
          <w:szCs w:val="24"/>
        </w:rPr>
        <w:t>seven corridors from which vehicles are entering the Colombo city. Galle, Horana, Negombo, Kandy, Low Level, High Level and Malabe corridors were identified and it has been estimated that over one million people are entering the Colombo city through these seven corridors. A highest number of private vehicles</w:t>
      </w:r>
      <w:r>
        <w:rPr>
          <w:rFonts w:ascii="Times New Roman" w:hAnsi="Times New Roman" w:cs="Times New Roman"/>
          <w:color w:val="000000"/>
          <w:sz w:val="24"/>
          <w:szCs w:val="24"/>
        </w:rPr>
        <w:t xml:space="preserve"> are</w:t>
      </w:r>
      <w:r w:rsidRPr="00B64513">
        <w:rPr>
          <w:rFonts w:ascii="Times New Roman" w:hAnsi="Times New Roman" w:cs="Times New Roman"/>
          <w:color w:val="000000"/>
          <w:sz w:val="24"/>
          <w:szCs w:val="24"/>
        </w:rPr>
        <w:t xml:space="preserve"> entering </w:t>
      </w:r>
      <w:r>
        <w:rPr>
          <w:rFonts w:ascii="Times New Roman" w:hAnsi="Times New Roman" w:cs="Times New Roman"/>
          <w:color w:val="000000"/>
          <w:sz w:val="24"/>
          <w:szCs w:val="24"/>
        </w:rPr>
        <w:t xml:space="preserve">to </w:t>
      </w:r>
      <w:r w:rsidRPr="00B64513">
        <w:rPr>
          <w:rFonts w:ascii="Times New Roman" w:hAnsi="Times New Roman" w:cs="Times New Roman"/>
          <w:color w:val="000000"/>
          <w:sz w:val="24"/>
          <w:szCs w:val="24"/>
        </w:rPr>
        <w:t xml:space="preserve">the Colombo city via Malabe corridor. </w:t>
      </w:r>
      <w:r w:rsidRPr="00B64513">
        <w:rPr>
          <w:rFonts w:ascii="Times New Roman" w:hAnsi="Times New Roman" w:cs="Times New Roman"/>
          <w:sz w:val="24"/>
          <w:szCs w:val="24"/>
        </w:rPr>
        <w:t xml:space="preserve">One possible approach to reduce congestion in these highly congested corridors is to change the modal split by reducing motorized transport thereby strengthening non-motorized transport. But in most occasions congestion reduction focuses on motorized transport and does not take non-motorized methods into account. Cycling is one such method of non-motorize transportation. In highly dense areas for travelling short distances, the car is an inefficient and unsuitable mode of transport. Improvement of multimodal transport options that include non-motorize transport methods take lower cost for implementation and potential to influence a mode share shift also lead to create a sustainable mobility function. Cycling makes transport more affordable, improves personal health, reduces air and noise pollution and is less expensive than car-dominated urban transport. </w:t>
      </w:r>
    </w:p>
    <w:p w:rsidR="006668FE" w:rsidRPr="00B64513" w:rsidRDefault="006668FE" w:rsidP="00846613">
      <w:pPr>
        <w:spacing w:line="360" w:lineRule="auto"/>
        <w:jc w:val="both"/>
        <w:rPr>
          <w:rFonts w:ascii="Times New Roman" w:hAnsi="Times New Roman" w:cs="Times New Roman"/>
          <w:color w:val="000000"/>
          <w:sz w:val="24"/>
          <w:szCs w:val="24"/>
        </w:rPr>
      </w:pPr>
    </w:p>
    <w:p w:rsidR="00846613" w:rsidRPr="00846613" w:rsidRDefault="00846613" w:rsidP="00846613">
      <w:pPr>
        <w:pStyle w:val="Heading2"/>
        <w:rPr>
          <w:rFonts w:ascii="Times New Roman" w:eastAsiaTheme="minorHAnsi" w:hAnsi="Times New Roman" w:cs="Times New Roman"/>
          <w:b/>
          <w:sz w:val="28"/>
          <w:szCs w:val="28"/>
        </w:rPr>
      </w:pPr>
      <w:bookmarkStart w:id="14" w:name="_Toc533053704"/>
      <w:r w:rsidRPr="00846613">
        <w:rPr>
          <w:rFonts w:ascii="Times New Roman" w:hAnsi="Times New Roman" w:cs="Times New Roman"/>
          <w:b/>
          <w:color w:val="000000" w:themeColor="text1"/>
          <w:sz w:val="28"/>
          <w:szCs w:val="28"/>
        </w:rPr>
        <w:t>Research Problem and Justification</w:t>
      </w:r>
      <w:bookmarkEnd w:id="14"/>
    </w:p>
    <w:p w:rsidR="00846613" w:rsidRPr="00846613" w:rsidRDefault="00846613" w:rsidP="00846613">
      <w:pPr>
        <w:rPr>
          <w:rFonts w:eastAsiaTheme="minorHAnsi"/>
        </w:rPr>
      </w:pPr>
    </w:p>
    <w:p w:rsidR="00846613" w:rsidRDefault="00846613" w:rsidP="00846613">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Sri Lanka being categorized as a developing country is hugely depending on its transport sector. Day today mobility is a must for the people and to provide goods and services from one point to another. Since transport is a derived demand it is a must that proper transport means are available to the public. If proper transport means are not available people are unable to achieve their other requirements such as educations work and other. Due to poor services and conditions in public transportation people tend to use their own vehicles. Ultimate results will be the increase in congestion and increasing the emission of harmful gases,</w:t>
      </w:r>
    </w:p>
    <w:p w:rsidR="00846613" w:rsidRPr="00846613" w:rsidRDefault="00846613" w:rsidP="00846613">
      <w:pPr>
        <w:pStyle w:val="ListParagraph"/>
        <w:spacing w:line="360" w:lineRule="auto"/>
        <w:ind w:left="0"/>
        <w:jc w:val="both"/>
        <w:rPr>
          <w:rFonts w:ascii="Times New Roman" w:hAnsi="Times New Roman" w:cs="Times New Roman"/>
          <w:color w:val="000000" w:themeColor="text1"/>
          <w:sz w:val="24"/>
          <w:szCs w:val="24"/>
        </w:rPr>
      </w:pPr>
      <w:r w:rsidRPr="00B64513">
        <w:rPr>
          <w:rFonts w:ascii="Times New Roman" w:hAnsi="Times New Roman" w:cs="Times New Roman"/>
          <w:color w:val="000000" w:themeColor="text1"/>
          <w:sz w:val="24"/>
          <w:szCs w:val="24"/>
        </w:rPr>
        <w:t xml:space="preserve">In relevance to Sri Lanka </w:t>
      </w:r>
      <w:r>
        <w:rPr>
          <w:rFonts w:ascii="Times New Roman" w:hAnsi="Times New Roman" w:cs="Times New Roman"/>
          <w:color w:val="000000" w:themeColor="text1"/>
          <w:sz w:val="24"/>
          <w:szCs w:val="24"/>
        </w:rPr>
        <w:t xml:space="preserve">it can be observed that there is a </w:t>
      </w:r>
      <w:r w:rsidRPr="00B64513">
        <w:rPr>
          <w:rFonts w:ascii="Times New Roman" w:hAnsi="Times New Roman" w:cs="Times New Roman"/>
          <w:color w:val="000000" w:themeColor="text1"/>
          <w:sz w:val="24"/>
          <w:szCs w:val="24"/>
        </w:rPr>
        <w:t>rising levels of private vehicle ownership signifies the poor quality public transportation. Along with this scenario the fossil fuel burnt per person is at the verge of increasing exponentially in near future. In return it affect to the country’s economy as Sri Lanka does not have housed sources of fossil fuels, and has to bear the cost of importing and purification of fuel. Therefore, Sri Lankan economy face a difficulty in catering the growing transportation needs of the population where fossil fuel dependency has become a must. Transportation sector has a GHG emission rate of 14% according to the w</w:t>
      </w:r>
      <w:r>
        <w:rPr>
          <w:rFonts w:ascii="Times New Roman" w:hAnsi="Times New Roman" w:cs="Times New Roman"/>
          <w:color w:val="000000" w:themeColor="text1"/>
          <w:sz w:val="24"/>
          <w:szCs w:val="24"/>
        </w:rPr>
        <w:t>orld GHG emissions in year 2015</w:t>
      </w:r>
      <w:sdt>
        <w:sdtPr>
          <w:rPr>
            <w:rFonts w:ascii="Times New Roman" w:hAnsi="Times New Roman" w:cs="Times New Roman"/>
            <w:color w:val="000000" w:themeColor="text1"/>
            <w:sz w:val="24"/>
            <w:szCs w:val="24"/>
          </w:rPr>
          <w:id w:val="-778794021"/>
          <w:citation/>
        </w:sdtPr>
        <w:sdtEndPr/>
        <w:sdtContent>
          <w:r>
            <w:rPr>
              <w:rFonts w:ascii="Times New Roman" w:hAnsi="Times New Roman" w:cs="Times New Roman"/>
              <w:color w:val="000000" w:themeColor="text1"/>
              <w:sz w:val="24"/>
              <w:szCs w:val="24"/>
            </w:rPr>
            <w:fldChar w:fldCharType="begin"/>
          </w:r>
          <w:r>
            <w:rPr>
              <w:rStyle w:val="figcaption"/>
              <w:rFonts w:ascii="Times New Roman" w:hAnsi="Times New Roman" w:cs="Times New Roman"/>
              <w:color w:val="000000" w:themeColor="text1"/>
              <w:sz w:val="24"/>
              <w:szCs w:val="24"/>
              <w:shd w:val="clear" w:color="auto" w:fill="FFFFFF"/>
            </w:rPr>
            <w:instrText xml:space="preserve"> CITATION IPC14 \l 1033 </w:instrText>
          </w:r>
          <w:r>
            <w:rPr>
              <w:rFonts w:ascii="Times New Roman" w:hAnsi="Times New Roman" w:cs="Times New Roman"/>
              <w:color w:val="000000" w:themeColor="text1"/>
              <w:sz w:val="24"/>
              <w:szCs w:val="24"/>
            </w:rPr>
            <w:fldChar w:fldCharType="separate"/>
          </w:r>
          <w:r>
            <w:rPr>
              <w:rStyle w:val="figcaption"/>
              <w:rFonts w:ascii="Times New Roman" w:hAnsi="Times New Roman" w:cs="Times New Roman"/>
              <w:noProof/>
              <w:color w:val="000000" w:themeColor="text1"/>
              <w:sz w:val="24"/>
              <w:szCs w:val="24"/>
              <w:shd w:val="clear" w:color="auto" w:fill="FFFFFF"/>
            </w:rPr>
            <w:t xml:space="preserve"> </w:t>
          </w:r>
          <w:r w:rsidRPr="00F0437F">
            <w:rPr>
              <w:rFonts w:ascii="Times New Roman" w:hAnsi="Times New Roman" w:cs="Times New Roman"/>
              <w:noProof/>
              <w:color w:val="000000" w:themeColor="text1"/>
              <w:sz w:val="24"/>
              <w:szCs w:val="24"/>
              <w:shd w:val="clear" w:color="auto" w:fill="FFFFFF"/>
            </w:rPr>
            <w:t>(IPCC, 2014)</w:t>
          </w:r>
          <w:r>
            <w:rPr>
              <w:rFonts w:ascii="Times New Roman" w:hAnsi="Times New Roman" w:cs="Times New Roman"/>
              <w:color w:val="000000" w:themeColor="text1"/>
              <w:sz w:val="24"/>
              <w:szCs w:val="24"/>
            </w:rPr>
            <w:fldChar w:fldCharType="end"/>
          </w:r>
        </w:sdtContent>
      </w:sdt>
      <w:r w:rsidRPr="00846613">
        <w:rPr>
          <w:rStyle w:val="Hyperlink"/>
          <w:rFonts w:ascii="Times New Roman" w:hAnsi="Times New Roman" w:cs="Times New Roman"/>
          <w:color w:val="000000" w:themeColor="text1"/>
          <w:sz w:val="24"/>
          <w:szCs w:val="24"/>
          <w:u w:val="none"/>
          <w:shd w:val="clear" w:color="auto" w:fill="FFFFFF"/>
        </w:rPr>
        <w:t>.  Therefore promotion of motorized vehicles should be reduced while enhancing the promotion of no motorized vehicle usage. Through this research it is aimed to find out the willingness of people and factors affecting towards promoting non-motorized vehicles.</w:t>
      </w:r>
    </w:p>
    <w:p w:rsidR="006668FE" w:rsidRPr="006668FE" w:rsidRDefault="006668FE" w:rsidP="006668FE">
      <w:pPr>
        <w:pStyle w:val="Heading2"/>
        <w:rPr>
          <w:rFonts w:ascii="Times New Roman" w:eastAsiaTheme="minorHAnsi" w:hAnsi="Times New Roman" w:cs="Times New Roman"/>
          <w:b/>
          <w:sz w:val="28"/>
          <w:szCs w:val="28"/>
        </w:rPr>
      </w:pPr>
      <w:bookmarkStart w:id="15" w:name="_Toc533053705"/>
      <w:r w:rsidRPr="006668FE">
        <w:rPr>
          <w:rFonts w:ascii="Times New Roman" w:hAnsi="Times New Roman" w:cs="Times New Roman"/>
          <w:b/>
          <w:color w:val="000000" w:themeColor="text1"/>
          <w:sz w:val="28"/>
          <w:szCs w:val="28"/>
        </w:rPr>
        <w:t>Research Objectives</w:t>
      </w:r>
      <w:bookmarkEnd w:id="15"/>
    </w:p>
    <w:p w:rsidR="006668FE" w:rsidRDefault="006668FE" w:rsidP="006668FE"/>
    <w:p w:rsidR="006668FE" w:rsidRPr="00B64513" w:rsidRDefault="006668FE" w:rsidP="006668FE">
      <w:pPr>
        <w:pStyle w:val="ListParagraph"/>
        <w:numPr>
          <w:ilvl w:val="0"/>
          <w:numId w:val="3"/>
        </w:numPr>
        <w:spacing w:line="360" w:lineRule="auto"/>
        <w:ind w:left="0"/>
        <w:jc w:val="both"/>
        <w:rPr>
          <w:rFonts w:ascii="Times New Roman" w:hAnsi="Times New Roman" w:cs="Times New Roman"/>
          <w:color w:val="000000" w:themeColor="text1"/>
          <w:sz w:val="24"/>
          <w:szCs w:val="24"/>
        </w:rPr>
      </w:pPr>
      <w:r w:rsidRPr="00B64513">
        <w:rPr>
          <w:rFonts w:ascii="Times New Roman" w:hAnsi="Times New Roman" w:cs="Times New Roman"/>
          <w:color w:val="000000" w:themeColor="text1"/>
          <w:sz w:val="24"/>
          <w:szCs w:val="24"/>
        </w:rPr>
        <w:t>To id</w:t>
      </w:r>
      <w:r>
        <w:rPr>
          <w:rFonts w:ascii="Times New Roman" w:hAnsi="Times New Roman" w:cs="Times New Roman"/>
          <w:color w:val="000000" w:themeColor="text1"/>
          <w:sz w:val="24"/>
          <w:szCs w:val="24"/>
        </w:rPr>
        <w:t>entify the factors affecting on</w:t>
      </w:r>
      <w:r w:rsidRPr="00B645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customer </w:t>
      </w:r>
      <w:r w:rsidRPr="00B64513">
        <w:rPr>
          <w:rFonts w:ascii="Times New Roman" w:hAnsi="Times New Roman" w:cs="Times New Roman"/>
          <w:color w:val="000000" w:themeColor="text1"/>
          <w:sz w:val="24"/>
          <w:szCs w:val="24"/>
        </w:rPr>
        <w:t>choice of non-motorized</w:t>
      </w:r>
      <w:r>
        <w:rPr>
          <w:rFonts w:ascii="Times New Roman" w:hAnsi="Times New Roman" w:cs="Times New Roman"/>
          <w:color w:val="000000" w:themeColor="text1"/>
          <w:sz w:val="24"/>
          <w:szCs w:val="24"/>
        </w:rPr>
        <w:t xml:space="preserve"> vehicle highway</w:t>
      </w:r>
      <w:r w:rsidRPr="00B64513">
        <w:rPr>
          <w:rFonts w:ascii="Times New Roman" w:hAnsi="Times New Roman" w:cs="Times New Roman"/>
          <w:color w:val="000000" w:themeColor="text1"/>
          <w:sz w:val="24"/>
          <w:szCs w:val="24"/>
        </w:rPr>
        <w:t xml:space="preserve"> in Colombo City area.</w:t>
      </w:r>
    </w:p>
    <w:p w:rsidR="006668FE" w:rsidRPr="002A47DC" w:rsidRDefault="006668FE" w:rsidP="006668FE">
      <w:pPr>
        <w:pStyle w:val="ListParagraph"/>
        <w:numPr>
          <w:ilvl w:val="0"/>
          <w:numId w:val="3"/>
        </w:num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identify the relationship among those factors,</w:t>
      </w:r>
    </w:p>
    <w:p w:rsidR="006668FE" w:rsidRDefault="006668FE" w:rsidP="006668FE">
      <w:pPr>
        <w:pStyle w:val="ListParagraph"/>
        <w:numPr>
          <w:ilvl w:val="0"/>
          <w:numId w:val="3"/>
        </w:numPr>
        <w:spacing w:line="360" w:lineRule="auto"/>
        <w:ind w:left="0"/>
        <w:jc w:val="both"/>
        <w:rPr>
          <w:rFonts w:ascii="Times New Roman" w:hAnsi="Times New Roman" w:cs="Times New Roman"/>
          <w:color w:val="000000" w:themeColor="text1"/>
          <w:sz w:val="24"/>
          <w:szCs w:val="24"/>
        </w:rPr>
      </w:pPr>
      <w:r w:rsidRPr="00270CDA">
        <w:rPr>
          <w:rFonts w:ascii="Times New Roman" w:hAnsi="Times New Roman" w:cs="Times New Roman"/>
          <w:color w:val="000000" w:themeColor="text1"/>
          <w:sz w:val="24"/>
          <w:szCs w:val="24"/>
        </w:rPr>
        <w:t xml:space="preserve">To identify </w:t>
      </w:r>
      <w:r>
        <w:rPr>
          <w:rFonts w:ascii="Times New Roman" w:hAnsi="Times New Roman" w:cs="Times New Roman"/>
          <w:color w:val="000000" w:themeColor="text1"/>
          <w:sz w:val="24"/>
          <w:szCs w:val="24"/>
        </w:rPr>
        <w:t>the willingness of the users to select bicycle as a mode of transportation</w:t>
      </w:r>
    </w:p>
    <w:p w:rsidR="006668FE" w:rsidRPr="00276CD4" w:rsidRDefault="006668FE" w:rsidP="006668FE">
      <w:pPr>
        <w:pStyle w:val="ListParagraph"/>
        <w:numPr>
          <w:ilvl w:val="0"/>
          <w:numId w:val="4"/>
        </w:numPr>
        <w:spacing w:line="360" w:lineRule="auto"/>
        <w:ind w:left="0"/>
        <w:jc w:val="both"/>
        <w:rPr>
          <w:rFonts w:ascii="Times New Roman" w:hAnsi="Times New Roman" w:cs="Times New Roman"/>
          <w:color w:val="000000" w:themeColor="text1"/>
          <w:sz w:val="24"/>
          <w:szCs w:val="24"/>
        </w:rPr>
      </w:pPr>
      <w:r w:rsidRPr="00270CDA">
        <w:rPr>
          <w:rFonts w:ascii="Times New Roman" w:hAnsi="Times New Roman" w:cs="Times New Roman"/>
          <w:color w:val="000000" w:themeColor="text1"/>
          <w:sz w:val="24"/>
          <w:szCs w:val="24"/>
        </w:rPr>
        <w:t>To find ways and means to promote non-motorized vehicles</w:t>
      </w:r>
    </w:p>
    <w:p w:rsidR="006668FE" w:rsidRDefault="006668FE" w:rsidP="006668FE">
      <w:pPr>
        <w:pStyle w:val="Heading2"/>
        <w:rPr>
          <w:rFonts w:ascii="Times New Roman" w:eastAsiaTheme="minorHAnsi" w:hAnsi="Times New Roman" w:cs="Times New Roman"/>
          <w:b/>
          <w:sz w:val="28"/>
          <w:szCs w:val="28"/>
        </w:rPr>
      </w:pPr>
      <w:bookmarkStart w:id="16" w:name="_Toc533053706"/>
      <w:r w:rsidRPr="006668FE">
        <w:rPr>
          <w:rFonts w:ascii="Times New Roman" w:hAnsi="Times New Roman" w:cs="Times New Roman"/>
          <w:b/>
          <w:color w:val="000000" w:themeColor="text1"/>
          <w:sz w:val="28"/>
          <w:szCs w:val="28"/>
        </w:rPr>
        <w:t>Research Questions</w:t>
      </w:r>
      <w:bookmarkEnd w:id="16"/>
    </w:p>
    <w:p w:rsidR="006668FE" w:rsidRPr="006668FE" w:rsidRDefault="006668FE" w:rsidP="006668FE"/>
    <w:p w:rsidR="006668FE" w:rsidRPr="00E6799D" w:rsidRDefault="006668FE" w:rsidP="006668FE">
      <w:pPr>
        <w:spacing w:line="360" w:lineRule="auto"/>
        <w:jc w:val="both"/>
        <w:rPr>
          <w:rFonts w:ascii="Times New Roman" w:hAnsi="Times New Roman" w:cs="Times New Roman"/>
          <w:sz w:val="24"/>
          <w:szCs w:val="24"/>
        </w:rPr>
      </w:pPr>
      <w:r w:rsidRPr="00E6799D">
        <w:rPr>
          <w:rFonts w:ascii="Times New Roman" w:hAnsi="Times New Roman" w:cs="Times New Roman"/>
          <w:sz w:val="24"/>
          <w:szCs w:val="24"/>
        </w:rPr>
        <w:t xml:space="preserve">The following research questions are formulated to be answered </w:t>
      </w:r>
      <w:r>
        <w:rPr>
          <w:rFonts w:ascii="Times New Roman" w:hAnsi="Times New Roman" w:cs="Times New Roman"/>
          <w:sz w:val="24"/>
          <w:szCs w:val="24"/>
        </w:rPr>
        <w:t>through the study as</w:t>
      </w:r>
      <w:r w:rsidRPr="00E6799D">
        <w:rPr>
          <w:rFonts w:ascii="Times New Roman" w:hAnsi="Times New Roman" w:cs="Times New Roman"/>
          <w:sz w:val="24"/>
          <w:szCs w:val="24"/>
        </w:rPr>
        <w:t xml:space="preserve"> means of achieving the aforementioned objectives.</w:t>
      </w:r>
    </w:p>
    <w:p w:rsidR="006668FE" w:rsidRDefault="006668FE" w:rsidP="006668FE">
      <w:pPr>
        <w:pStyle w:val="ListParagraph"/>
        <w:numPr>
          <w:ilvl w:val="0"/>
          <w:numId w:val="5"/>
        </w:num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factors impact on customer</w:t>
      </w:r>
      <w:r w:rsidRPr="00B64513">
        <w:rPr>
          <w:rFonts w:ascii="Times New Roman" w:hAnsi="Times New Roman" w:cs="Times New Roman"/>
          <w:color w:val="000000" w:themeColor="text1"/>
          <w:sz w:val="24"/>
          <w:szCs w:val="24"/>
        </w:rPr>
        <w:t xml:space="preserve"> choice of </w:t>
      </w:r>
      <w:r>
        <w:rPr>
          <w:rFonts w:ascii="Times New Roman" w:hAnsi="Times New Roman" w:cs="Times New Roman"/>
          <w:color w:val="000000" w:themeColor="text1"/>
          <w:sz w:val="24"/>
          <w:szCs w:val="24"/>
        </w:rPr>
        <w:t xml:space="preserve">dedicated </w:t>
      </w:r>
      <w:r w:rsidRPr="00B64513">
        <w:rPr>
          <w:rFonts w:ascii="Times New Roman" w:hAnsi="Times New Roman" w:cs="Times New Roman"/>
          <w:color w:val="000000" w:themeColor="text1"/>
          <w:sz w:val="24"/>
          <w:szCs w:val="24"/>
        </w:rPr>
        <w:t xml:space="preserve">non-motorized vehicle highway </w:t>
      </w:r>
      <w:r>
        <w:rPr>
          <w:rFonts w:ascii="Times New Roman" w:hAnsi="Times New Roman" w:cs="Times New Roman"/>
          <w:color w:val="000000" w:themeColor="text1"/>
          <w:sz w:val="24"/>
          <w:szCs w:val="24"/>
        </w:rPr>
        <w:t>in Colombo City</w:t>
      </w:r>
    </w:p>
    <w:p w:rsidR="006668FE" w:rsidRDefault="006668FE" w:rsidP="006668FE">
      <w:pPr>
        <w:pStyle w:val="ListParagraph"/>
        <w:numPr>
          <w:ilvl w:val="0"/>
          <w:numId w:val="5"/>
        </w:num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are the relationships among those factors?</w:t>
      </w:r>
    </w:p>
    <w:p w:rsidR="00276CD4" w:rsidRDefault="00276CD4" w:rsidP="00276CD4">
      <w:pPr>
        <w:pStyle w:val="ListParagraph"/>
        <w:spacing w:line="360" w:lineRule="auto"/>
        <w:ind w:left="0"/>
        <w:jc w:val="both"/>
        <w:rPr>
          <w:rFonts w:ascii="Times New Roman" w:hAnsi="Times New Roman" w:cs="Times New Roman"/>
          <w:color w:val="000000" w:themeColor="text1"/>
          <w:sz w:val="24"/>
          <w:szCs w:val="24"/>
        </w:rPr>
      </w:pPr>
    </w:p>
    <w:p w:rsidR="00276CD4" w:rsidRPr="00276CD4" w:rsidRDefault="00276CD4" w:rsidP="00276CD4">
      <w:pPr>
        <w:pStyle w:val="ListParagraph"/>
        <w:spacing w:line="360" w:lineRule="auto"/>
        <w:ind w:left="0"/>
        <w:jc w:val="both"/>
        <w:rPr>
          <w:rFonts w:ascii="Times New Roman" w:hAnsi="Times New Roman" w:cs="Times New Roman"/>
          <w:color w:val="000000" w:themeColor="text1"/>
          <w:sz w:val="24"/>
          <w:szCs w:val="24"/>
        </w:rPr>
      </w:pPr>
    </w:p>
    <w:p w:rsidR="006668FE" w:rsidRDefault="006668FE" w:rsidP="006668FE">
      <w:pPr>
        <w:pStyle w:val="Heading2"/>
        <w:rPr>
          <w:rFonts w:ascii="Times New Roman" w:eastAsiaTheme="minorHAnsi" w:hAnsi="Times New Roman" w:cs="Times New Roman"/>
          <w:b/>
          <w:sz w:val="28"/>
          <w:szCs w:val="28"/>
        </w:rPr>
      </w:pPr>
      <w:bookmarkStart w:id="17" w:name="_Toc533053707"/>
      <w:r w:rsidRPr="006668FE">
        <w:rPr>
          <w:rFonts w:ascii="Times New Roman" w:hAnsi="Times New Roman" w:cs="Times New Roman"/>
          <w:b/>
          <w:color w:val="000000" w:themeColor="text1"/>
          <w:sz w:val="28"/>
          <w:szCs w:val="28"/>
        </w:rPr>
        <w:t>Hypothesis</w:t>
      </w:r>
      <w:bookmarkEnd w:id="17"/>
    </w:p>
    <w:p w:rsidR="006668FE" w:rsidRDefault="006668FE" w:rsidP="006668FE"/>
    <w:p w:rsidR="006668FE" w:rsidRDefault="006668FE" w:rsidP="006668FE">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The dependent variable of </w:t>
      </w:r>
      <w:r w:rsidRPr="00B64513">
        <w:rPr>
          <w:rFonts w:ascii="Times New Roman" w:hAnsi="Times New Roman" w:cs="Times New Roman"/>
          <w:color w:val="000000" w:themeColor="text1"/>
          <w:sz w:val="24"/>
          <w:szCs w:val="24"/>
        </w:rPr>
        <w:t>study is the “</w:t>
      </w:r>
      <w:r w:rsidRPr="000D5B62">
        <w:rPr>
          <w:rFonts w:ascii="Times New Roman" w:hAnsi="Times New Roman" w:cs="Times New Roman"/>
          <w:b/>
          <w:color w:val="000000" w:themeColor="text1"/>
          <w:sz w:val="24"/>
          <w:szCs w:val="24"/>
        </w:rPr>
        <w:t>customer</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choice </w:t>
      </w:r>
      <w:r w:rsidRPr="00B64513">
        <w:rPr>
          <w:rFonts w:ascii="Times New Roman" w:hAnsi="Times New Roman" w:cs="Times New Roman"/>
          <w:b/>
          <w:color w:val="000000" w:themeColor="text1"/>
          <w:sz w:val="24"/>
          <w:szCs w:val="24"/>
        </w:rPr>
        <w:t>of non-motorized vehicle highway</w:t>
      </w:r>
    </w:p>
    <w:p w:rsidR="006668FE" w:rsidRDefault="006668FE" w:rsidP="006668FE">
      <w:pPr>
        <w:spacing w:line="360" w:lineRule="auto"/>
        <w:jc w:val="both"/>
        <w:rPr>
          <w:rFonts w:ascii="Times New Roman" w:hAnsi="Times New Roman" w:cs="Times New Roman"/>
          <w:sz w:val="24"/>
          <w:szCs w:val="24"/>
        </w:rPr>
      </w:pPr>
      <w:r w:rsidRPr="006A46F6">
        <w:rPr>
          <w:rFonts w:ascii="Times New Roman" w:hAnsi="Times New Roman" w:cs="Times New Roman"/>
          <w:sz w:val="24"/>
          <w:szCs w:val="24"/>
        </w:rPr>
        <w:t>H</w:t>
      </w:r>
      <w:r w:rsidRPr="006A46F6">
        <w:rPr>
          <w:rFonts w:ascii="Times New Roman" w:hAnsi="Times New Roman" w:cs="Times New Roman"/>
          <w:sz w:val="24"/>
          <w:szCs w:val="24"/>
          <w:vertAlign w:val="subscript"/>
        </w:rPr>
        <w:t>0</w:t>
      </w:r>
      <w:r w:rsidRPr="006A46F6">
        <w:rPr>
          <w:rFonts w:ascii="Times New Roman" w:hAnsi="Times New Roman" w:cs="Times New Roman"/>
          <w:sz w:val="24"/>
          <w:szCs w:val="24"/>
        </w:rPr>
        <w:t xml:space="preserve"> : Choice of non-motorized vehicle highway independent from i</w:t>
      </w:r>
      <w:r w:rsidRPr="006A46F6">
        <w:rPr>
          <w:rFonts w:ascii="Times New Roman" w:hAnsi="Times New Roman" w:cs="Times New Roman"/>
          <w:sz w:val="24"/>
          <w:szCs w:val="24"/>
          <w:vertAlign w:val="superscript"/>
        </w:rPr>
        <w:t>th</w:t>
      </w:r>
      <w:r w:rsidRPr="006A46F6">
        <w:rPr>
          <w:rFonts w:ascii="Times New Roman" w:hAnsi="Times New Roman" w:cs="Times New Roman"/>
          <w:sz w:val="24"/>
          <w:szCs w:val="24"/>
        </w:rPr>
        <w:t xml:space="preserve"> variable</w:t>
      </w:r>
    </w:p>
    <w:p w:rsidR="006668FE" w:rsidRDefault="006668FE" w:rsidP="006668FE">
      <w:p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Pr="006A46F6">
        <w:rPr>
          <w:rFonts w:ascii="Times New Roman" w:hAnsi="Times New Roman" w:cs="Times New Roman"/>
          <w:sz w:val="24"/>
          <w:szCs w:val="24"/>
          <w:vertAlign w:val="subscript"/>
        </w:rPr>
        <w:t>1</w:t>
      </w:r>
      <w:r>
        <w:rPr>
          <w:rFonts w:ascii="Times New Roman" w:hAnsi="Times New Roman" w:cs="Times New Roman"/>
          <w:sz w:val="24"/>
          <w:szCs w:val="24"/>
        </w:rPr>
        <w:t xml:space="preserve"> : Choice of non-motorized vehicle highway is depending on i</w:t>
      </w:r>
      <w:r w:rsidRPr="006A46F6">
        <w:rPr>
          <w:rFonts w:ascii="Times New Roman" w:hAnsi="Times New Roman" w:cs="Times New Roman"/>
          <w:sz w:val="24"/>
          <w:szCs w:val="24"/>
          <w:vertAlign w:val="superscript"/>
        </w:rPr>
        <w:t>th</w:t>
      </w:r>
      <w:r>
        <w:rPr>
          <w:rFonts w:ascii="Times New Roman" w:hAnsi="Times New Roman" w:cs="Times New Roman"/>
          <w:sz w:val="24"/>
          <w:szCs w:val="24"/>
        </w:rPr>
        <w:t xml:space="preserve"> variable</w:t>
      </w:r>
    </w:p>
    <w:p w:rsidR="006668FE" w:rsidRPr="006A46F6" w:rsidRDefault="006668FE" w:rsidP="006668F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6A46F6">
        <w:rPr>
          <w:rFonts w:ascii="Times New Roman" w:hAnsi="Times New Roman" w:cs="Times New Roman"/>
          <w:sz w:val="24"/>
          <w:szCs w:val="24"/>
          <w:vertAlign w:val="superscript"/>
        </w:rPr>
        <w:t xml:space="preserve">th </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variable - </w:t>
      </w:r>
      <w:r w:rsidRPr="006A46F6">
        <w:rPr>
          <w:rFonts w:ascii="Times New Roman" w:hAnsi="Times New Roman" w:cs="Times New Roman"/>
          <w:color w:val="000000" w:themeColor="text1"/>
          <w:sz w:val="24"/>
          <w:szCs w:val="24"/>
        </w:rPr>
        <w:t>Attitude of respondents</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Demographic factors of respondents</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Easiness in accessibility</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Respondents’ environmental concerns/ Environmental awareness</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Transportation needs of respondents</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Frequency of cycling</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Quality</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Image derived by cycling</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 xml:space="preserve">Saving fuel cost </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Positive effects on the environment</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Positive effects on health</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Congestion reduction on roads</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Distance</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Security</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Time and the weather of the day</w:t>
      </w:r>
      <w:r>
        <w:rPr>
          <w:rFonts w:ascii="Times New Roman" w:hAnsi="Times New Roman" w:cs="Times New Roman"/>
          <w:sz w:val="24"/>
          <w:szCs w:val="24"/>
        </w:rPr>
        <w:t xml:space="preserve">, </w:t>
      </w:r>
      <w:r w:rsidRPr="006A46F6">
        <w:rPr>
          <w:rFonts w:ascii="Times New Roman" w:hAnsi="Times New Roman" w:cs="Times New Roman"/>
          <w:color w:val="000000" w:themeColor="text1"/>
          <w:sz w:val="24"/>
          <w:szCs w:val="24"/>
        </w:rPr>
        <w:t>Availability of infrastructure facilities (parking, lighting)</w:t>
      </w:r>
    </w:p>
    <w:p w:rsidR="006668FE" w:rsidRPr="006668FE" w:rsidRDefault="006668FE" w:rsidP="006668FE">
      <w:pPr>
        <w:pStyle w:val="Heading2"/>
        <w:rPr>
          <w:rFonts w:ascii="Times New Roman" w:hAnsi="Times New Roman" w:cs="Times New Roman"/>
          <w:b/>
          <w:color w:val="000000" w:themeColor="text1"/>
          <w:sz w:val="28"/>
          <w:szCs w:val="28"/>
        </w:rPr>
      </w:pPr>
      <w:bookmarkStart w:id="18" w:name="_Toc533053708"/>
      <w:r w:rsidRPr="006668FE">
        <w:rPr>
          <w:rFonts w:ascii="Times New Roman" w:hAnsi="Times New Roman" w:cs="Times New Roman"/>
          <w:b/>
          <w:color w:val="000000" w:themeColor="text1"/>
          <w:sz w:val="28"/>
          <w:szCs w:val="28"/>
        </w:rPr>
        <w:t>Significance of the Study</w:t>
      </w:r>
      <w:bookmarkEnd w:id="18"/>
    </w:p>
    <w:p w:rsidR="006668FE" w:rsidRDefault="006668FE" w:rsidP="006668FE"/>
    <w:p w:rsidR="006668FE" w:rsidRPr="00B64513" w:rsidRDefault="006668FE" w:rsidP="006668FE">
      <w:pPr>
        <w:spacing w:line="360" w:lineRule="auto"/>
        <w:jc w:val="both"/>
        <w:rPr>
          <w:rFonts w:ascii="Times New Roman" w:hAnsi="Times New Roman" w:cs="Times New Roman"/>
          <w:color w:val="000000" w:themeColor="text1"/>
          <w:spacing w:val="3"/>
          <w:sz w:val="24"/>
          <w:szCs w:val="24"/>
          <w:shd w:val="clear" w:color="auto" w:fill="FFFFFF"/>
        </w:rPr>
      </w:pPr>
      <w:r w:rsidRPr="00B64513">
        <w:rPr>
          <w:rFonts w:ascii="Times New Roman" w:hAnsi="Times New Roman" w:cs="Times New Roman"/>
          <w:sz w:val="24"/>
          <w:szCs w:val="24"/>
        </w:rPr>
        <w:t>Promotion of cycling over the use of private vehicles help to improve the qu</w:t>
      </w:r>
      <w:r>
        <w:rPr>
          <w:rFonts w:ascii="Times New Roman" w:hAnsi="Times New Roman" w:cs="Times New Roman"/>
          <w:sz w:val="24"/>
          <w:szCs w:val="24"/>
        </w:rPr>
        <w:t>ality of cities, because the bicycl</w:t>
      </w:r>
      <w:r w:rsidRPr="00B64513">
        <w:rPr>
          <w:rFonts w:ascii="Times New Roman" w:hAnsi="Times New Roman" w:cs="Times New Roman"/>
          <w:sz w:val="24"/>
          <w:szCs w:val="24"/>
        </w:rPr>
        <w:t>es do not use fossil fuels (non-renewable resources), do not emit harmful gases which cause air pollution, do not produce any noise, have a very sustainable life cycle and also at the end of their life they are very easy to recover and reuse, need little surface to circulate. Therefore, the transfer between users of private vehicles to the bicycle brings significant environmental benefits and many advantages in the aspects of financial and physical to the users.</w:t>
      </w:r>
      <w:r w:rsidRPr="00B64513">
        <w:rPr>
          <w:rFonts w:ascii="Times New Roman" w:hAnsi="Times New Roman" w:cs="Times New Roman"/>
          <w:sz w:val="32"/>
          <w:szCs w:val="32"/>
        </w:rPr>
        <w:t xml:space="preserve"> </w:t>
      </w:r>
      <w:r w:rsidRPr="00B64513">
        <w:rPr>
          <w:rFonts w:ascii="Times New Roman" w:hAnsi="Times New Roman" w:cs="Times New Roman"/>
          <w:color w:val="000000" w:themeColor="text1"/>
          <w:spacing w:val="3"/>
          <w:sz w:val="24"/>
          <w:szCs w:val="24"/>
          <w:shd w:val="clear" w:color="auto" w:fill="FFFFFF"/>
        </w:rPr>
        <w:t xml:space="preserve">Apart from that this study will also help to promote policy level changes where it will encourage construction of dedicated facilities for non-motorized vehicles. This study will ultimately become a means to reduce the usage of conventional high fossil fuel dependent vehicles by non-fossil fuel consuming and no emission vehicles which would indirectly lead to enhance green practice in the transportation sector as well. </w:t>
      </w:r>
      <w:r w:rsidRPr="00B64513">
        <w:rPr>
          <w:rFonts w:ascii="Times New Roman" w:hAnsi="Times New Roman" w:cs="Times New Roman"/>
          <w:sz w:val="24"/>
          <w:szCs w:val="24"/>
        </w:rPr>
        <w:t>Compared with strategies such as roadway expansion, the strengthening of walking and cycling is considered more effective in the long-term. By building more and or wider roads, congestion can be reduced on the short term and rise again due to induced traffic that is attracted by the free flow conditions Poor conditions for walking and cycling result in low shares for these modes and people tend to use cars even for short trips.</w:t>
      </w:r>
    </w:p>
    <w:p w:rsidR="006668FE" w:rsidRPr="009E62BE" w:rsidRDefault="006668FE" w:rsidP="006668FE">
      <w:pPr>
        <w:spacing w:line="360" w:lineRule="auto"/>
        <w:jc w:val="both"/>
        <w:rPr>
          <w:rFonts w:ascii="Times New Roman" w:hAnsi="Times New Roman" w:cs="Times New Roman"/>
          <w:sz w:val="24"/>
          <w:szCs w:val="24"/>
        </w:rPr>
      </w:pPr>
      <w:r w:rsidRPr="00B64513">
        <w:rPr>
          <w:rFonts w:ascii="Times New Roman" w:hAnsi="Times New Roman" w:cs="Times New Roman"/>
          <w:sz w:val="24"/>
          <w:szCs w:val="24"/>
        </w:rPr>
        <w:t xml:space="preserve">The modernization of urban transport does not require total motorization, but it would be much effective by the integration of walking, </w:t>
      </w:r>
      <w:r>
        <w:rPr>
          <w:rFonts w:ascii="Times New Roman" w:hAnsi="Times New Roman" w:cs="Times New Roman"/>
          <w:sz w:val="24"/>
          <w:szCs w:val="24"/>
        </w:rPr>
        <w:t>non-motorized vehicles (</w:t>
      </w:r>
      <w:r w:rsidRPr="00B64513">
        <w:rPr>
          <w:rFonts w:ascii="Times New Roman" w:hAnsi="Times New Roman" w:cs="Times New Roman"/>
          <w:sz w:val="24"/>
          <w:szCs w:val="24"/>
        </w:rPr>
        <w:t>NMV</w:t>
      </w:r>
      <w:r>
        <w:rPr>
          <w:rFonts w:ascii="Times New Roman" w:hAnsi="Times New Roman" w:cs="Times New Roman"/>
          <w:sz w:val="24"/>
          <w:szCs w:val="24"/>
        </w:rPr>
        <w:t>)</w:t>
      </w:r>
      <w:r w:rsidRPr="00B64513">
        <w:rPr>
          <w:rFonts w:ascii="Times New Roman" w:hAnsi="Times New Roman" w:cs="Times New Roman"/>
          <w:sz w:val="24"/>
          <w:szCs w:val="24"/>
        </w:rPr>
        <w:t xml:space="preserve"> modes and motorized transport</w:t>
      </w:r>
      <w:r>
        <w:rPr>
          <w:rFonts w:ascii="Times New Roman" w:hAnsi="Times New Roman" w:cs="Times New Roman"/>
          <w:sz w:val="24"/>
          <w:szCs w:val="24"/>
        </w:rPr>
        <w:t xml:space="preserve">. </w:t>
      </w:r>
      <w:r w:rsidRPr="00B64513">
        <w:rPr>
          <w:rFonts w:ascii="Times New Roman" w:hAnsi="Times New Roman" w:cs="Times New Roman"/>
          <w:color w:val="000000" w:themeColor="text1"/>
          <w:spacing w:val="3"/>
          <w:sz w:val="24"/>
          <w:szCs w:val="24"/>
          <w:shd w:val="clear" w:color="auto" w:fill="FFFFFF"/>
        </w:rPr>
        <w:t>According to the statistics of</w:t>
      </w:r>
      <w:r>
        <w:rPr>
          <w:rFonts w:ascii="Times New Roman" w:hAnsi="Times New Roman" w:cs="Times New Roman"/>
          <w:color w:val="000000" w:themeColor="text1"/>
          <w:spacing w:val="3"/>
          <w:sz w:val="24"/>
          <w:szCs w:val="24"/>
          <w:shd w:val="clear" w:color="auto" w:fill="FFFFFF"/>
        </w:rPr>
        <w:t xml:space="preserve"> </w:t>
      </w:r>
      <w:sdt>
        <w:sdtPr>
          <w:rPr>
            <w:rFonts w:ascii="Times New Roman" w:hAnsi="Times New Roman" w:cs="Times New Roman"/>
            <w:color w:val="000000" w:themeColor="text1"/>
            <w:spacing w:val="3"/>
            <w:sz w:val="24"/>
            <w:szCs w:val="24"/>
            <w:shd w:val="clear" w:color="auto" w:fill="FFFFFF"/>
          </w:rPr>
          <w:id w:val="-622615917"/>
          <w:citation/>
        </w:sdtPr>
        <w:sdtEndPr/>
        <w:sdtContent>
          <w:r>
            <w:rPr>
              <w:rFonts w:ascii="Times New Roman" w:hAnsi="Times New Roman" w:cs="Times New Roman"/>
              <w:color w:val="000000" w:themeColor="text1"/>
              <w:spacing w:val="3"/>
              <w:sz w:val="24"/>
              <w:szCs w:val="24"/>
              <w:shd w:val="clear" w:color="auto" w:fill="FFFFFF"/>
            </w:rPr>
            <w:fldChar w:fldCharType="begin"/>
          </w:r>
          <w:r>
            <w:rPr>
              <w:rFonts w:ascii="Times New Roman" w:hAnsi="Times New Roman" w:cs="Times New Roman"/>
              <w:color w:val="000000" w:themeColor="text1"/>
              <w:spacing w:val="3"/>
              <w:sz w:val="24"/>
              <w:szCs w:val="24"/>
              <w:shd w:val="clear" w:color="auto" w:fill="FFFFFF"/>
            </w:rPr>
            <w:instrText xml:space="preserve">CITATION Min181 \l 1033 </w:instrText>
          </w:r>
          <w:r>
            <w:rPr>
              <w:rFonts w:ascii="Times New Roman" w:hAnsi="Times New Roman" w:cs="Times New Roman"/>
              <w:color w:val="000000" w:themeColor="text1"/>
              <w:spacing w:val="3"/>
              <w:sz w:val="24"/>
              <w:szCs w:val="24"/>
              <w:shd w:val="clear" w:color="auto" w:fill="FFFFFF"/>
            </w:rPr>
            <w:fldChar w:fldCharType="separate"/>
          </w:r>
          <w:r w:rsidRPr="00F0437F">
            <w:rPr>
              <w:rFonts w:ascii="Times New Roman" w:hAnsi="Times New Roman" w:cs="Times New Roman"/>
              <w:noProof/>
              <w:color w:val="000000" w:themeColor="text1"/>
              <w:spacing w:val="3"/>
              <w:sz w:val="24"/>
              <w:szCs w:val="24"/>
              <w:shd w:val="clear" w:color="auto" w:fill="FFFFFF"/>
            </w:rPr>
            <w:t>(Statistics:Department of Motor Traffic, 2018)</w:t>
          </w:r>
          <w:r>
            <w:rPr>
              <w:rFonts w:ascii="Times New Roman" w:hAnsi="Times New Roman" w:cs="Times New Roman"/>
              <w:color w:val="000000" w:themeColor="text1"/>
              <w:spacing w:val="3"/>
              <w:sz w:val="24"/>
              <w:szCs w:val="24"/>
              <w:shd w:val="clear" w:color="auto" w:fill="FFFFFF"/>
            </w:rPr>
            <w:fldChar w:fldCharType="end"/>
          </w:r>
        </w:sdtContent>
      </w:sdt>
      <w:r w:rsidRPr="00B64513">
        <w:rPr>
          <w:rFonts w:ascii="Times New Roman" w:hAnsi="Times New Roman" w:cs="Times New Roman"/>
          <w:color w:val="000000" w:themeColor="text1"/>
          <w:spacing w:val="3"/>
          <w:sz w:val="24"/>
          <w:szCs w:val="24"/>
          <w:shd w:val="clear" w:color="auto" w:fill="FFFFFF"/>
        </w:rPr>
        <w:t xml:space="preserve"> the vehicle population of Sri Lanka has increased ove</w:t>
      </w:r>
      <w:r>
        <w:rPr>
          <w:rFonts w:ascii="Times New Roman" w:hAnsi="Times New Roman" w:cs="Times New Roman"/>
          <w:color w:val="000000" w:themeColor="text1"/>
          <w:spacing w:val="3"/>
          <w:sz w:val="24"/>
          <w:szCs w:val="24"/>
          <w:shd w:val="clear" w:color="auto" w:fill="FFFFFF"/>
        </w:rPr>
        <w:t>r passed years from 2012 to 2017</w:t>
      </w:r>
      <w:r w:rsidRPr="00B64513">
        <w:rPr>
          <w:rFonts w:ascii="Times New Roman" w:hAnsi="Times New Roman" w:cs="Times New Roman"/>
          <w:color w:val="000000" w:themeColor="text1"/>
          <w:spacing w:val="3"/>
          <w:sz w:val="24"/>
          <w:szCs w:val="24"/>
          <w:shd w:val="clear" w:color="auto" w:fill="FFFFFF"/>
        </w:rPr>
        <w:t xml:space="preserve"> in figures of 4</w:t>
      </w:r>
      <w:r>
        <w:rPr>
          <w:rFonts w:ascii="Times New Roman" w:hAnsi="Times New Roman" w:cs="Times New Roman"/>
          <w:color w:val="000000" w:themeColor="text1"/>
          <w:spacing w:val="3"/>
          <w:sz w:val="24"/>
          <w:szCs w:val="24"/>
          <w:shd w:val="clear" w:color="auto" w:fill="FFFFFF"/>
        </w:rPr>
        <w:t>,877,027 vehicles to 7,247,122</w:t>
      </w:r>
      <w:r w:rsidRPr="00B64513">
        <w:rPr>
          <w:rFonts w:ascii="Times New Roman" w:hAnsi="Times New Roman" w:cs="Times New Roman"/>
          <w:color w:val="000000" w:themeColor="text1"/>
          <w:spacing w:val="3"/>
          <w:sz w:val="24"/>
          <w:szCs w:val="24"/>
          <w:shd w:val="clear" w:color="auto" w:fill="FFFFFF"/>
        </w:rPr>
        <w:t xml:space="preserve"> vehicles respectively. This leads to increase in fossil fuel consumption and deterioration of air quality especially in highly congested city limits such as in Colombo city.</w:t>
      </w:r>
      <w:r>
        <w:rPr>
          <w:rFonts w:ascii="Times New Roman" w:hAnsi="Times New Roman" w:cs="Times New Roman"/>
          <w:color w:val="000000" w:themeColor="text1"/>
          <w:spacing w:val="3"/>
          <w:sz w:val="24"/>
          <w:szCs w:val="24"/>
          <w:shd w:val="clear" w:color="auto" w:fill="FFFFFF"/>
        </w:rPr>
        <w:t xml:space="preserve"> </w:t>
      </w:r>
      <w:r w:rsidRPr="00B64513">
        <w:rPr>
          <w:rFonts w:ascii="Times New Roman" w:hAnsi="Times New Roman" w:cs="Times New Roman"/>
          <w:color w:val="000000" w:themeColor="text1"/>
          <w:spacing w:val="3"/>
          <w:sz w:val="24"/>
          <w:szCs w:val="24"/>
          <w:shd w:val="clear" w:color="auto" w:fill="FFFFFF"/>
        </w:rPr>
        <w:t xml:space="preserve">For the fact of Colombo being the capital of Sri Lanka, it has also become the heart of most number of industrial activities as well as the central holder of many blooming industries. In other hand Colombo city holds a population of </w:t>
      </w:r>
      <w:r w:rsidRPr="004A1AF2">
        <w:rPr>
          <w:rFonts w:ascii="Times New Roman" w:hAnsi="Times New Roman" w:cs="Times New Roman"/>
          <w:color w:val="000000" w:themeColor="text1"/>
          <w:spacing w:val="3"/>
          <w:sz w:val="24"/>
          <w:szCs w:val="24"/>
          <w:shd w:val="clear" w:color="auto" w:fill="FFFFFF"/>
        </w:rPr>
        <w:t>648,034</w:t>
      </w:r>
      <w:r w:rsidRPr="004A1AF2">
        <w:rPr>
          <w:rFonts w:ascii="Times New Roman" w:hAnsi="Times New Roman" w:cs="Times New Roman"/>
          <w:sz w:val="24"/>
          <w:szCs w:val="24"/>
        </w:rPr>
        <w:t xml:space="preserve"> </w:t>
      </w:r>
      <w:sdt>
        <w:sdtPr>
          <w:rPr>
            <w:rFonts w:ascii="Times New Roman" w:hAnsi="Times New Roman" w:cs="Times New Roman"/>
            <w:sz w:val="24"/>
            <w:szCs w:val="24"/>
          </w:rPr>
          <w:id w:val="-494961256"/>
          <w:citation/>
        </w:sdtPr>
        <w:sdtEndPr/>
        <w:sdtContent>
          <w:r w:rsidRPr="009E62BE">
            <w:rPr>
              <w:rFonts w:ascii="Times New Roman" w:hAnsi="Times New Roman" w:cs="Times New Roman"/>
              <w:sz w:val="24"/>
              <w:szCs w:val="24"/>
            </w:rPr>
            <w:fldChar w:fldCharType="begin"/>
          </w:r>
          <w:r w:rsidRPr="009E62BE">
            <w:rPr>
              <w:rFonts w:ascii="Times New Roman" w:hAnsi="Times New Roman" w:cs="Times New Roman"/>
              <w:sz w:val="24"/>
              <w:szCs w:val="24"/>
            </w:rPr>
            <w:instrText xml:space="preserve"> CITATION Wor18 \l 1033 </w:instrText>
          </w:r>
          <w:r w:rsidRPr="009E62BE">
            <w:rPr>
              <w:rFonts w:ascii="Times New Roman" w:hAnsi="Times New Roman" w:cs="Times New Roman"/>
              <w:sz w:val="24"/>
              <w:szCs w:val="24"/>
            </w:rPr>
            <w:fldChar w:fldCharType="separate"/>
          </w:r>
          <w:r w:rsidRPr="00F0437F">
            <w:rPr>
              <w:rFonts w:ascii="Times New Roman" w:hAnsi="Times New Roman" w:cs="Times New Roman"/>
              <w:noProof/>
              <w:sz w:val="24"/>
              <w:szCs w:val="24"/>
            </w:rPr>
            <w:t>(World population review, 2018)</w:t>
          </w:r>
          <w:r w:rsidRPr="009E62BE">
            <w:rPr>
              <w:rFonts w:ascii="Times New Roman" w:hAnsi="Times New Roman" w:cs="Times New Roman"/>
              <w:sz w:val="24"/>
              <w:szCs w:val="24"/>
            </w:rPr>
            <w:fldChar w:fldCharType="end"/>
          </w:r>
        </w:sdtContent>
      </w:sdt>
    </w:p>
    <w:p w:rsidR="006668FE" w:rsidRPr="006668FE" w:rsidRDefault="006668FE" w:rsidP="006668FE">
      <w:pPr>
        <w:spacing w:line="360" w:lineRule="auto"/>
        <w:jc w:val="both"/>
      </w:pPr>
      <w:r w:rsidRPr="00B64513">
        <w:rPr>
          <w:rFonts w:ascii="Times New Roman" w:hAnsi="Times New Roman" w:cs="Times New Roman"/>
          <w:color w:val="000000" w:themeColor="text1"/>
          <w:spacing w:val="3"/>
          <w:sz w:val="24"/>
          <w:szCs w:val="24"/>
          <w:shd w:val="clear" w:color="auto" w:fill="FFFFFF"/>
        </w:rPr>
        <w:t xml:space="preserve">Hence it is a well clear fact that Colombo holds the most number of vehicles, in terms of both public and private vehicles due to the large population housed within Colombo city. According to the statistics 509,248 numbers of vehicles enter Colombo City limits almost every day. Out of that 443, 586 number of vehicles are private vehicles while 29,064 vehicles being the public or mass transport modes </w:t>
      </w:r>
      <w:sdt>
        <w:sdtPr>
          <w:rPr>
            <w:rFonts w:ascii="Times New Roman" w:hAnsi="Times New Roman" w:cs="Times New Roman"/>
            <w:color w:val="000000" w:themeColor="text1"/>
            <w:spacing w:val="3"/>
            <w:sz w:val="24"/>
            <w:szCs w:val="24"/>
            <w:shd w:val="clear" w:color="auto" w:fill="FFFFFF"/>
          </w:rPr>
          <w:id w:val="-227995172"/>
          <w:citation/>
        </w:sdtPr>
        <w:sdtEndPr/>
        <w:sdtContent>
          <w:r>
            <w:rPr>
              <w:rFonts w:ascii="Times New Roman" w:hAnsi="Times New Roman" w:cs="Times New Roman"/>
              <w:color w:val="000000" w:themeColor="text1"/>
              <w:spacing w:val="3"/>
              <w:sz w:val="24"/>
              <w:szCs w:val="24"/>
              <w:shd w:val="clear" w:color="auto" w:fill="FFFFFF"/>
            </w:rPr>
            <w:fldChar w:fldCharType="begin"/>
          </w:r>
          <w:r>
            <w:rPr>
              <w:rFonts w:ascii="Times New Roman" w:hAnsi="Times New Roman" w:cs="Times New Roman"/>
              <w:color w:val="000000" w:themeColor="text1"/>
              <w:spacing w:val="3"/>
              <w:sz w:val="24"/>
              <w:szCs w:val="24"/>
              <w:shd w:val="clear" w:color="auto" w:fill="FFFFFF"/>
            </w:rPr>
            <w:instrText xml:space="preserve"> CITATION IND15 \l 1033 </w:instrText>
          </w:r>
          <w:r>
            <w:rPr>
              <w:rFonts w:ascii="Times New Roman" w:hAnsi="Times New Roman" w:cs="Times New Roman"/>
              <w:color w:val="000000" w:themeColor="text1"/>
              <w:spacing w:val="3"/>
              <w:sz w:val="24"/>
              <w:szCs w:val="24"/>
              <w:shd w:val="clear" w:color="auto" w:fill="FFFFFF"/>
            </w:rPr>
            <w:fldChar w:fldCharType="separate"/>
          </w:r>
          <w:r w:rsidRPr="00F0437F">
            <w:rPr>
              <w:rFonts w:ascii="Times New Roman" w:hAnsi="Times New Roman" w:cs="Times New Roman"/>
              <w:noProof/>
              <w:color w:val="000000" w:themeColor="text1"/>
              <w:spacing w:val="3"/>
              <w:sz w:val="24"/>
              <w:szCs w:val="24"/>
              <w:shd w:val="clear" w:color="auto" w:fill="FFFFFF"/>
            </w:rPr>
            <w:t>(INDI.CA, 2015)</w:t>
          </w:r>
          <w:r>
            <w:rPr>
              <w:rFonts w:ascii="Times New Roman" w:hAnsi="Times New Roman" w:cs="Times New Roman"/>
              <w:color w:val="000000" w:themeColor="text1"/>
              <w:spacing w:val="3"/>
              <w:sz w:val="24"/>
              <w:szCs w:val="24"/>
              <w:shd w:val="clear" w:color="auto" w:fill="FFFFFF"/>
            </w:rPr>
            <w:fldChar w:fldCharType="end"/>
          </w:r>
        </w:sdtContent>
      </w:sdt>
    </w:p>
    <w:p w:rsidR="006668FE" w:rsidRDefault="006668FE" w:rsidP="004F66EA">
      <w:pPr>
        <w:jc w:val="center"/>
      </w:pPr>
      <w:r w:rsidRPr="00B64513">
        <w:rPr>
          <w:noProof/>
          <w:color w:val="000000" w:themeColor="text1"/>
          <w:sz w:val="24"/>
          <w:szCs w:val="24"/>
        </w:rPr>
        <w:drawing>
          <wp:inline distT="0" distB="0" distL="0" distR="0" wp14:anchorId="2EAD4923" wp14:editId="48DB8893">
            <wp:extent cx="5047615" cy="2419350"/>
            <wp:effectExtent l="19050" t="19050" r="1968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709" t="13421" r="14122" b="21108"/>
                    <a:stretch/>
                  </pic:blipFill>
                  <pic:spPr bwMode="auto">
                    <a:xfrm>
                      <a:off x="0" y="0"/>
                      <a:ext cx="5047615" cy="2419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68FE" w:rsidRDefault="004B596F" w:rsidP="004B596F">
      <w:pPr>
        <w:pStyle w:val="Caption"/>
      </w:pPr>
      <w:bookmarkStart w:id="19" w:name="_Toc533002247"/>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5</w:t>
      </w:r>
      <w:r w:rsidR="00897DA9">
        <w:rPr>
          <w:rFonts w:ascii="Times New Roman" w:hAnsi="Times New Roman" w:cs="Times New Roman"/>
          <w:i w:val="0"/>
          <w:color w:val="000000" w:themeColor="text1"/>
          <w:sz w:val="24"/>
          <w:szCs w:val="24"/>
        </w:rPr>
        <w:fldChar w:fldCharType="end"/>
      </w:r>
      <w:r w:rsidR="006668FE" w:rsidRPr="004B596F">
        <w:rPr>
          <w:rFonts w:ascii="Times New Roman" w:hAnsi="Times New Roman" w:cs="Times New Roman"/>
          <w:i w:val="0"/>
          <w:color w:val="000000" w:themeColor="text1"/>
          <w:sz w:val="24"/>
          <w:szCs w:val="24"/>
        </w:rPr>
        <w:t>:</w:t>
      </w:r>
      <w:r w:rsidR="006668FE" w:rsidRPr="004B596F">
        <w:rPr>
          <w:rFonts w:ascii="Times New Roman" w:hAnsi="Times New Roman" w:cs="Times New Roman"/>
          <w:i w:val="0"/>
          <w:color w:val="000000" w:themeColor="text1"/>
          <w:sz w:val="24"/>
          <w:szCs w:val="24"/>
          <w:shd w:val="clear" w:color="auto" w:fill="FFFFFF"/>
        </w:rPr>
        <w:t xml:space="preserve"> </w:t>
      </w:r>
      <w:r w:rsidR="006668FE" w:rsidRPr="0046279B">
        <w:rPr>
          <w:rFonts w:ascii="Times New Roman" w:hAnsi="Times New Roman" w:cs="Times New Roman"/>
          <w:i w:val="0"/>
          <w:color w:val="auto"/>
          <w:sz w:val="24"/>
          <w:szCs w:val="24"/>
          <w:shd w:val="clear" w:color="auto" w:fill="FFFFFF"/>
        </w:rPr>
        <w:t>Vehicle and passenger populations in Colombo City Limits</w:t>
      </w:r>
      <w:bookmarkEnd w:id="19"/>
      <w:r w:rsidR="006668FE" w:rsidRPr="006668FE">
        <w:t xml:space="preserve"> </w:t>
      </w:r>
    </w:p>
    <w:p w:rsidR="006668FE" w:rsidRPr="00C313DD" w:rsidRDefault="006668FE" w:rsidP="006668FE">
      <w:pPr>
        <w:pStyle w:val="Caption"/>
        <w:rPr>
          <w:rFonts w:ascii="Times New Roman" w:hAnsi="Times New Roman" w:cs="Times New Roman"/>
          <w:i w:val="0"/>
          <w:color w:val="auto"/>
          <w:spacing w:val="3"/>
          <w:sz w:val="24"/>
          <w:szCs w:val="24"/>
          <w:shd w:val="clear" w:color="auto" w:fill="FFFFFF"/>
        </w:rPr>
      </w:pPr>
      <w:bookmarkStart w:id="20" w:name="_Toc518189721"/>
      <w:r w:rsidRPr="0061464D">
        <w:rPr>
          <w:rFonts w:ascii="Times New Roman" w:hAnsi="Times New Roman" w:cs="Times New Roman"/>
          <w:i w:val="0"/>
          <w:color w:val="auto"/>
          <w:spacing w:val="3"/>
          <w:sz w:val="24"/>
          <w:szCs w:val="24"/>
          <w:shd w:val="clear" w:color="auto" w:fill="FFFFFF"/>
        </w:rPr>
        <w:t xml:space="preserve">Source: </w:t>
      </w:r>
      <w:bookmarkEnd w:id="20"/>
      <w:sdt>
        <w:sdtPr>
          <w:rPr>
            <w:rFonts w:ascii="Times New Roman" w:hAnsi="Times New Roman" w:cs="Times New Roman"/>
            <w:i w:val="0"/>
            <w:color w:val="auto"/>
            <w:spacing w:val="3"/>
            <w:sz w:val="24"/>
            <w:szCs w:val="24"/>
            <w:shd w:val="clear" w:color="auto" w:fill="FFFFFF"/>
          </w:rPr>
          <w:id w:val="555280666"/>
          <w:citation/>
        </w:sdtPr>
        <w:sdtEndPr/>
        <w:sdtContent>
          <w:r w:rsidRPr="00276CD4">
            <w:rPr>
              <w:rFonts w:ascii="Times New Roman" w:hAnsi="Times New Roman" w:cs="Times New Roman"/>
              <w:i w:val="0"/>
              <w:color w:val="auto"/>
              <w:spacing w:val="3"/>
              <w:sz w:val="24"/>
              <w:szCs w:val="24"/>
              <w:shd w:val="clear" w:color="auto" w:fill="FFFFFF"/>
            </w:rPr>
            <w:fldChar w:fldCharType="begin"/>
          </w:r>
          <w:r w:rsidRPr="00276CD4">
            <w:rPr>
              <w:rFonts w:ascii="Times New Roman" w:hAnsi="Times New Roman" w:cs="Times New Roman"/>
              <w:i w:val="0"/>
              <w:color w:val="auto"/>
              <w:sz w:val="24"/>
              <w:szCs w:val="24"/>
            </w:rPr>
            <w:instrText xml:space="preserve"> CITATION IND15 \l 1033 </w:instrText>
          </w:r>
          <w:r w:rsidRPr="00276CD4">
            <w:rPr>
              <w:rFonts w:ascii="Times New Roman" w:hAnsi="Times New Roman" w:cs="Times New Roman"/>
              <w:i w:val="0"/>
              <w:color w:val="auto"/>
              <w:spacing w:val="3"/>
              <w:sz w:val="24"/>
              <w:szCs w:val="24"/>
              <w:shd w:val="clear" w:color="auto" w:fill="FFFFFF"/>
            </w:rPr>
            <w:fldChar w:fldCharType="separate"/>
          </w:r>
          <w:r w:rsidRPr="00276CD4">
            <w:rPr>
              <w:rFonts w:ascii="Times New Roman" w:hAnsi="Times New Roman" w:cs="Times New Roman"/>
              <w:i w:val="0"/>
              <w:noProof/>
              <w:color w:val="auto"/>
              <w:sz w:val="24"/>
              <w:szCs w:val="24"/>
            </w:rPr>
            <w:t>(INDI.CA, 2015)</w:t>
          </w:r>
          <w:r w:rsidRPr="00276CD4">
            <w:rPr>
              <w:rFonts w:ascii="Times New Roman" w:hAnsi="Times New Roman" w:cs="Times New Roman"/>
              <w:i w:val="0"/>
              <w:color w:val="auto"/>
              <w:spacing w:val="3"/>
              <w:sz w:val="24"/>
              <w:szCs w:val="24"/>
              <w:shd w:val="clear" w:color="auto" w:fill="FFFFFF"/>
            </w:rPr>
            <w:fldChar w:fldCharType="end"/>
          </w:r>
        </w:sdtContent>
      </w:sdt>
    </w:p>
    <w:p w:rsidR="00471663" w:rsidRDefault="006668FE" w:rsidP="006668FE">
      <w:pPr>
        <w:spacing w:line="360" w:lineRule="auto"/>
        <w:jc w:val="both"/>
      </w:pPr>
      <w:r w:rsidRPr="006668FE">
        <w:t xml:space="preserve"> </w:t>
      </w:r>
    </w:p>
    <w:p w:rsidR="006668FE" w:rsidRDefault="006668FE" w:rsidP="006668FE">
      <w:pPr>
        <w:spacing w:line="360" w:lineRule="auto"/>
        <w:jc w:val="both"/>
        <w:rPr>
          <w:rFonts w:ascii="Times New Roman" w:hAnsi="Times New Roman" w:cs="Times New Roman"/>
          <w:color w:val="000000" w:themeColor="text1"/>
          <w:spacing w:val="3"/>
          <w:sz w:val="24"/>
          <w:szCs w:val="24"/>
          <w:shd w:val="clear" w:color="auto" w:fill="FFFFFF"/>
        </w:rPr>
      </w:pPr>
      <w:r w:rsidRPr="00B64513">
        <w:rPr>
          <w:rFonts w:ascii="Times New Roman" w:hAnsi="Times New Roman" w:cs="Times New Roman"/>
          <w:color w:val="000000" w:themeColor="text1"/>
          <w:spacing w:val="3"/>
          <w:sz w:val="24"/>
          <w:szCs w:val="24"/>
          <w:shd w:val="clear" w:color="auto" w:fill="FFFFFF"/>
        </w:rPr>
        <w:t>Hence this study is confined to the Colombo city limits which accounts for most number of vehicle owners. At the same time Colombo being a highly industrialized zone; it is a clear fact that the environmental consciousness is a factor considered by most of the car</w:t>
      </w:r>
      <w:r>
        <w:rPr>
          <w:rFonts w:ascii="Times New Roman" w:hAnsi="Times New Roman" w:cs="Times New Roman"/>
          <w:color w:val="000000" w:themeColor="text1"/>
          <w:spacing w:val="3"/>
          <w:sz w:val="24"/>
          <w:szCs w:val="24"/>
          <w:shd w:val="clear" w:color="auto" w:fill="FFFFFF"/>
        </w:rPr>
        <w:t xml:space="preserve"> users</w:t>
      </w:r>
      <w:r w:rsidRPr="00B64513">
        <w:rPr>
          <w:rFonts w:ascii="Times New Roman" w:hAnsi="Times New Roman" w:cs="Times New Roman"/>
          <w:color w:val="000000" w:themeColor="text1"/>
          <w:spacing w:val="3"/>
          <w:sz w:val="24"/>
          <w:szCs w:val="24"/>
          <w:shd w:val="clear" w:color="auto" w:fill="FFFFFF"/>
        </w:rPr>
        <w:t>. Hence this study draws its attention to address Colombo City limit as there is a significant number of vehicle users in Colombo City. Therefore, this study will be important to promote non-motorized vehicle usage in Colombo city limits.</w:t>
      </w:r>
    </w:p>
    <w:p w:rsidR="00276CD4" w:rsidRDefault="00276CD4" w:rsidP="006668FE">
      <w:pPr>
        <w:spacing w:line="360" w:lineRule="auto"/>
        <w:jc w:val="both"/>
        <w:rPr>
          <w:rFonts w:ascii="Times New Roman" w:hAnsi="Times New Roman" w:cs="Times New Roman"/>
          <w:color w:val="000000" w:themeColor="text1"/>
          <w:spacing w:val="3"/>
          <w:sz w:val="24"/>
          <w:szCs w:val="24"/>
          <w:shd w:val="clear" w:color="auto" w:fill="FFFFFF"/>
        </w:rPr>
      </w:pPr>
    </w:p>
    <w:p w:rsidR="006668FE" w:rsidRDefault="006668FE" w:rsidP="006668FE">
      <w:pPr>
        <w:pStyle w:val="Heading2"/>
        <w:rPr>
          <w:rFonts w:ascii="Times New Roman" w:eastAsiaTheme="minorHAnsi" w:hAnsi="Times New Roman" w:cs="Times New Roman"/>
          <w:b/>
          <w:sz w:val="28"/>
          <w:szCs w:val="28"/>
        </w:rPr>
      </w:pPr>
      <w:bookmarkStart w:id="21" w:name="_Toc533053709"/>
      <w:r w:rsidRPr="006668FE">
        <w:rPr>
          <w:rFonts w:ascii="Times New Roman" w:hAnsi="Times New Roman" w:cs="Times New Roman"/>
          <w:b/>
          <w:color w:val="000000" w:themeColor="text1"/>
          <w:sz w:val="28"/>
          <w:szCs w:val="28"/>
        </w:rPr>
        <w:t>Chapter Outline</w:t>
      </w:r>
      <w:bookmarkEnd w:id="21"/>
    </w:p>
    <w:p w:rsidR="006668FE" w:rsidRPr="006668FE" w:rsidRDefault="006668FE" w:rsidP="006668FE"/>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Chapter 01: Introduction</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The introduction chapter of this study provides the background of the research and the research topic. Further this chapter will elaborate on the research objectives, research question and also about the significance of the research.</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Chapter 02: Literature Review</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This chapter provides a comprehensive elaboration on the past researches, empherical studies, essays relating to the research topic and its background. Most importantly, the foundation for the research and the structure if the research will be laid in this chapter</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Chapter 03: Methodology</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This chapter provides the structure of the research which will be built based in the past literatures reviewed in order to reach the research objectives and the research questions. The structure of the research will be discussed based on several topics such as the Research design, Conceptual framework, Sampling, Data collection, Analysis method and etc.</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Chapter 04: Analysis</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This chapter provides the results of the data analysis done by using the statistical software SPSS. This chapter will include inferential statistics and descriptive statistics. Reliability test, Factor analysis and the Hypothesis testing will be carried out under this chapter and each and every output will be interpreted in this chapter.</w:t>
      </w:r>
    </w:p>
    <w:p w:rsidR="006668FE" w:rsidRPr="00DF7E45"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Chapter 05: Conclusions and Recommendations</w:t>
      </w:r>
    </w:p>
    <w:p w:rsidR="006668FE" w:rsidRDefault="006668FE" w:rsidP="006668FE">
      <w:pPr>
        <w:spacing w:line="360" w:lineRule="auto"/>
        <w:jc w:val="both"/>
        <w:rPr>
          <w:rFonts w:ascii="Times New Roman" w:hAnsi="Times New Roman" w:cs="Times New Roman"/>
          <w:sz w:val="24"/>
          <w:szCs w:val="24"/>
        </w:rPr>
      </w:pPr>
      <w:r w:rsidRPr="00DF7E45">
        <w:rPr>
          <w:rFonts w:ascii="Times New Roman" w:hAnsi="Times New Roman" w:cs="Times New Roman"/>
          <w:sz w:val="24"/>
          <w:szCs w:val="24"/>
        </w:rPr>
        <w:t xml:space="preserve">This chapter will be the last chapter in the study outline which will provide the overall conclusion of the study. Further in this chapter the recommendations regarding the choice of non-motorized vehicle highway will be based on the studies and the conclusion of the researcher. In addition to that limitations carried out by the study will be mentioned by providing an opportunity to the future researchers to carry on future analysis </w:t>
      </w:r>
    </w:p>
    <w:p w:rsidR="00E6574F" w:rsidRPr="006668FE" w:rsidRDefault="00E6574F" w:rsidP="006668FE">
      <w:pPr>
        <w:rPr>
          <w:rFonts w:eastAsiaTheme="minorHAnsi"/>
        </w:rPr>
      </w:pPr>
      <w:r w:rsidRPr="006668FE">
        <w:br w:type="page"/>
      </w:r>
    </w:p>
    <w:p w:rsidR="00E6574F" w:rsidRPr="006668FE" w:rsidRDefault="006668FE" w:rsidP="006668FE">
      <w:pPr>
        <w:pStyle w:val="Heading2"/>
        <w:rPr>
          <w:rFonts w:ascii="Times New Roman" w:hAnsi="Times New Roman" w:cs="Times New Roman"/>
          <w:b/>
          <w:color w:val="000000" w:themeColor="text1"/>
          <w:sz w:val="28"/>
          <w:szCs w:val="28"/>
        </w:rPr>
      </w:pPr>
      <w:bookmarkStart w:id="22" w:name="_Toc533053710"/>
      <w:r w:rsidRPr="006668FE">
        <w:rPr>
          <w:rFonts w:ascii="Times New Roman" w:hAnsi="Times New Roman" w:cs="Times New Roman"/>
          <w:b/>
          <w:color w:val="000000" w:themeColor="text1"/>
          <w:sz w:val="28"/>
          <w:szCs w:val="28"/>
        </w:rPr>
        <w:t>Chapter Summary</w:t>
      </w:r>
      <w:bookmarkEnd w:id="22"/>
    </w:p>
    <w:p w:rsidR="006668FE" w:rsidRDefault="006668FE">
      <w:pPr>
        <w:spacing w:after="160" w:line="259" w:lineRule="auto"/>
        <w:rPr>
          <w:rFonts w:ascii="Times New Roman" w:hAnsi="Times New Roman" w:cs="Times New Roman"/>
          <w:sz w:val="24"/>
          <w:szCs w:val="24"/>
        </w:rPr>
      </w:pPr>
    </w:p>
    <w:p w:rsidR="006668FE" w:rsidRPr="005D0ED8" w:rsidRDefault="006668FE" w:rsidP="006668FE">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Under this chapter background of the study, research problem and justification, research objectives, research questions, hypothesis, significance of the study and chapter outline were elaborated. Under the topic background of the study aspects such as increase of energy consumption in transportation sector, increase in carbon dioxide emission, increase of private vehicle ownership in Sri Lanka, combined co</w:t>
      </w:r>
      <w:r w:rsidRPr="003B7069">
        <w:rPr>
          <w:rFonts w:ascii="Times New Roman" w:hAnsi="Times New Roman" w:cs="Times New Roman"/>
          <w:sz w:val="24"/>
          <w:szCs w:val="24"/>
          <w:vertAlign w:val="subscript"/>
          <w:lang w:bidi="ta-IN"/>
        </w:rPr>
        <w:t>2</w:t>
      </w:r>
      <w:r>
        <w:rPr>
          <w:rFonts w:ascii="Times New Roman" w:hAnsi="Times New Roman" w:cs="Times New Roman"/>
          <w:sz w:val="24"/>
          <w:szCs w:val="24"/>
          <w:lang w:bidi="ta-IN"/>
        </w:rPr>
        <w:t xml:space="preserve"> emission from different energy sectors in Sri Lanka and current congestion level around Colombo city were discussed. Under research problem and justification scenarios such as increase of private vehicle ownership due to the fact that poor quality in public transportation therefore the increase of dependency of fossil fuel and as a result increase of emission of GHG were discussed. Under the significance of the study factors such as benefits of promoting non-motorized transportation, the importance of promoting non-motorized transportation for Colombo city limits, the importance of increasing the awareness on environment friendly modes of transportation in Sri Lankan context were discussed. </w:t>
      </w:r>
    </w:p>
    <w:p w:rsidR="00E6574F" w:rsidRDefault="00E6574F">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rsidR="007C6BF2" w:rsidRPr="004B596F" w:rsidRDefault="004B596F" w:rsidP="004B596F">
      <w:pPr>
        <w:pStyle w:val="Heading1"/>
        <w:jc w:val="center"/>
        <w:rPr>
          <w:rFonts w:ascii="Times New Roman" w:hAnsi="Times New Roman" w:cs="Times New Roman"/>
          <w:b/>
          <w:color w:val="000000" w:themeColor="text1"/>
        </w:rPr>
      </w:pPr>
      <w:bookmarkStart w:id="23" w:name="_Toc533053711"/>
      <w:r w:rsidRPr="004B596F">
        <w:rPr>
          <w:rFonts w:ascii="Times New Roman" w:hAnsi="Times New Roman" w:cs="Times New Roman"/>
          <w:b/>
          <w:color w:val="000000" w:themeColor="text1"/>
        </w:rPr>
        <w:t xml:space="preserve">CHAPTER TWO: </w:t>
      </w:r>
      <w:r w:rsidR="007C6BF2" w:rsidRPr="004B596F">
        <w:rPr>
          <w:rFonts w:ascii="Times New Roman" w:hAnsi="Times New Roman" w:cs="Times New Roman"/>
          <w:b/>
          <w:color w:val="000000" w:themeColor="text1"/>
        </w:rPr>
        <w:t>LITERATURE REVIEW</w:t>
      </w:r>
      <w:bookmarkEnd w:id="23"/>
    </w:p>
    <w:p w:rsidR="004B596F" w:rsidRPr="004B596F" w:rsidRDefault="004B596F" w:rsidP="004B596F"/>
    <w:p w:rsidR="00E6574F" w:rsidRPr="005A605B" w:rsidRDefault="005A605B" w:rsidP="007C6BF2">
      <w:pPr>
        <w:pStyle w:val="Heading2"/>
        <w:rPr>
          <w:rFonts w:ascii="Times New Roman" w:eastAsiaTheme="minorHAnsi" w:hAnsi="Times New Roman" w:cs="Times New Roman"/>
          <w:b/>
          <w:color w:val="000000" w:themeColor="text1"/>
          <w:sz w:val="28"/>
          <w:szCs w:val="28"/>
        </w:rPr>
      </w:pPr>
      <w:bookmarkStart w:id="24" w:name="_Toc533053712"/>
      <w:r w:rsidRPr="005A605B">
        <w:rPr>
          <w:rFonts w:ascii="Times New Roman" w:eastAsiaTheme="minorHAnsi" w:hAnsi="Times New Roman" w:cs="Times New Roman"/>
          <w:b/>
          <w:color w:val="000000" w:themeColor="text1"/>
          <w:sz w:val="28"/>
          <w:szCs w:val="28"/>
        </w:rPr>
        <w:t>Introduction to the Chapter</w:t>
      </w:r>
      <w:bookmarkEnd w:id="24"/>
    </w:p>
    <w:p w:rsidR="00E6574F" w:rsidRPr="007C6BF2" w:rsidRDefault="00E6574F" w:rsidP="007C6BF2">
      <w:pPr>
        <w:rPr>
          <w:rFonts w:ascii="Times New Roman" w:hAnsi="Times New Roman" w:cs="Times New Roman"/>
          <w:sz w:val="24"/>
          <w:szCs w:val="24"/>
        </w:rPr>
      </w:pPr>
    </w:p>
    <w:p w:rsidR="005A605B" w:rsidRPr="008E4237" w:rsidRDefault="005A605B" w:rsidP="005A605B">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This chapter provides a comprehensive elaboration on the past researches, empherical studies, essays relating to the research topic and its background. Most importantly, the foundation for the research and the structure of the research will be laid in this chapter</w:t>
      </w:r>
    </w:p>
    <w:p w:rsidR="005A605B" w:rsidRPr="005A605B" w:rsidRDefault="005A605B" w:rsidP="005A605B">
      <w:pPr>
        <w:pStyle w:val="Heading2"/>
        <w:rPr>
          <w:rFonts w:ascii="Times New Roman" w:eastAsiaTheme="minorHAnsi" w:hAnsi="Times New Roman" w:cs="Times New Roman"/>
          <w:b/>
          <w:sz w:val="28"/>
          <w:szCs w:val="28"/>
        </w:rPr>
      </w:pPr>
      <w:bookmarkStart w:id="25" w:name="_Toc533053713"/>
      <w:r w:rsidRPr="005A605B">
        <w:rPr>
          <w:rFonts w:ascii="Times New Roman" w:hAnsi="Times New Roman" w:cs="Times New Roman"/>
          <w:b/>
          <w:color w:val="000000" w:themeColor="text1"/>
          <w:sz w:val="28"/>
          <w:szCs w:val="28"/>
        </w:rPr>
        <w:t>Transportation</w:t>
      </w:r>
      <w:bookmarkEnd w:id="25"/>
    </w:p>
    <w:p w:rsidR="005A605B" w:rsidRDefault="005A605B" w:rsidP="005A605B">
      <w:pPr>
        <w:pStyle w:val="Heading2"/>
        <w:numPr>
          <w:ilvl w:val="0"/>
          <w:numId w:val="0"/>
        </w:numPr>
        <w:rPr>
          <w:rFonts w:ascii="Times New Roman" w:eastAsiaTheme="minorHAnsi" w:hAnsi="Times New Roman" w:cs="Times New Roman"/>
          <w:b/>
          <w:sz w:val="28"/>
          <w:szCs w:val="28"/>
        </w:rPr>
      </w:pPr>
    </w:p>
    <w:p w:rsidR="005A605B" w:rsidRDefault="005A605B" w:rsidP="005A605B">
      <w:pPr>
        <w:spacing w:line="360" w:lineRule="auto"/>
        <w:jc w:val="both"/>
        <w:rPr>
          <w:rFonts w:ascii="Times New Roman" w:hAnsi="Times New Roman" w:cs="Times New Roman"/>
          <w:sz w:val="24"/>
          <w:szCs w:val="24"/>
        </w:rPr>
      </w:pPr>
      <w:r>
        <w:rPr>
          <w:rFonts w:ascii="Times New Roman" w:hAnsi="Times New Roman" w:cs="Times New Roman"/>
          <w:sz w:val="24"/>
          <w:szCs w:val="24"/>
          <w:lang w:bidi="ta-IN"/>
        </w:rPr>
        <w:t xml:space="preserve">According to </w:t>
      </w:r>
      <w:sdt>
        <w:sdtPr>
          <w:rPr>
            <w:rFonts w:ascii="Times New Roman" w:hAnsi="Times New Roman" w:cs="Times New Roman"/>
            <w:sz w:val="24"/>
            <w:szCs w:val="24"/>
          </w:rPr>
          <w:id w:val="-727446191"/>
          <w:citation/>
        </w:sdtPr>
        <w:sdtEndPr/>
        <w:sdtContent>
          <w:r w:rsidRPr="002075A2">
            <w:rPr>
              <w:rFonts w:ascii="Times New Roman" w:hAnsi="Times New Roman" w:cs="Times New Roman"/>
              <w:sz w:val="24"/>
              <w:szCs w:val="24"/>
            </w:rPr>
            <w:fldChar w:fldCharType="begin"/>
          </w:r>
          <w:r w:rsidRPr="002075A2">
            <w:rPr>
              <w:rFonts w:ascii="Times New Roman" w:hAnsi="Times New Roman" w:cs="Times New Roman"/>
              <w:sz w:val="24"/>
              <w:szCs w:val="24"/>
            </w:rPr>
            <w:instrText xml:space="preserve"> CITATION Ond171 \l 1033 </w:instrText>
          </w:r>
          <w:r w:rsidRPr="002075A2">
            <w:rPr>
              <w:rFonts w:ascii="Times New Roman" w:hAnsi="Times New Roman" w:cs="Times New Roman"/>
              <w:sz w:val="24"/>
              <w:szCs w:val="24"/>
            </w:rPr>
            <w:fldChar w:fldCharType="separate"/>
          </w:r>
          <w:r w:rsidRPr="00F0437F">
            <w:rPr>
              <w:rFonts w:ascii="Times New Roman" w:hAnsi="Times New Roman" w:cs="Times New Roman"/>
              <w:noProof/>
              <w:sz w:val="24"/>
              <w:szCs w:val="24"/>
            </w:rPr>
            <w:t>(Onderwater &amp; Kishoon, 2017)</w:t>
          </w:r>
          <w:r w:rsidRPr="002075A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has mentioned that transportation is a derived demand originated due to economic and social activities. According to </w:t>
      </w:r>
      <w:sdt>
        <w:sdtPr>
          <w:rPr>
            <w:rFonts w:ascii="Times New Roman" w:hAnsi="Times New Roman" w:cs="Times New Roman"/>
            <w:sz w:val="24"/>
            <w:szCs w:val="24"/>
          </w:rPr>
          <w:id w:val="-20193085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Tha15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(Thalagala &amp; Kalukottege,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has defined transportation as carrying passengers or goods from one place to another by modes such as land, air or water. In early period of time people have used non-motorized modes such as walking, animal riding, cycling and etc. in order to full fill their needs. However with the rapid development of transport infrastructure these practices were changed. With that evolution transportation pattern in Sri Lanka also has changed. At present the road transportation in Sri Lanka is highly based on motorized modes such as cars, vans, buses, motorbikes, three-wheelers and etc. Furthermore </w:t>
      </w:r>
      <w:sdt>
        <w:sdtPr>
          <w:rPr>
            <w:rFonts w:ascii="Times New Roman" w:hAnsi="Times New Roman" w:cs="Times New Roman"/>
            <w:sz w:val="24"/>
            <w:szCs w:val="24"/>
          </w:rPr>
          <w:id w:val="-196865298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Cha15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(Chandrakumara,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divided transportation in Sri Lanka into five categories. Those categories are public bus transport services, railway transport, hired vehicle transportation, Private vehicle transportation and finally comes the non-motorized transportation which comes in means of cycling and walking.</w:t>
      </w:r>
    </w:p>
    <w:p w:rsidR="007923CC" w:rsidRPr="007923CC" w:rsidRDefault="0025765C" w:rsidP="005A605B">
      <w:pPr>
        <w:pStyle w:val="Heading2"/>
        <w:rPr>
          <w:rFonts w:ascii="Times New Roman" w:eastAsiaTheme="minorHAnsi" w:hAnsi="Times New Roman" w:cs="Times New Roman"/>
          <w:b/>
          <w:sz w:val="28"/>
          <w:szCs w:val="28"/>
        </w:rPr>
      </w:pPr>
      <w:bookmarkStart w:id="26" w:name="_Toc533053714"/>
      <w:r>
        <w:rPr>
          <w:rFonts w:ascii="Times New Roman" w:hAnsi="Times New Roman" w:cs="Times New Roman"/>
          <w:b/>
          <w:color w:val="000000" w:themeColor="text1"/>
          <w:sz w:val="28"/>
          <w:szCs w:val="28"/>
        </w:rPr>
        <w:t>Non-Motorized T</w:t>
      </w:r>
      <w:r w:rsidR="007923CC" w:rsidRPr="007923CC">
        <w:rPr>
          <w:rFonts w:ascii="Times New Roman" w:hAnsi="Times New Roman" w:cs="Times New Roman"/>
          <w:b/>
          <w:color w:val="000000" w:themeColor="text1"/>
          <w:sz w:val="28"/>
          <w:szCs w:val="28"/>
        </w:rPr>
        <w:t>ransportation</w:t>
      </w:r>
      <w:bookmarkEnd w:id="26"/>
      <w:r w:rsidR="007923CC" w:rsidRPr="007923CC">
        <w:rPr>
          <w:rFonts w:ascii="Times New Roman" w:hAnsi="Times New Roman" w:cs="Times New Roman"/>
          <w:b/>
          <w:color w:val="000000" w:themeColor="text1"/>
          <w:sz w:val="28"/>
          <w:szCs w:val="28"/>
        </w:rPr>
        <w:t xml:space="preserve"> </w:t>
      </w:r>
    </w:p>
    <w:p w:rsidR="007923CC" w:rsidRDefault="007923CC" w:rsidP="007923CC">
      <w:pPr>
        <w:pStyle w:val="Heading2"/>
        <w:numPr>
          <w:ilvl w:val="0"/>
          <w:numId w:val="0"/>
        </w:numPr>
        <w:rPr>
          <w:rFonts w:ascii="Times New Roman" w:eastAsiaTheme="minorHAnsi" w:hAnsi="Times New Roman" w:cs="Times New Roman"/>
          <w:b/>
          <w:sz w:val="28"/>
          <w:szCs w:val="28"/>
        </w:rPr>
      </w:pPr>
    </w:p>
    <w:p w:rsidR="007923CC" w:rsidRDefault="007923CC" w:rsidP="007923C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Mobility is </w:t>
      </w:r>
      <w:r>
        <w:rPr>
          <w:rFonts w:ascii="Times New Roman" w:hAnsi="Times New Roman" w:cs="Times New Roman"/>
          <w:sz w:val="24"/>
          <w:szCs w:val="24"/>
        </w:rPr>
        <w:t xml:space="preserve">considered as </w:t>
      </w:r>
      <w:r w:rsidRPr="008E4237">
        <w:rPr>
          <w:rFonts w:ascii="Times New Roman" w:hAnsi="Times New Roman" w:cs="Times New Roman"/>
          <w:sz w:val="24"/>
          <w:szCs w:val="24"/>
        </w:rPr>
        <w:t xml:space="preserve">a basic right for everyone. Mobility is </w:t>
      </w:r>
      <w:r>
        <w:rPr>
          <w:rFonts w:ascii="Times New Roman" w:hAnsi="Times New Roman" w:cs="Times New Roman"/>
          <w:sz w:val="24"/>
          <w:szCs w:val="24"/>
        </w:rPr>
        <w:t xml:space="preserve">most </w:t>
      </w:r>
      <w:r w:rsidRPr="008E4237">
        <w:rPr>
          <w:rFonts w:ascii="Times New Roman" w:hAnsi="Times New Roman" w:cs="Times New Roman"/>
          <w:sz w:val="24"/>
          <w:szCs w:val="24"/>
        </w:rPr>
        <w:t>often</w:t>
      </w:r>
      <w:r>
        <w:rPr>
          <w:rFonts w:ascii="Times New Roman" w:hAnsi="Times New Roman" w:cs="Times New Roman"/>
          <w:sz w:val="24"/>
          <w:szCs w:val="24"/>
        </w:rPr>
        <w:t xml:space="preserve"> related with motorized transportation</w:t>
      </w:r>
      <w:r w:rsidRPr="008E4237">
        <w:rPr>
          <w:rFonts w:ascii="Times New Roman" w:hAnsi="Times New Roman" w:cs="Times New Roman"/>
          <w:sz w:val="24"/>
          <w:szCs w:val="24"/>
        </w:rPr>
        <w:t>.</w:t>
      </w:r>
      <w:r>
        <w:rPr>
          <w:rFonts w:ascii="Times New Roman" w:hAnsi="Times New Roman" w:cs="Times New Roman"/>
          <w:sz w:val="24"/>
          <w:szCs w:val="24"/>
        </w:rPr>
        <w:t xml:space="preserve"> Motorized modes of transportation consists of cars, buses, jeeps and etc.</w:t>
      </w:r>
      <w:r w:rsidRPr="008E4237">
        <w:rPr>
          <w:rFonts w:ascii="Times New Roman" w:hAnsi="Times New Roman" w:cs="Times New Roman"/>
          <w:sz w:val="24"/>
          <w:szCs w:val="24"/>
        </w:rPr>
        <w:t xml:space="preserve"> </w:t>
      </w:r>
      <w:r>
        <w:rPr>
          <w:rFonts w:ascii="Times New Roman" w:hAnsi="Times New Roman" w:cs="Times New Roman"/>
          <w:sz w:val="24"/>
          <w:szCs w:val="24"/>
        </w:rPr>
        <w:t>These vehicles misuse</w:t>
      </w:r>
      <w:r w:rsidRPr="008E4237">
        <w:rPr>
          <w:rFonts w:ascii="Times New Roman" w:hAnsi="Times New Roman" w:cs="Times New Roman"/>
          <w:sz w:val="24"/>
          <w:szCs w:val="24"/>
        </w:rPr>
        <w:t xml:space="preserve"> urban space largely and consume enormous resources </w:t>
      </w:r>
      <w:r>
        <w:rPr>
          <w:rFonts w:ascii="Times New Roman" w:hAnsi="Times New Roman" w:cs="Times New Roman"/>
          <w:sz w:val="24"/>
          <w:szCs w:val="24"/>
        </w:rPr>
        <w:t xml:space="preserve">and finally it become a </w:t>
      </w:r>
      <w:r w:rsidRPr="008E4237">
        <w:rPr>
          <w:rFonts w:ascii="Times New Roman" w:hAnsi="Times New Roman" w:cs="Times New Roman"/>
          <w:sz w:val="24"/>
          <w:szCs w:val="24"/>
        </w:rPr>
        <w:t>burden to the environment</w:t>
      </w:r>
      <w:r>
        <w:rPr>
          <w:rFonts w:ascii="Times New Roman" w:hAnsi="Times New Roman" w:cs="Times New Roman"/>
          <w:sz w:val="24"/>
          <w:szCs w:val="24"/>
        </w:rPr>
        <w:t xml:space="preserve"> in the terms of environmental pollution. Though the infrastructure developments are done for minimizing transportation problem the solutions are not working for a long term manner. Because with the development of those infrastructure facilities private vehicle ownership is increasing rapidly. In order to prevent this, reduction in motorized vehicle use has become necessary. For that from motorized transportation to non-motorized transportation modal split can be done.  </w:t>
      </w:r>
      <w:r w:rsidRPr="008E4237">
        <w:rPr>
          <w:rFonts w:ascii="Times New Roman" w:hAnsi="Times New Roman" w:cs="Times New Roman"/>
          <w:sz w:val="24"/>
          <w:szCs w:val="24"/>
        </w:rPr>
        <w:t xml:space="preserve">Cycling is one of the </w:t>
      </w:r>
      <w:r>
        <w:rPr>
          <w:rFonts w:ascii="Times New Roman" w:hAnsi="Times New Roman" w:cs="Times New Roman"/>
          <w:sz w:val="24"/>
          <w:szCs w:val="24"/>
        </w:rPr>
        <w:t xml:space="preserve">non-motorized transport mode </w:t>
      </w:r>
      <w:r w:rsidRPr="008E4237">
        <w:rPr>
          <w:rFonts w:ascii="Times New Roman" w:hAnsi="Times New Roman" w:cs="Times New Roman"/>
          <w:sz w:val="24"/>
          <w:szCs w:val="24"/>
        </w:rPr>
        <w:t>(Kurt, 2008). The term No</w:t>
      </w:r>
      <w:r>
        <w:rPr>
          <w:rFonts w:ascii="Times New Roman" w:hAnsi="Times New Roman" w:cs="Times New Roman"/>
          <w:sz w:val="24"/>
          <w:szCs w:val="24"/>
        </w:rPr>
        <w:t>n</w:t>
      </w:r>
      <w:r w:rsidRPr="008E4237">
        <w:rPr>
          <w:rFonts w:ascii="Times New Roman" w:hAnsi="Times New Roman" w:cs="Times New Roman"/>
          <w:sz w:val="24"/>
          <w:szCs w:val="24"/>
        </w:rPr>
        <w:t xml:space="preserve">-motorized transport (NMT) </w:t>
      </w:r>
      <w:r>
        <w:rPr>
          <w:rFonts w:ascii="Times New Roman" w:hAnsi="Times New Roman" w:cs="Times New Roman"/>
          <w:sz w:val="24"/>
          <w:szCs w:val="24"/>
        </w:rPr>
        <w:t xml:space="preserve">is known for the </w:t>
      </w:r>
      <w:r w:rsidRPr="008E4237">
        <w:rPr>
          <w:rFonts w:ascii="Times New Roman" w:hAnsi="Times New Roman" w:cs="Times New Roman"/>
          <w:sz w:val="24"/>
          <w:szCs w:val="24"/>
        </w:rPr>
        <w:t>active transport and human powered transport</w:t>
      </w:r>
      <w:r>
        <w:rPr>
          <w:rFonts w:ascii="Times New Roman" w:hAnsi="Times New Roman" w:cs="Times New Roman"/>
          <w:sz w:val="24"/>
          <w:szCs w:val="24"/>
        </w:rPr>
        <w:t xml:space="preserve">. It is </w:t>
      </w:r>
      <w:r w:rsidRPr="008E4237">
        <w:rPr>
          <w:rFonts w:ascii="Times New Roman" w:hAnsi="Times New Roman" w:cs="Times New Roman"/>
          <w:sz w:val="24"/>
          <w:szCs w:val="24"/>
        </w:rPr>
        <w:t>use</w:t>
      </w:r>
      <w:r>
        <w:rPr>
          <w:rFonts w:ascii="Times New Roman" w:hAnsi="Times New Roman" w:cs="Times New Roman"/>
          <w:sz w:val="24"/>
          <w:szCs w:val="24"/>
        </w:rPr>
        <w:t>d to indicate walking, cycling.</w:t>
      </w:r>
      <w:r w:rsidRPr="008E4237">
        <w:rPr>
          <w:rFonts w:ascii="Times New Roman" w:hAnsi="Times New Roman" w:cs="Times New Roman"/>
          <w:sz w:val="24"/>
          <w:szCs w:val="24"/>
        </w:rPr>
        <w:t xml:space="preserve"> Non-motorized transport plays an important role in mobility management. When vehicles are reduced, many tri</w:t>
      </w:r>
      <w:r>
        <w:rPr>
          <w:rFonts w:ascii="Times New Roman" w:hAnsi="Times New Roman" w:cs="Times New Roman"/>
          <w:sz w:val="24"/>
          <w:szCs w:val="24"/>
        </w:rPr>
        <w:t xml:space="preserve">ps shift to walking and cycling </w:t>
      </w:r>
      <w:r w:rsidRPr="008E4237">
        <w:rPr>
          <w:rFonts w:ascii="Times New Roman" w:hAnsi="Times New Roman" w:cs="Times New Roman"/>
          <w:sz w:val="24"/>
          <w:szCs w:val="24"/>
        </w:rPr>
        <w:t xml:space="preserve">(Litman, 2010). An increased bicycle </w:t>
      </w:r>
      <w:r>
        <w:rPr>
          <w:rFonts w:ascii="Times New Roman" w:hAnsi="Times New Roman" w:cs="Times New Roman"/>
          <w:sz w:val="24"/>
          <w:szCs w:val="24"/>
        </w:rPr>
        <w:t xml:space="preserve">brings out many advantages for individual aspect, for society and for the environment. </w:t>
      </w:r>
      <w:r w:rsidRPr="008E4237">
        <w:rPr>
          <w:rFonts w:ascii="Times New Roman" w:hAnsi="Times New Roman" w:cs="Times New Roman"/>
          <w:sz w:val="24"/>
          <w:szCs w:val="24"/>
        </w:rPr>
        <w:t xml:space="preserve">Some of these advantages come from </w:t>
      </w:r>
      <w:r>
        <w:rPr>
          <w:rFonts w:ascii="Times New Roman" w:hAnsi="Times New Roman" w:cs="Times New Roman"/>
          <w:sz w:val="24"/>
          <w:szCs w:val="24"/>
        </w:rPr>
        <w:t xml:space="preserve">use of </w:t>
      </w:r>
      <w:r w:rsidRPr="008E4237">
        <w:rPr>
          <w:rFonts w:ascii="Times New Roman" w:hAnsi="Times New Roman" w:cs="Times New Roman"/>
          <w:sz w:val="24"/>
          <w:szCs w:val="24"/>
        </w:rPr>
        <w:t>cycling itself, other arise when decreasing automobile</w:t>
      </w:r>
      <w:r>
        <w:rPr>
          <w:rFonts w:ascii="Times New Roman" w:hAnsi="Times New Roman" w:cs="Times New Roman"/>
          <w:sz w:val="24"/>
          <w:szCs w:val="24"/>
        </w:rPr>
        <w:t xml:space="preserve"> use </w:t>
      </w:r>
      <w:r w:rsidRPr="008E4237">
        <w:rPr>
          <w:rFonts w:ascii="Times New Roman" w:hAnsi="Times New Roman" w:cs="Times New Roman"/>
          <w:sz w:val="24"/>
          <w:szCs w:val="24"/>
        </w:rPr>
        <w:t>(Kurt, 2008)</w:t>
      </w:r>
      <w:r>
        <w:rPr>
          <w:rFonts w:ascii="Times New Roman" w:hAnsi="Times New Roman" w:cs="Times New Roman"/>
          <w:sz w:val="24"/>
          <w:szCs w:val="24"/>
        </w:rPr>
        <w:t xml:space="preserve">. According to </w:t>
      </w:r>
      <w:sdt>
        <w:sdtPr>
          <w:rPr>
            <w:rFonts w:ascii="Times New Roman" w:hAnsi="Times New Roman" w:cs="Times New Roman"/>
            <w:sz w:val="24"/>
            <w:szCs w:val="24"/>
            <w:lang w:bidi="ta-IN"/>
          </w:rPr>
          <w:id w:val="-276956618"/>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CITATION Rep92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(Replogle, 1992)</w:t>
          </w:r>
          <w:r>
            <w:rPr>
              <w:rFonts w:ascii="Times New Roman" w:hAnsi="Times New Roman" w:cs="Times New Roman"/>
              <w:sz w:val="24"/>
              <w:szCs w:val="24"/>
              <w:lang w:bidi="ta-IN"/>
            </w:rPr>
            <w:fldChar w:fldCharType="end"/>
          </w:r>
        </w:sdtContent>
      </w:sdt>
      <w:r w:rsidRPr="008E4237">
        <w:rPr>
          <w:rFonts w:ascii="Times New Roman" w:hAnsi="Times New Roman" w:cs="Times New Roman"/>
          <w:sz w:val="24"/>
          <w:szCs w:val="24"/>
        </w:rPr>
        <w:t>. Transport planning and investment in most of Asia</w:t>
      </w:r>
      <w:r>
        <w:rPr>
          <w:rFonts w:ascii="Times New Roman" w:hAnsi="Times New Roman" w:cs="Times New Roman"/>
          <w:sz w:val="24"/>
          <w:szCs w:val="24"/>
        </w:rPr>
        <w:t>n countries have</w:t>
      </w:r>
      <w:r w:rsidRPr="008E4237">
        <w:rPr>
          <w:rFonts w:ascii="Times New Roman" w:hAnsi="Times New Roman" w:cs="Times New Roman"/>
          <w:sz w:val="24"/>
          <w:szCs w:val="24"/>
        </w:rPr>
        <w:t xml:space="preserve"> focused mainly on the motorized transport sector and has often ignored the need of non-motorized transport. As mentioned in </w:t>
      </w:r>
      <w:sdt>
        <w:sdtPr>
          <w:rPr>
            <w:rFonts w:ascii="Times New Roman" w:hAnsi="Times New Roman" w:cs="Times New Roman"/>
            <w:sz w:val="24"/>
            <w:szCs w:val="24"/>
          </w:rPr>
          <w:id w:val="2134902812"/>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Wan14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(Wang, Mirza, Cheung, &amp; Moradi, 2014)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w:t>
      </w:r>
      <w:r>
        <w:rPr>
          <w:rFonts w:ascii="Times New Roman" w:hAnsi="Times New Roman" w:cs="Times New Roman"/>
          <w:sz w:val="24"/>
          <w:szCs w:val="24"/>
        </w:rPr>
        <w:t>a safe, well-developed</w:t>
      </w:r>
      <w:r w:rsidRPr="008E4237">
        <w:rPr>
          <w:rFonts w:ascii="Times New Roman" w:hAnsi="Times New Roman" w:cs="Times New Roman"/>
          <w:sz w:val="24"/>
          <w:szCs w:val="24"/>
        </w:rPr>
        <w:t xml:space="preserve"> cycle ways, policies to discourage car use, and a good public transportation system integrated with cycling facilities are the factors which have a significant impact on </w:t>
      </w:r>
      <w:r>
        <w:rPr>
          <w:rFonts w:ascii="Times New Roman" w:hAnsi="Times New Roman" w:cs="Times New Roman"/>
          <w:sz w:val="24"/>
          <w:szCs w:val="24"/>
        </w:rPr>
        <w:t xml:space="preserve">promoting </w:t>
      </w:r>
      <w:r w:rsidRPr="008E4237">
        <w:rPr>
          <w:rFonts w:ascii="Times New Roman" w:hAnsi="Times New Roman" w:cs="Times New Roman"/>
          <w:sz w:val="24"/>
          <w:szCs w:val="24"/>
        </w:rPr>
        <w:t>bicycle as a mode of transport.</w:t>
      </w:r>
      <w:r>
        <w:rPr>
          <w:rFonts w:ascii="Times New Roman" w:hAnsi="Times New Roman" w:cs="Times New Roman"/>
          <w:sz w:val="24"/>
          <w:szCs w:val="24"/>
        </w:rPr>
        <w:t xml:space="preserve"> In case for highly dense areas and for short distances uses of motorized vehicles is in vain. For such instances cycling can be integrated. According to </w:t>
      </w:r>
      <w:sdt>
        <w:sdtPr>
          <w:rPr>
            <w:rFonts w:ascii="Times New Roman" w:hAnsi="Times New Roman" w:cs="Times New Roman"/>
            <w:sz w:val="24"/>
            <w:szCs w:val="24"/>
          </w:rPr>
          <w:id w:val="6031531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Ord14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(Orden, Linares, Velasco, Diez, &amp; Rojo,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mentioned that cycling together with public transport and walking are considered as the main components of sustainable mobility.</w:t>
      </w:r>
    </w:p>
    <w:p w:rsidR="007923CC" w:rsidRPr="007923CC" w:rsidRDefault="0025765C" w:rsidP="007923CC">
      <w:pPr>
        <w:pStyle w:val="Heading2"/>
        <w:rPr>
          <w:rFonts w:ascii="Times New Roman" w:eastAsiaTheme="minorHAnsi" w:hAnsi="Times New Roman" w:cs="Times New Roman"/>
          <w:b/>
          <w:sz w:val="28"/>
          <w:szCs w:val="28"/>
        </w:rPr>
      </w:pPr>
      <w:bookmarkStart w:id="27" w:name="_Toc533053715"/>
      <w:r>
        <w:rPr>
          <w:rFonts w:ascii="Times New Roman" w:hAnsi="Times New Roman" w:cs="Times New Roman"/>
          <w:b/>
          <w:color w:val="000000" w:themeColor="text1"/>
          <w:sz w:val="28"/>
          <w:szCs w:val="28"/>
        </w:rPr>
        <w:t>Implications of Cycling in Other C</w:t>
      </w:r>
      <w:r w:rsidR="007923CC" w:rsidRPr="007923CC">
        <w:rPr>
          <w:rFonts w:ascii="Times New Roman" w:hAnsi="Times New Roman" w:cs="Times New Roman"/>
          <w:b/>
          <w:color w:val="000000" w:themeColor="text1"/>
          <w:sz w:val="28"/>
          <w:szCs w:val="28"/>
        </w:rPr>
        <w:t>ountries</w:t>
      </w:r>
      <w:bookmarkEnd w:id="27"/>
      <w:r w:rsidR="007923CC" w:rsidRPr="007923CC">
        <w:rPr>
          <w:rFonts w:ascii="Times New Roman" w:hAnsi="Times New Roman" w:cs="Times New Roman"/>
          <w:b/>
          <w:color w:val="000000" w:themeColor="text1"/>
          <w:sz w:val="28"/>
          <w:szCs w:val="28"/>
        </w:rPr>
        <w:t xml:space="preserve"> </w:t>
      </w:r>
    </w:p>
    <w:p w:rsidR="007923CC" w:rsidRDefault="007923CC" w:rsidP="007923CC">
      <w:pPr>
        <w:rPr>
          <w:rFonts w:eastAsiaTheme="minorHAnsi"/>
        </w:rPr>
      </w:pPr>
    </w:p>
    <w:p w:rsidR="007923CC" w:rsidRDefault="007923CC" w:rsidP="007923CC">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According to </w:t>
      </w:r>
      <w:sdt>
        <w:sdtPr>
          <w:rPr>
            <w:rFonts w:ascii="Times New Roman" w:hAnsi="Times New Roman" w:cs="Times New Roman"/>
            <w:sz w:val="24"/>
            <w:szCs w:val="24"/>
            <w:lang w:bidi="ta-IN"/>
          </w:rPr>
          <w:id w:val="1567065947"/>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CITATION Kur08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(Kurt, 2008)</w:t>
          </w:r>
          <w:r>
            <w:rPr>
              <w:rFonts w:ascii="Times New Roman" w:hAnsi="Times New Roman" w:cs="Times New Roman"/>
              <w:sz w:val="24"/>
              <w:szCs w:val="24"/>
              <w:lang w:bidi="ta-IN"/>
            </w:rPr>
            <w:fldChar w:fldCharType="end"/>
          </w:r>
        </w:sdtContent>
      </w:sdt>
      <w:r>
        <w:rPr>
          <w:rFonts w:ascii="Times New Roman" w:hAnsi="Times New Roman" w:cs="Times New Roman"/>
          <w:sz w:val="24"/>
          <w:szCs w:val="24"/>
          <w:lang w:bidi="ta-IN"/>
        </w:rPr>
        <w:t xml:space="preserve"> it is mentioned that the ownership of non-motorized vehicles is growing rapidly throughout Asia because cycling is a clean mode and uses scarce space in a very efficient manner, also release no pollutants to the environment. As mentioned in </w:t>
      </w:r>
      <w:sdt>
        <w:sdtPr>
          <w:rPr>
            <w:rFonts w:ascii="Times New Roman" w:hAnsi="Times New Roman" w:cs="Times New Roman"/>
            <w:sz w:val="24"/>
            <w:szCs w:val="24"/>
            <w:lang w:bidi="ta-IN"/>
          </w:rPr>
          <w:id w:val="1819918295"/>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CITATION Rep92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(Replogle, 1992)</w:t>
          </w:r>
          <w:r>
            <w:rPr>
              <w:rFonts w:ascii="Times New Roman" w:hAnsi="Times New Roman" w:cs="Times New Roman"/>
              <w:sz w:val="24"/>
              <w:szCs w:val="24"/>
              <w:lang w:bidi="ta-IN"/>
            </w:rPr>
            <w:fldChar w:fldCharType="end"/>
          </w:r>
        </w:sdtContent>
      </w:sdt>
      <w:r>
        <w:rPr>
          <w:rFonts w:ascii="Times New Roman" w:hAnsi="Times New Roman" w:cs="Times New Roman"/>
          <w:sz w:val="24"/>
          <w:szCs w:val="24"/>
          <w:lang w:bidi="ta-IN"/>
        </w:rPr>
        <w:t xml:space="preserve"> in most of the cities of Japan, Netherlands, Germany and several other European nations bring out the fact that modernization of urban transport does not exactly require total motorization, rather than that it is more appropriate combination of walking, non-motorized modes and motorized transport.</w:t>
      </w:r>
    </w:p>
    <w:p w:rsidR="007923CC" w:rsidRPr="0002744E" w:rsidRDefault="007923CC" w:rsidP="007923CC">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Another one such example is the Copenhagen. There cycle super highways have constructed for the use of people. It is mentioned that cycle super highways gave provided Copenhagen a faster, continuous and continuous way of commuting to various purposes </w:t>
      </w:r>
      <w:sdt>
        <w:sdtPr>
          <w:rPr>
            <w:rFonts w:ascii="Times New Roman" w:hAnsi="Times New Roman" w:cs="Times New Roman"/>
            <w:sz w:val="24"/>
            <w:szCs w:val="24"/>
            <w:lang w:bidi="ta-IN"/>
          </w:rPr>
          <w:id w:val="-16163273"/>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 CITATION Gle12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(Gleaves, 2012)</w:t>
          </w:r>
          <w:r>
            <w:rPr>
              <w:rFonts w:ascii="Times New Roman" w:hAnsi="Times New Roman" w:cs="Times New Roman"/>
              <w:sz w:val="24"/>
              <w:szCs w:val="24"/>
              <w:lang w:bidi="ta-IN"/>
            </w:rPr>
            <w:fldChar w:fldCharType="end"/>
          </w:r>
        </w:sdtContent>
      </w:sdt>
      <w:r>
        <w:rPr>
          <w:rFonts w:ascii="Times New Roman" w:hAnsi="Times New Roman" w:cs="Times New Roman"/>
          <w:sz w:val="24"/>
          <w:szCs w:val="24"/>
          <w:lang w:bidi="ta-IN"/>
        </w:rPr>
        <w:t xml:space="preserve">. Furthermore it has defined the cycle super highway as a large, nonstop, asphalted and well-designed off road cycle path. </w:t>
      </w:r>
      <w:r>
        <w:rPr>
          <w:rFonts w:ascii="Times New Roman" w:hAnsi="Times New Roman" w:cs="Times New Roman"/>
          <w:sz w:val="24"/>
          <w:szCs w:val="24"/>
        </w:rPr>
        <w:tab/>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90951339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Kos16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(Koska &amp; Rudolph,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mentioned that there is a high tendency for using the cycle highway by the cyclists who are using electric bicycle. Also it has created more preference in people to cycle than to use the car or public transport. With the use of electric bicycles speed is increased as a result journey time is decreased. Furthermore it is stated that cycle highways in Netherlands has allowed for a shift of mode from car trips and public transport towards cycle based trips. This has brought a great relief for the heavily trafficked roads in Netherlands, thereby also saved the travel time of private vehicle users. Also it is mentioned that the installation of the cycle highways and an increased use of electric bicycles in the Netherlands have a positive effect on its mobility. </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w:t>
      </w:r>
      <w:sdt>
        <w:sdtPr>
          <w:rPr>
            <w:rFonts w:ascii="Times New Roman" w:hAnsi="Times New Roman" w:cs="Times New Roman"/>
            <w:sz w:val="24"/>
            <w:szCs w:val="24"/>
          </w:rPr>
          <w:id w:val="-5747361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Rep92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(Replogle, 1992)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Japan also has experienced a major growth of bicycle use than increased motorization. Measures they have adapted were provision of extensive bicycle networks, providing bicycle parking at public transportation stations and charging high fees for the parking of motorized vehicles. Furthermore it has mentioned that Japan has offered subsidies for the commuter who are cycling to the work for several decades. Also they have developed a domestic bicycle manufacturing industry and also has allocated an extensive urban street space for non-motorized vehicle traffic. These strategies have reduced the growth of public and private vehicle use while enhancing the use of cycles as a mode of transportation. Another example mentioned in </w:t>
      </w:r>
      <w:sdt>
        <w:sdtPr>
          <w:rPr>
            <w:rFonts w:ascii="Times New Roman" w:hAnsi="Times New Roman" w:cs="Times New Roman"/>
            <w:sz w:val="24"/>
            <w:szCs w:val="24"/>
          </w:rPr>
          <w:id w:val="92631573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Kos16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(Koska &amp; Rudolph,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Germany. There also a cycle highway has built in a most densely populated area. The aim of this development was </w:t>
      </w:r>
      <w:r w:rsidRPr="009A08AA">
        <w:rPr>
          <w:rFonts w:ascii="Times New Roman" w:hAnsi="Times New Roman" w:cs="Times New Roman"/>
          <w:sz w:val="24"/>
          <w:szCs w:val="24"/>
        </w:rPr>
        <w:t>to reduce overall traffic level with an increased cycling capacity while bringing an opportunity for a mode share shift.</w:t>
      </w:r>
      <w:r>
        <w:rPr>
          <w:rFonts w:ascii="Times New Roman" w:hAnsi="Times New Roman" w:cs="Times New Roman"/>
          <w:sz w:val="24"/>
          <w:szCs w:val="24"/>
        </w:rPr>
        <w:t xml:space="preserve"> The aim of providing sufficient cycling facilities will to make an impact on making travel decisions thereby enhancing the mode shift away from the use of private vehicles. </w:t>
      </w:r>
    </w:p>
    <w:p w:rsidR="007923CC" w:rsidRPr="00150E5D" w:rsidRDefault="007923CC" w:rsidP="007923CC">
      <w:pPr>
        <w:spacing w:line="360" w:lineRule="auto"/>
        <w:jc w:val="both"/>
        <w:rPr>
          <w:rFonts w:ascii="Times New Roman" w:hAnsi="Times New Roman" w:cs="Times New Roman"/>
          <w:sz w:val="24"/>
          <w:szCs w:val="24"/>
        </w:rPr>
      </w:pPr>
      <w:r w:rsidRPr="00150E5D">
        <w:rPr>
          <w:rFonts w:ascii="Times New Roman" w:hAnsi="Times New Roman" w:cs="Times New Roman"/>
          <w:sz w:val="24"/>
          <w:szCs w:val="24"/>
        </w:rPr>
        <w:t xml:space="preserve">According to </w:t>
      </w:r>
      <w:sdt>
        <w:sdtPr>
          <w:rPr>
            <w:rFonts w:ascii="Times New Roman" w:hAnsi="Times New Roman" w:cs="Times New Roman"/>
            <w:sz w:val="24"/>
            <w:szCs w:val="24"/>
          </w:rPr>
          <w:id w:val="-818813952"/>
          <w:citation/>
        </w:sdtPr>
        <w:sdtEndPr/>
        <w:sdtContent>
          <w:r w:rsidRPr="00150E5D">
            <w:rPr>
              <w:rFonts w:ascii="Times New Roman" w:hAnsi="Times New Roman" w:cs="Times New Roman"/>
              <w:sz w:val="24"/>
              <w:szCs w:val="24"/>
            </w:rPr>
            <w:fldChar w:fldCharType="begin"/>
          </w:r>
          <w:r w:rsidRPr="00150E5D">
            <w:rPr>
              <w:rFonts w:ascii="Times New Roman" w:hAnsi="Times New Roman" w:cs="Times New Roman"/>
              <w:sz w:val="24"/>
              <w:szCs w:val="24"/>
            </w:rPr>
            <w:instrText xml:space="preserve"> CITATION Kos16 \l 1033 </w:instrText>
          </w:r>
          <w:r w:rsidRPr="00150E5D">
            <w:rPr>
              <w:rFonts w:ascii="Times New Roman" w:hAnsi="Times New Roman" w:cs="Times New Roman"/>
              <w:sz w:val="24"/>
              <w:szCs w:val="24"/>
            </w:rPr>
            <w:fldChar w:fldCharType="separate"/>
          </w:r>
          <w:r w:rsidRPr="00F0437F">
            <w:rPr>
              <w:rFonts w:ascii="Times New Roman" w:hAnsi="Times New Roman" w:cs="Times New Roman"/>
              <w:noProof/>
              <w:sz w:val="24"/>
              <w:szCs w:val="24"/>
            </w:rPr>
            <w:t>(Koska &amp; Rudolph, 2016)</w:t>
          </w:r>
          <w:r w:rsidRPr="00150E5D">
            <w:rPr>
              <w:rFonts w:ascii="Times New Roman" w:hAnsi="Times New Roman" w:cs="Times New Roman"/>
              <w:sz w:val="24"/>
              <w:szCs w:val="24"/>
            </w:rPr>
            <w:fldChar w:fldCharType="end"/>
          </w:r>
        </w:sdtContent>
      </w:sdt>
      <w:r w:rsidRPr="00150E5D">
        <w:rPr>
          <w:rFonts w:ascii="Times New Roman" w:hAnsi="Times New Roman" w:cs="Times New Roman"/>
          <w:sz w:val="24"/>
          <w:szCs w:val="24"/>
        </w:rPr>
        <w:t xml:space="preserve"> it is mentioned that compared with strategies such as roadway expansion, the strengthening of walking and cycling is considered to be more effective in the long term. This is due to by building, more and or wider roads, congestion can be reduced on the short term. And the same issue will arise due to induced traffic that is attracted by the free flow conditions.</w:t>
      </w:r>
    </w:p>
    <w:p w:rsidR="007923CC" w:rsidRDefault="007923CC" w:rsidP="007923CC">
      <w:pPr>
        <w:rPr>
          <w:rFonts w:eastAsiaTheme="minorHAnsi"/>
        </w:rPr>
      </w:pPr>
    </w:p>
    <w:p w:rsidR="007923CC" w:rsidRPr="007923CC" w:rsidRDefault="0025765C" w:rsidP="007923CC">
      <w:pPr>
        <w:pStyle w:val="Heading2"/>
        <w:rPr>
          <w:rFonts w:ascii="Times New Roman" w:eastAsiaTheme="minorHAnsi" w:hAnsi="Times New Roman" w:cs="Times New Roman"/>
          <w:b/>
          <w:sz w:val="28"/>
          <w:szCs w:val="28"/>
        </w:rPr>
      </w:pPr>
      <w:bookmarkStart w:id="28" w:name="_Toc533053716"/>
      <w:r>
        <w:rPr>
          <w:rFonts w:ascii="Times New Roman" w:hAnsi="Times New Roman" w:cs="Times New Roman"/>
          <w:b/>
          <w:color w:val="000000" w:themeColor="text1"/>
          <w:sz w:val="28"/>
          <w:szCs w:val="28"/>
        </w:rPr>
        <w:t>Benefits of Non-M</w:t>
      </w:r>
      <w:r w:rsidR="007923CC" w:rsidRPr="007923CC">
        <w:rPr>
          <w:rFonts w:ascii="Times New Roman" w:hAnsi="Times New Roman" w:cs="Times New Roman"/>
          <w:b/>
          <w:color w:val="000000" w:themeColor="text1"/>
          <w:sz w:val="28"/>
          <w:szCs w:val="28"/>
        </w:rPr>
        <w:t>otorized</w:t>
      </w:r>
      <w:r>
        <w:rPr>
          <w:rFonts w:ascii="Times New Roman" w:hAnsi="Times New Roman" w:cs="Times New Roman"/>
          <w:b/>
          <w:color w:val="000000" w:themeColor="text1"/>
          <w:sz w:val="28"/>
          <w:szCs w:val="28"/>
        </w:rPr>
        <w:t xml:space="preserve"> T</w:t>
      </w:r>
      <w:r w:rsidR="007923CC" w:rsidRPr="007923CC">
        <w:rPr>
          <w:rFonts w:ascii="Times New Roman" w:hAnsi="Times New Roman" w:cs="Times New Roman"/>
          <w:b/>
          <w:color w:val="000000" w:themeColor="text1"/>
          <w:sz w:val="28"/>
          <w:szCs w:val="28"/>
        </w:rPr>
        <w:t>ransportation</w:t>
      </w:r>
      <w:bookmarkEnd w:id="28"/>
      <w:r w:rsidR="007923CC" w:rsidRPr="007923CC">
        <w:rPr>
          <w:rFonts w:ascii="Times New Roman" w:hAnsi="Times New Roman" w:cs="Times New Roman"/>
          <w:b/>
          <w:color w:val="000000" w:themeColor="text1"/>
          <w:sz w:val="28"/>
          <w:szCs w:val="28"/>
        </w:rPr>
        <w:t xml:space="preserve"> </w:t>
      </w:r>
    </w:p>
    <w:p w:rsidR="007923CC" w:rsidRDefault="007923CC" w:rsidP="007923CC"/>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lang w:bidi="ta-IN"/>
        </w:rPr>
        <w:t>According to</w:t>
      </w:r>
      <w:r w:rsidRPr="00FB6C89">
        <w:rPr>
          <w:rFonts w:ascii="Times New Roman" w:hAnsi="Times New Roman" w:cs="Times New Roman"/>
          <w:sz w:val="24"/>
          <w:szCs w:val="24"/>
        </w:rPr>
        <w:t xml:space="preserve"> </w:t>
      </w:r>
      <w:sdt>
        <w:sdtPr>
          <w:rPr>
            <w:rFonts w:ascii="Times New Roman" w:hAnsi="Times New Roman" w:cs="Times New Roman"/>
            <w:sz w:val="24"/>
            <w:szCs w:val="24"/>
          </w:rPr>
          <w:id w:val="3766744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Fer16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(Fernando,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FB6C89">
        <w:rPr>
          <w:rFonts w:ascii="Times New Roman" w:hAnsi="Times New Roman" w:cs="Times New Roman"/>
          <w:sz w:val="24"/>
          <w:szCs w:val="24"/>
          <w:lang w:bidi="ta-IN"/>
        </w:rPr>
        <w:t>road transport is</w:t>
      </w:r>
      <w:r>
        <w:rPr>
          <w:rFonts w:ascii="Times New Roman" w:hAnsi="Times New Roman" w:cs="Times New Roman"/>
          <w:sz w:val="24"/>
          <w:szCs w:val="24"/>
          <w:lang w:bidi="ta-IN"/>
        </w:rPr>
        <w:t xml:space="preserve"> responsible for the biggest producer of greenhouse gases. Here no only the car buses, three wheels and all the other motorized vehicles cause the emission of greenhouse gases. According to </w:t>
      </w:r>
      <w:sdt>
        <w:sdtPr>
          <w:rPr>
            <w:rFonts w:ascii="Times New Roman" w:hAnsi="Times New Roman" w:cs="Times New Roman"/>
            <w:sz w:val="24"/>
            <w:szCs w:val="24"/>
            <w:lang w:bidi="ta-IN"/>
          </w:rPr>
          <w:id w:val="1673906404"/>
          <w:citation/>
        </w:sdtPr>
        <w:sdtEndPr/>
        <w:sdtContent>
          <w:r>
            <w:rPr>
              <w:rFonts w:ascii="Times New Roman" w:hAnsi="Times New Roman" w:cs="Times New Roman"/>
              <w:sz w:val="24"/>
              <w:szCs w:val="24"/>
              <w:lang w:bidi="ta-IN"/>
            </w:rPr>
            <w:fldChar w:fldCharType="begin"/>
          </w:r>
          <w:r>
            <w:rPr>
              <w:rFonts w:ascii="Times New Roman" w:hAnsi="Times New Roman" w:cs="Times New Roman"/>
              <w:sz w:val="24"/>
              <w:szCs w:val="24"/>
              <w:lang w:bidi="ta-IN"/>
            </w:rPr>
            <w:instrText xml:space="preserve"> CITATION IPC14 \l 1033 </w:instrText>
          </w:r>
          <w:r>
            <w:rPr>
              <w:rFonts w:ascii="Times New Roman" w:hAnsi="Times New Roman" w:cs="Times New Roman"/>
              <w:sz w:val="24"/>
              <w:szCs w:val="24"/>
              <w:lang w:bidi="ta-IN"/>
            </w:rPr>
            <w:fldChar w:fldCharType="separate"/>
          </w:r>
          <w:r w:rsidRPr="00F0437F">
            <w:rPr>
              <w:rFonts w:ascii="Times New Roman" w:hAnsi="Times New Roman" w:cs="Times New Roman"/>
              <w:noProof/>
              <w:sz w:val="24"/>
              <w:szCs w:val="24"/>
              <w:lang w:bidi="ta-IN"/>
            </w:rPr>
            <w:t>(IPCC, 2014)</w:t>
          </w:r>
          <w:r>
            <w:rPr>
              <w:rFonts w:ascii="Times New Roman" w:hAnsi="Times New Roman" w:cs="Times New Roman"/>
              <w:sz w:val="24"/>
              <w:szCs w:val="24"/>
              <w:lang w:bidi="ta-IN"/>
            </w:rPr>
            <w:fldChar w:fldCharType="end"/>
          </w:r>
        </w:sdtContent>
      </w:sdt>
      <w:r>
        <w:rPr>
          <w:rFonts w:ascii="Times New Roman" w:hAnsi="Times New Roman" w:cs="Times New Roman"/>
          <w:sz w:val="24"/>
          <w:szCs w:val="24"/>
          <w:lang w:bidi="ta-IN"/>
        </w:rPr>
        <w:t xml:space="preserve"> 14% of greenhouse emissions in 2010 were occur due to transportation. The greenhouse emissions from the transport sector includes fossil fuels burned for road, rail, air and marine transportation. Furthermore it is stated that 95% emissions of the world’s transportation energy comes from petroleum based fuels, gasoline and diesel. As mentioned in </w:t>
      </w:r>
      <w:sdt>
        <w:sdtPr>
          <w:rPr>
            <w:rFonts w:ascii="Times New Roman" w:hAnsi="Times New Roman" w:cs="Times New Roman"/>
            <w:sz w:val="24"/>
            <w:szCs w:val="24"/>
          </w:rPr>
          <w:id w:val="1847283028"/>
          <w:citation/>
        </w:sdtPr>
        <w:sdtEndPr/>
        <w:sdtContent>
          <w:r w:rsidRPr="0020705E">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Ord14 \l 1033 </w:instrText>
          </w:r>
          <w:r w:rsidRPr="0020705E">
            <w:rPr>
              <w:rFonts w:ascii="Times New Roman" w:hAnsi="Times New Roman" w:cs="Times New Roman"/>
              <w:sz w:val="24"/>
              <w:szCs w:val="24"/>
            </w:rPr>
            <w:fldChar w:fldCharType="separate"/>
          </w:r>
          <w:r w:rsidRPr="00F0437F">
            <w:rPr>
              <w:rFonts w:ascii="Times New Roman" w:hAnsi="Times New Roman" w:cs="Times New Roman"/>
              <w:noProof/>
              <w:sz w:val="24"/>
              <w:szCs w:val="24"/>
            </w:rPr>
            <w:t>(Orden, Linares, Velasco, Diez, &amp; Rojo, 2014)</w:t>
          </w:r>
          <w:r w:rsidRPr="0020705E">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0705E">
        <w:rPr>
          <w:rFonts w:ascii="Times New Roman" w:hAnsi="Times New Roman" w:cs="Times New Roman"/>
          <w:sz w:val="24"/>
          <w:szCs w:val="24"/>
        </w:rPr>
        <w:t>the main air pollutants associates with road transport are greenhouse gases (GHG), Carbon monoxide (CO), Non-methane volatile organic compounds (NMVOC), Nitrogen oxides (NOx), Total suspended particulate (TSP), Sulfur dioxide (SO2) and Ammonia (NH3).</w:t>
      </w:r>
      <w:r>
        <w:rPr>
          <w:rFonts w:ascii="Times New Roman" w:hAnsi="Times New Roman" w:cs="Times New Roman"/>
          <w:sz w:val="24"/>
          <w:szCs w:val="24"/>
        </w:rPr>
        <w:t xml:space="preserve"> These gases are highly toxic and bring various environmental impacts such as production of acid rain, impact on the ozone layer, cause global warming and lead to several health issues in people. Because bicycles don’t use fossil fuels but only depend on muscle power they don’t produce harmful substances. Therefore they don’t contribute for the problems causing air pollution, global warming, acidification, harmful smog, producing fine particles and etc. As a remedy it is mentioned in </w:t>
      </w:r>
      <w:sdt>
        <w:sdtPr>
          <w:rPr>
            <w:rFonts w:ascii="Times New Roman" w:hAnsi="Times New Roman" w:cs="Times New Roman"/>
            <w:sz w:val="24"/>
            <w:szCs w:val="24"/>
          </w:rPr>
          <w:id w:val="189400424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that several studies have found that co</w:t>
      </w:r>
      <w:r w:rsidRPr="0020705E">
        <w:rPr>
          <w:rFonts w:ascii="Times New Roman" w:hAnsi="Times New Roman" w:cs="Times New Roman"/>
          <w:sz w:val="24"/>
          <w:szCs w:val="24"/>
          <w:vertAlign w:val="subscript"/>
        </w:rPr>
        <w:t>2</w:t>
      </w:r>
      <w:r>
        <w:rPr>
          <w:rFonts w:ascii="Times New Roman" w:hAnsi="Times New Roman" w:cs="Times New Roman"/>
          <w:sz w:val="24"/>
          <w:szCs w:val="24"/>
        </w:rPr>
        <w:t xml:space="preserve"> emissions due to traffic can be reduced by substituting short car trips by bicycle trips.</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w:t>
      </w:r>
      <w:sdt>
        <w:sdtPr>
          <w:rPr>
            <w:rFonts w:ascii="Times New Roman" w:hAnsi="Times New Roman" w:cs="Times New Roman"/>
            <w:sz w:val="24"/>
            <w:szCs w:val="24"/>
          </w:rPr>
          <w:id w:val="117260252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Ord14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(Orden, Linares, Velasco, Diez, &amp; Rojo,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benefits of building a network of cycle super highway are reduction of emission of CO</w:t>
      </w:r>
      <w:r w:rsidRPr="00C0654F">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saving money on societal health costs, significant reduction in congestion, do not produce any noise, have a very sustainable life which is in the terms of easiness in manufacturing, repairing, recovering, reusing and need a little surface to circulate. Therefore the transfer between users of private vehicles to the bicycle brings significant environmental benefits. </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157504321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mentioned that by promoting cycling more space is saved for the motor vehicles that are necessary to enter to the cities. More number of cyclists can move over the same amount of road space compared to car occupants. Furthermore, it is stated that automobile manufactures will never be able to solve this problem regarding acquiring excess space by vehicles which are driven or parked in cities with more scarce space. </w:t>
      </w:r>
      <w:r w:rsidRPr="008E4237">
        <w:rPr>
          <w:rFonts w:ascii="Times New Roman" w:hAnsi="Times New Roman" w:cs="Times New Roman"/>
          <w:sz w:val="24"/>
          <w:szCs w:val="24"/>
        </w:rPr>
        <w:t xml:space="preserve">When cycling is promoted more space is left for those </w:t>
      </w:r>
      <w:r>
        <w:rPr>
          <w:rFonts w:ascii="Times New Roman" w:hAnsi="Times New Roman" w:cs="Times New Roman"/>
          <w:sz w:val="24"/>
          <w:szCs w:val="24"/>
        </w:rPr>
        <w:t xml:space="preserve">vehicles </w:t>
      </w:r>
      <w:r w:rsidRPr="008E4237">
        <w:rPr>
          <w:rFonts w:ascii="Times New Roman" w:hAnsi="Times New Roman" w:cs="Times New Roman"/>
          <w:sz w:val="24"/>
          <w:szCs w:val="24"/>
        </w:rPr>
        <w:t xml:space="preserve">that are really necessary in city centers. So it’s clear that far more cyclists can be moved over the same amount of road space compared to car occupants. Car manufacturers will never be able to solve the problem of the excessive space taken for driving and parked cars for the scarce space in cities. (Kurt, 2008). </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fact mentioned in </w:t>
      </w:r>
      <w:sdt>
        <w:sdtPr>
          <w:rPr>
            <w:rFonts w:ascii="Times New Roman" w:hAnsi="Times New Roman" w:cs="Times New Roman"/>
            <w:sz w:val="24"/>
            <w:szCs w:val="24"/>
          </w:rPr>
          <w:id w:val="5145903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that cycling is considered as the most energy efficient way of propulsion and therefore help to reduce the dependency on fossil fuels. </w:t>
      </w:r>
      <w:r w:rsidRPr="008E4237">
        <w:rPr>
          <w:rFonts w:ascii="Times New Roman" w:hAnsi="Times New Roman" w:cs="Times New Roman"/>
          <w:sz w:val="24"/>
          <w:szCs w:val="24"/>
        </w:rPr>
        <w:t>It is clear that transferring private car users to cycling involves significant energy savings. Currently most of the energy used to transport people and goods comes from imported petroleum of third countries. So, its reduction would bring us both economic and environmental benefits</w:t>
      </w:r>
      <w:r>
        <w:rPr>
          <w:rFonts w:ascii="Times New Roman" w:hAnsi="Times New Roman" w:cs="Times New Roman"/>
          <w:sz w:val="24"/>
          <w:szCs w:val="24"/>
        </w:rPr>
        <w:t xml:space="preserve"> for people as well as for the country as a whole </w:t>
      </w:r>
      <w:r w:rsidRPr="008E4237">
        <w:rPr>
          <w:rFonts w:ascii="Times New Roman" w:hAnsi="Times New Roman" w:cs="Times New Roman"/>
          <w:sz w:val="24"/>
          <w:szCs w:val="24"/>
        </w:rPr>
        <w:t>(Orden, Linares, Velasco, Diez, &amp; Rojo, 2014)</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With regard to health effects c</w:t>
      </w:r>
      <w:r w:rsidRPr="008E4237">
        <w:rPr>
          <w:rFonts w:ascii="Times New Roman" w:hAnsi="Times New Roman" w:cs="Times New Roman"/>
          <w:sz w:val="24"/>
          <w:szCs w:val="24"/>
        </w:rPr>
        <w:t xml:space="preserve">ycling strengthens the heart, lungs and respiratory system and cures depression. Fats </w:t>
      </w:r>
      <w:r>
        <w:rPr>
          <w:rFonts w:ascii="Times New Roman" w:hAnsi="Times New Roman" w:cs="Times New Roman"/>
          <w:sz w:val="24"/>
          <w:szCs w:val="24"/>
        </w:rPr>
        <w:t xml:space="preserve">are burnt while cycling induce </w:t>
      </w:r>
      <w:r w:rsidRPr="008E4237">
        <w:rPr>
          <w:rFonts w:ascii="Times New Roman" w:hAnsi="Times New Roman" w:cs="Times New Roman"/>
          <w:sz w:val="24"/>
          <w:szCs w:val="24"/>
        </w:rPr>
        <w:t xml:space="preserve">weight control and </w:t>
      </w:r>
      <w:r>
        <w:rPr>
          <w:rFonts w:ascii="Times New Roman" w:hAnsi="Times New Roman" w:cs="Times New Roman"/>
          <w:sz w:val="24"/>
          <w:szCs w:val="24"/>
        </w:rPr>
        <w:t xml:space="preserve">minimize </w:t>
      </w:r>
      <w:r w:rsidRPr="008E4237">
        <w:rPr>
          <w:rFonts w:ascii="Times New Roman" w:hAnsi="Times New Roman" w:cs="Times New Roman"/>
          <w:sz w:val="24"/>
          <w:szCs w:val="24"/>
        </w:rPr>
        <w:t>stress</w:t>
      </w:r>
      <w:r>
        <w:rPr>
          <w:rFonts w:ascii="Times New Roman" w:hAnsi="Times New Roman" w:cs="Times New Roman"/>
          <w:sz w:val="24"/>
          <w:szCs w:val="24"/>
        </w:rPr>
        <w:t xml:space="preserve"> </w:t>
      </w:r>
      <w:sdt>
        <w:sdtPr>
          <w:rPr>
            <w:rFonts w:ascii="Times New Roman" w:hAnsi="Times New Roman" w:cs="Times New Roman"/>
            <w:sz w:val="24"/>
            <w:szCs w:val="24"/>
          </w:rPr>
          <w:id w:val="66474855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The bicycle is an inexpensive means of transportation well within the (financial) reach of almost everyone. As such the bicycle makes a wider range of destinations possible for more people. As a main transportation mode it should be able to compete with cars for (relative) short distances. In combination with public transportation it can even take on the competition with the car over large distances. (Kurt, 2008) Bicycles are an inexpensive means of transportation with low cost to purchase and no need for fuel. Furthermore, there are usually no parking fees needed for bicycles. Therefore, a bicycle is affordable for many </w:t>
      </w:r>
      <w:r>
        <w:rPr>
          <w:rFonts w:ascii="Times New Roman" w:hAnsi="Times New Roman" w:cs="Times New Roman"/>
          <w:sz w:val="24"/>
          <w:szCs w:val="24"/>
        </w:rPr>
        <w:t xml:space="preserve">people. </w:t>
      </w:r>
    </w:p>
    <w:p w:rsidR="007923CC" w:rsidRPr="007923CC" w:rsidRDefault="0025765C" w:rsidP="007923CC">
      <w:pPr>
        <w:pStyle w:val="Heading2"/>
        <w:rPr>
          <w:rFonts w:ascii="Times New Roman" w:eastAsiaTheme="minorHAnsi" w:hAnsi="Times New Roman" w:cs="Times New Roman"/>
          <w:b/>
          <w:sz w:val="28"/>
          <w:szCs w:val="28"/>
        </w:rPr>
      </w:pPr>
      <w:bookmarkStart w:id="29" w:name="_Toc533053717"/>
      <w:r>
        <w:rPr>
          <w:rFonts w:ascii="Times New Roman" w:hAnsi="Times New Roman" w:cs="Times New Roman"/>
          <w:b/>
          <w:color w:val="000000" w:themeColor="text1"/>
          <w:sz w:val="28"/>
          <w:szCs w:val="28"/>
        </w:rPr>
        <w:t>Determinants of Customer Choice in C</w:t>
      </w:r>
      <w:r w:rsidR="007923CC" w:rsidRPr="007923CC">
        <w:rPr>
          <w:rFonts w:ascii="Times New Roman" w:hAnsi="Times New Roman" w:cs="Times New Roman"/>
          <w:b/>
          <w:color w:val="000000" w:themeColor="text1"/>
          <w:sz w:val="28"/>
          <w:szCs w:val="28"/>
        </w:rPr>
        <w:t>ycling</w:t>
      </w:r>
      <w:bookmarkEnd w:id="29"/>
      <w:r w:rsidR="007923CC" w:rsidRPr="007923CC">
        <w:rPr>
          <w:rFonts w:ascii="Times New Roman" w:hAnsi="Times New Roman" w:cs="Times New Roman"/>
          <w:b/>
          <w:color w:val="000000" w:themeColor="text1"/>
          <w:sz w:val="28"/>
          <w:szCs w:val="28"/>
        </w:rPr>
        <w:t xml:space="preserve"> </w:t>
      </w:r>
    </w:p>
    <w:p w:rsidR="007923CC" w:rsidRDefault="007923CC" w:rsidP="007923CC"/>
    <w:p w:rsidR="007923CC" w:rsidRDefault="007923CC" w:rsidP="007923C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According to the study </w:t>
      </w:r>
      <w:sdt>
        <w:sdtPr>
          <w:rPr>
            <w:rFonts w:ascii="Times New Roman" w:hAnsi="Times New Roman" w:cs="Times New Roman"/>
            <w:sz w:val="24"/>
            <w:szCs w:val="24"/>
          </w:rPr>
          <w:id w:val="1190647002"/>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CITATION Her141 \t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following are the main factors affecting on the choice of bicycles as a mode. These factors can mainly be divided into nine groups which are Socio demographic factors, Attitude towards cycling, Cyclists context conditions, Nature of the trip, Structural features, Environmental factors, Subjective factors, General transport costs and Mobility costs. Further each of these group can be divided into sub categories. Socio demographic factors are subdivided into age, income, gender, family size and vehicle ownership. Attitude towards cycling can be subdivided into need for flexibility, sensitivity to time, need for fixed schedule, desire for economy and environmental awareness. Cyclist context condition is subdivided into cyclist culture, cyclist policy, mobility governance and motorized traffic restrictions. Trip related factors are subdivided into time availability, distance, trip cost and trip purpose. Structural related factors can be subdivided into bicycle network, availability of additional facilities and safe parking areas. Subjective factors mentioned in here are risk perception and exercise opportunity. Environmental factors are weather, topography and urban form. There are two types of cost related factors. They are general transport costs and cyclist mobility costs. General transport cost is subdivided into private vehicle costs and public transport supply. Cyclists mobility cost is subdivided into out of pocket cost, safety, travel time, theft risk, injury risk and comfort</w:t>
      </w:r>
      <w:r>
        <w:rPr>
          <w:rFonts w:ascii="Times New Roman" w:hAnsi="Times New Roman" w:cs="Times New Roman"/>
          <w:sz w:val="24"/>
          <w:szCs w:val="24"/>
        </w:rPr>
        <w:t>.</w:t>
      </w:r>
    </w:p>
    <w:p w:rsidR="007923CC" w:rsidRDefault="007923CC" w:rsidP="007923CC">
      <w:r w:rsidRPr="008E4237">
        <w:rPr>
          <w:noProof/>
          <w:sz w:val="24"/>
          <w:szCs w:val="24"/>
        </w:rPr>
        <w:drawing>
          <wp:anchor distT="0" distB="0" distL="114300" distR="114300" simplePos="0" relativeHeight="251668480" behindDoc="1" locked="0" layoutInCell="1" allowOverlap="1" wp14:anchorId="421E3708" wp14:editId="1C31FD68">
            <wp:simplePos x="0" y="0"/>
            <wp:positionH relativeFrom="margin">
              <wp:posOffset>-9525</wp:posOffset>
            </wp:positionH>
            <wp:positionV relativeFrom="paragraph">
              <wp:posOffset>27940</wp:posOffset>
            </wp:positionV>
            <wp:extent cx="5979795" cy="3481070"/>
            <wp:effectExtent l="19050" t="19050" r="20955" b="24130"/>
            <wp:wrapTight wrapText="bothSides">
              <wp:wrapPolygon edited="0">
                <wp:start x="-69" y="-118"/>
                <wp:lineTo x="-69" y="21632"/>
                <wp:lineTo x="21607" y="21632"/>
                <wp:lineTo x="21607" y="-118"/>
                <wp:lineTo x="-69" y="-11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biLevel thresh="75000"/>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293" b="4167"/>
                    <a:stretch/>
                  </pic:blipFill>
                  <pic:spPr bwMode="auto">
                    <a:xfrm>
                      <a:off x="0" y="0"/>
                      <a:ext cx="5979795" cy="3481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Pr="007923CC" w:rsidRDefault="007923CC" w:rsidP="007923CC"/>
    <w:p w:rsidR="007923CC" w:rsidRDefault="007923CC" w:rsidP="007923CC"/>
    <w:p w:rsidR="007923CC" w:rsidRPr="007923CC" w:rsidRDefault="004B596F" w:rsidP="004B596F">
      <w:pPr>
        <w:pStyle w:val="Caption"/>
        <w:rPr>
          <w:rFonts w:ascii="Times New Roman" w:hAnsi="Times New Roman" w:cs="Times New Roman"/>
          <w:i w:val="0"/>
          <w:color w:val="000000" w:themeColor="text1"/>
          <w:sz w:val="24"/>
          <w:szCs w:val="24"/>
        </w:rPr>
      </w:pPr>
      <w:bookmarkStart w:id="30" w:name="_Toc533002248"/>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1</w:t>
      </w:r>
      <w:r w:rsidR="00897DA9">
        <w:rPr>
          <w:rFonts w:ascii="Times New Roman" w:hAnsi="Times New Roman" w:cs="Times New Roman"/>
          <w:i w:val="0"/>
          <w:color w:val="000000" w:themeColor="text1"/>
          <w:sz w:val="24"/>
          <w:szCs w:val="24"/>
        </w:rPr>
        <w:fldChar w:fldCharType="end"/>
      </w:r>
      <w:r w:rsidR="007923CC" w:rsidRPr="004B596F">
        <w:rPr>
          <w:rFonts w:ascii="Times New Roman" w:hAnsi="Times New Roman" w:cs="Times New Roman"/>
          <w:i w:val="0"/>
          <w:color w:val="000000" w:themeColor="text1"/>
          <w:sz w:val="24"/>
          <w:szCs w:val="24"/>
        </w:rPr>
        <w:t xml:space="preserve">: </w:t>
      </w:r>
      <w:r w:rsidR="007923CC" w:rsidRPr="007923CC">
        <w:rPr>
          <w:rFonts w:ascii="Times New Roman" w:hAnsi="Times New Roman" w:cs="Times New Roman"/>
          <w:i w:val="0"/>
          <w:color w:val="000000" w:themeColor="text1"/>
          <w:sz w:val="24"/>
          <w:szCs w:val="24"/>
        </w:rPr>
        <w:t>Factors affecting bicycle use</w:t>
      </w:r>
      <w:bookmarkEnd w:id="30"/>
    </w:p>
    <w:p w:rsidR="007923CC" w:rsidRPr="00FA00A2" w:rsidRDefault="007923CC" w:rsidP="007923CC">
      <w:pPr>
        <w:spacing w:line="240" w:lineRule="auto"/>
        <w:rPr>
          <w:rFonts w:ascii="Times New Roman" w:hAnsi="Times New Roman" w:cs="Times New Roman"/>
          <w:sz w:val="24"/>
          <w:szCs w:val="24"/>
        </w:rPr>
      </w:pPr>
      <w:r w:rsidRPr="00FA00A2">
        <w:rPr>
          <w:rFonts w:ascii="Times New Roman" w:hAnsi="Times New Roman" w:cs="Times New Roman"/>
          <w:sz w:val="24"/>
          <w:szCs w:val="24"/>
        </w:rPr>
        <w:t xml:space="preserve">Source: </w:t>
      </w:r>
      <w:sdt>
        <w:sdtPr>
          <w:rPr>
            <w:rFonts w:ascii="Times New Roman" w:hAnsi="Times New Roman" w:cs="Times New Roman"/>
            <w:sz w:val="24"/>
            <w:szCs w:val="24"/>
          </w:rPr>
          <w:id w:val="1867411316"/>
          <w:citation/>
        </w:sdtPr>
        <w:sdtEndPr/>
        <w:sdtContent>
          <w:r w:rsidRPr="00FA00A2">
            <w:rPr>
              <w:rFonts w:ascii="Times New Roman" w:hAnsi="Times New Roman" w:cs="Times New Roman"/>
              <w:sz w:val="24"/>
              <w:szCs w:val="24"/>
            </w:rPr>
            <w:fldChar w:fldCharType="begin"/>
          </w:r>
          <w:r w:rsidRPr="00FA00A2">
            <w:rPr>
              <w:rFonts w:ascii="Times New Roman" w:hAnsi="Times New Roman" w:cs="Times New Roman"/>
              <w:sz w:val="24"/>
              <w:szCs w:val="24"/>
            </w:rPr>
            <w:instrText xml:space="preserve"> CITATION Her14 \l 1033 </w:instrText>
          </w:r>
          <w:r w:rsidRPr="00FA00A2">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FA00A2">
            <w:rPr>
              <w:rFonts w:ascii="Times New Roman" w:hAnsi="Times New Roman" w:cs="Times New Roman"/>
              <w:sz w:val="24"/>
              <w:szCs w:val="24"/>
            </w:rPr>
            <w:fldChar w:fldCharType="end"/>
          </w:r>
        </w:sdtContent>
      </w:sdt>
    </w:p>
    <w:p w:rsidR="007923CC" w:rsidRPr="008E4237" w:rsidRDefault="007923CC" w:rsidP="007923C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Factors related to bicycle use and used can be classified in terms of whether they are perceived as a barrier or as an incentive to bicycle use. </w:t>
      </w:r>
      <w:sdt>
        <w:sdtPr>
          <w:rPr>
            <w:rFonts w:ascii="Times New Roman" w:hAnsi="Times New Roman" w:cs="Times New Roman"/>
            <w:sz w:val="24"/>
            <w:szCs w:val="24"/>
          </w:rPr>
          <w:id w:val="-1226602955"/>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Tit08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(Titze, Stronegger, Janschitz, &amp; Oja, 2008)</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These factors were taken in the study </w:t>
      </w:r>
      <w:sdt>
        <w:sdtPr>
          <w:rPr>
            <w:rFonts w:ascii="Times New Roman" w:hAnsi="Times New Roman" w:cs="Times New Roman"/>
            <w:sz w:val="24"/>
            <w:szCs w:val="24"/>
          </w:rPr>
          <w:id w:val="-1814324694"/>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CITATION Her141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and they have further elaborated these. For factors which promote bicycle they have showed efficiency, flexibility, economical, ecological, healthy and fun. Bicycles are efficient in terms of avoid traffic problems such as traffic jams, easy to park, enables door to door transport and is competitive with other modes of transport over certain distances. It is flexible in terms of there are no time or frequency restrictions. It is economical in terms of no fuel expense, the purchase and maintenance of the bicycle are economical. It is ecological because does not emit pollutants or greenhouse gases, hardly makes any noise and takes up little space. It is healthy because it is an active transport that encourages people to exercise. Factors that inhibit bicycle use are distance, danger, orography, fitness, climate, vandalism, facilities and comfort. Distance in terms of if it is too long. Danger in terms of perception of risk in relation to accidents or falls. Orography means the availability of mountainous or hilly topography. Fitness means in terms of poor physical condition. Climate in terms of weather limitations such as rain, wind, low or high temperatures. Vandalism in terms of the bicycle being stolen. Facilities in terms of need for complementary facilities for personal hygiene, bicycle parking area at the destination point, to keep the bicycle at home. Comfort means not as comfortable as other modes of transport.</w:t>
      </w:r>
    </w:p>
    <w:p w:rsidR="007923CC" w:rsidRPr="008E4237" w:rsidRDefault="007923CC" w:rsidP="007923C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Based on these factors in the study </w:t>
      </w:r>
      <w:sdt>
        <w:sdtPr>
          <w:rPr>
            <w:rFonts w:ascii="Times New Roman" w:hAnsi="Times New Roman" w:cs="Times New Roman"/>
            <w:sz w:val="24"/>
            <w:szCs w:val="24"/>
          </w:rPr>
          <w:id w:val="711394686"/>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Her14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developed a path diagram to show how commuters create their intention to use bicycles. </w:t>
      </w:r>
      <w:r>
        <w:rPr>
          <w:rFonts w:ascii="Times New Roman" w:hAnsi="Times New Roman" w:cs="Times New Roman"/>
          <w:sz w:val="24"/>
          <w:szCs w:val="24"/>
        </w:rPr>
        <w:t>It is showed in Figure 2.2</w:t>
      </w:r>
      <w:r w:rsidRPr="008E4237">
        <w:rPr>
          <w:rFonts w:ascii="Times New Roman" w:hAnsi="Times New Roman" w:cs="Times New Roman"/>
          <w:sz w:val="24"/>
          <w:szCs w:val="24"/>
        </w:rPr>
        <w:t xml:space="preserve">. </w:t>
      </w:r>
    </w:p>
    <w:p w:rsidR="007923CC" w:rsidRDefault="007923CC" w:rsidP="007923CC">
      <w:r w:rsidRPr="008E4237">
        <w:rPr>
          <w:noProof/>
          <w:sz w:val="24"/>
          <w:szCs w:val="24"/>
        </w:rPr>
        <w:drawing>
          <wp:inline distT="0" distB="0" distL="0" distR="0" wp14:anchorId="77ACE4CA" wp14:editId="3ED20C8C">
            <wp:extent cx="5905500" cy="30003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40" b="8109"/>
                    <a:stretch/>
                  </pic:blipFill>
                  <pic:spPr bwMode="auto">
                    <a:xfrm>
                      <a:off x="0" y="0"/>
                      <a:ext cx="5905500" cy="3000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23CC" w:rsidRPr="004B596F" w:rsidRDefault="004B596F" w:rsidP="004B596F">
      <w:pPr>
        <w:pStyle w:val="Caption"/>
        <w:rPr>
          <w:rFonts w:ascii="Times New Roman" w:hAnsi="Times New Roman" w:cs="Times New Roman"/>
          <w:i w:val="0"/>
          <w:color w:val="000000" w:themeColor="text1"/>
          <w:sz w:val="24"/>
          <w:szCs w:val="24"/>
        </w:rPr>
      </w:pPr>
      <w:bookmarkStart w:id="31" w:name="_Toc533002249"/>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7923CC" w:rsidRPr="004B596F">
        <w:rPr>
          <w:rFonts w:ascii="Times New Roman" w:hAnsi="Times New Roman" w:cs="Times New Roman"/>
          <w:i w:val="0"/>
          <w:color w:val="000000" w:themeColor="text1"/>
          <w:sz w:val="24"/>
          <w:szCs w:val="24"/>
        </w:rPr>
        <w:t>: Path diagram to explain the use of bicycle as a function of latent variables (circles) and their indicators (boxes)</w:t>
      </w:r>
      <w:bookmarkEnd w:id="31"/>
    </w:p>
    <w:p w:rsidR="007923CC" w:rsidRDefault="007923CC" w:rsidP="007923CC">
      <w:pPr>
        <w:spacing w:line="24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Source: </w:t>
      </w:r>
      <w:sdt>
        <w:sdtPr>
          <w:rPr>
            <w:rFonts w:ascii="Times New Roman" w:hAnsi="Times New Roman" w:cs="Times New Roman"/>
            <w:sz w:val="24"/>
            <w:szCs w:val="24"/>
          </w:rPr>
          <w:id w:val="-1011671308"/>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Her141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8E4237">
            <w:rPr>
              <w:rFonts w:ascii="Times New Roman" w:hAnsi="Times New Roman" w:cs="Times New Roman"/>
              <w:sz w:val="24"/>
              <w:szCs w:val="24"/>
            </w:rPr>
            <w:fldChar w:fldCharType="end"/>
          </w:r>
        </w:sdtContent>
      </w:sdt>
    </w:p>
    <w:p w:rsidR="007923CC" w:rsidRDefault="007923CC" w:rsidP="007923CC">
      <w:pPr>
        <w:spacing w:line="360" w:lineRule="auto"/>
        <w:jc w:val="both"/>
        <w:rPr>
          <w:rFonts w:ascii="Times New Roman" w:hAnsi="Times New Roman" w:cs="Times New Roman"/>
          <w:sz w:val="24"/>
          <w:szCs w:val="24"/>
        </w:rPr>
      </w:pP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study </w:t>
      </w:r>
      <w:sdt>
        <w:sdtPr>
          <w:rPr>
            <w:rFonts w:ascii="Times New Roman" w:hAnsi="Times New Roman" w:cs="Times New Roman"/>
            <w:sz w:val="24"/>
            <w:szCs w:val="24"/>
          </w:rPr>
          <w:id w:val="-55323049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Han10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(Handy, Xing, &amp; Buehler, 2010)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factors affecting on bicycle ownership is mainly divided in to three groups namely individual factors, social environment factors and physical environment factors. The relevant conceptual is given in figure 2.3. Individual factors are subdivided into age, gender, bicycling preference, bicycling comfort and etc. Social environment factors mentioned in here are other bicyclists and other vehicle drivers. Under physical environment factors bicycle infrastructure, land use mix factors are mentioned.</w:t>
      </w:r>
    </w:p>
    <w:p w:rsidR="007923CC" w:rsidRDefault="007923CC" w:rsidP="007923CC">
      <w:pPr>
        <w:pStyle w:val="Caption"/>
        <w:rPr>
          <w:i w:val="0"/>
        </w:rPr>
      </w:pPr>
    </w:p>
    <w:p w:rsidR="007923CC" w:rsidRDefault="007923CC" w:rsidP="007923CC"/>
    <w:p w:rsidR="007923CC" w:rsidRDefault="007923CC" w:rsidP="007923CC"/>
    <w:p w:rsidR="007923CC" w:rsidRDefault="007923CC" w:rsidP="007923CC"/>
    <w:p w:rsidR="007923CC" w:rsidRDefault="007923CC" w:rsidP="007923CC"/>
    <w:p w:rsidR="007923CC" w:rsidRPr="007923CC" w:rsidRDefault="007923CC" w:rsidP="007923CC">
      <w:r>
        <w:rPr>
          <w:noProof/>
        </w:rPr>
        <w:drawing>
          <wp:inline distT="0" distB="0" distL="0" distR="0" wp14:anchorId="01A805C8" wp14:editId="25F273EB">
            <wp:extent cx="5216321" cy="2819400"/>
            <wp:effectExtent l="19050" t="19050" r="228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44" b="9950"/>
                    <a:stretch/>
                  </pic:blipFill>
                  <pic:spPr bwMode="auto">
                    <a:xfrm>
                      <a:off x="0" y="0"/>
                      <a:ext cx="5221752" cy="28223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23CC" w:rsidRDefault="004B596F" w:rsidP="004B596F">
      <w:pPr>
        <w:pStyle w:val="Caption"/>
        <w:rPr>
          <w:rFonts w:ascii="Times New Roman" w:hAnsi="Times New Roman" w:cs="Times New Roman"/>
          <w:i w:val="0"/>
          <w:color w:val="auto"/>
          <w:sz w:val="24"/>
          <w:szCs w:val="24"/>
        </w:rPr>
      </w:pPr>
      <w:bookmarkStart w:id="32" w:name="_Toc533002250"/>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3</w:t>
      </w:r>
      <w:r w:rsidR="00897DA9">
        <w:rPr>
          <w:rFonts w:ascii="Times New Roman" w:hAnsi="Times New Roman" w:cs="Times New Roman"/>
          <w:i w:val="0"/>
          <w:color w:val="000000" w:themeColor="text1"/>
          <w:sz w:val="24"/>
          <w:szCs w:val="24"/>
        </w:rPr>
        <w:fldChar w:fldCharType="end"/>
      </w:r>
      <w:r w:rsidR="007923CC" w:rsidRPr="007923CC">
        <w:rPr>
          <w:rFonts w:ascii="Times New Roman" w:hAnsi="Times New Roman" w:cs="Times New Roman"/>
          <w:i w:val="0"/>
          <w:color w:val="000000" w:themeColor="text1"/>
          <w:sz w:val="24"/>
          <w:szCs w:val="24"/>
        </w:rPr>
        <w:t xml:space="preserve">: </w:t>
      </w:r>
      <w:r w:rsidR="007923CC" w:rsidRPr="00AC310F">
        <w:rPr>
          <w:rFonts w:ascii="Times New Roman" w:hAnsi="Times New Roman" w:cs="Times New Roman"/>
          <w:i w:val="0"/>
          <w:color w:val="auto"/>
          <w:sz w:val="24"/>
          <w:szCs w:val="24"/>
        </w:rPr>
        <w:t>Conceptual framework on bicycle ownership</w:t>
      </w:r>
      <w:bookmarkEnd w:id="32"/>
    </w:p>
    <w:p w:rsidR="007923CC" w:rsidRPr="00FA00A2" w:rsidRDefault="007923CC" w:rsidP="007923CC">
      <w:pPr>
        <w:spacing w:line="240" w:lineRule="auto"/>
        <w:jc w:val="both"/>
        <w:rPr>
          <w:rFonts w:ascii="Times New Roman" w:hAnsi="Times New Roman" w:cs="Times New Roman"/>
          <w:sz w:val="24"/>
          <w:szCs w:val="24"/>
        </w:rPr>
      </w:pPr>
      <w:r w:rsidRPr="00FA00A2">
        <w:rPr>
          <w:rFonts w:ascii="Times New Roman" w:hAnsi="Times New Roman" w:cs="Times New Roman"/>
          <w:sz w:val="24"/>
          <w:szCs w:val="24"/>
        </w:rPr>
        <w:t xml:space="preserve">Source: </w:t>
      </w:r>
      <w:sdt>
        <w:sdtPr>
          <w:rPr>
            <w:rFonts w:ascii="Times New Roman" w:hAnsi="Times New Roman" w:cs="Times New Roman"/>
            <w:sz w:val="24"/>
            <w:szCs w:val="24"/>
          </w:rPr>
          <w:id w:val="234745643"/>
          <w:citation/>
        </w:sdtPr>
        <w:sdtEndPr/>
        <w:sdtContent>
          <w:r w:rsidRPr="00FA00A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Han10 \l 1033 </w:instrText>
          </w:r>
          <w:r w:rsidRPr="00FA00A2">
            <w:rPr>
              <w:rFonts w:ascii="Times New Roman" w:hAnsi="Times New Roman" w:cs="Times New Roman"/>
              <w:sz w:val="24"/>
              <w:szCs w:val="24"/>
            </w:rPr>
            <w:fldChar w:fldCharType="separate"/>
          </w:r>
          <w:r w:rsidRPr="00F0437F">
            <w:rPr>
              <w:rFonts w:ascii="Times New Roman" w:hAnsi="Times New Roman" w:cs="Times New Roman"/>
              <w:noProof/>
              <w:sz w:val="24"/>
              <w:szCs w:val="24"/>
            </w:rPr>
            <w:t>(Handy, Xing, &amp; Buehler, 2010)</w:t>
          </w:r>
          <w:r w:rsidRPr="00FA00A2">
            <w:rPr>
              <w:rFonts w:ascii="Times New Roman" w:hAnsi="Times New Roman" w:cs="Times New Roman"/>
              <w:sz w:val="24"/>
              <w:szCs w:val="24"/>
            </w:rPr>
            <w:fldChar w:fldCharType="end"/>
          </w:r>
        </w:sdtContent>
      </w:sdt>
    </w:p>
    <w:p w:rsidR="007923CC" w:rsidRDefault="007923CC" w:rsidP="007923CC">
      <w:pPr>
        <w:spacing w:line="360" w:lineRule="auto"/>
        <w:jc w:val="both"/>
        <w:rPr>
          <w:rFonts w:ascii="Times New Roman" w:hAnsi="Times New Roman" w:cs="Times New Roman"/>
          <w:sz w:val="24"/>
          <w:szCs w:val="24"/>
        </w:rPr>
      </w:pPr>
      <w:r w:rsidRPr="00925FAB">
        <w:t xml:space="preserve"> </w:t>
      </w:r>
      <w:r>
        <w:rPr>
          <w:rFonts w:ascii="Times New Roman" w:hAnsi="Times New Roman" w:cs="Times New Roman"/>
          <w:sz w:val="24"/>
          <w:szCs w:val="24"/>
        </w:rPr>
        <w:t xml:space="preserve">In the study </w:t>
      </w:r>
      <w:sdt>
        <w:sdtPr>
          <w:rPr>
            <w:rFonts w:ascii="Times New Roman" w:hAnsi="Times New Roman" w:cs="Times New Roman"/>
            <w:sz w:val="24"/>
            <w:szCs w:val="24"/>
          </w:rPr>
          <w:id w:val="170474913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Han10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(Handy, Xing, &amp; Buehler, 2010)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has developed a summary on factors affecting bicycle ownership based on previous studies. </w:t>
      </w:r>
    </w:p>
    <w:p w:rsidR="007923CC" w:rsidRDefault="007923CC" w:rsidP="007923CC">
      <w:r>
        <w:rPr>
          <w:noProof/>
        </w:rPr>
        <w:drawing>
          <wp:inline distT="0" distB="0" distL="0" distR="0" wp14:anchorId="735D83FD" wp14:editId="659D7CC4">
            <wp:extent cx="5924550" cy="376724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l="3005" t="4533" r="-530" b="1867"/>
                    <a:stretch/>
                  </pic:blipFill>
                  <pic:spPr bwMode="auto">
                    <a:xfrm>
                      <a:off x="0" y="0"/>
                      <a:ext cx="6008396" cy="38205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23CC" w:rsidRDefault="004B596F" w:rsidP="004B596F">
      <w:pPr>
        <w:pStyle w:val="Caption"/>
        <w:rPr>
          <w:rFonts w:ascii="Times New Roman" w:hAnsi="Times New Roman" w:cs="Times New Roman"/>
          <w:i w:val="0"/>
          <w:color w:val="auto"/>
          <w:sz w:val="24"/>
          <w:szCs w:val="24"/>
        </w:rPr>
      </w:pPr>
      <w:bookmarkStart w:id="33" w:name="_Toc533002251"/>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4</w:t>
      </w:r>
      <w:r w:rsidR="00897DA9">
        <w:rPr>
          <w:rFonts w:ascii="Times New Roman" w:hAnsi="Times New Roman" w:cs="Times New Roman"/>
          <w:i w:val="0"/>
          <w:color w:val="000000" w:themeColor="text1"/>
          <w:sz w:val="24"/>
          <w:szCs w:val="24"/>
        </w:rPr>
        <w:fldChar w:fldCharType="end"/>
      </w:r>
      <w:r w:rsidR="007923CC" w:rsidRPr="004B596F">
        <w:rPr>
          <w:rFonts w:ascii="Times New Roman" w:hAnsi="Times New Roman" w:cs="Times New Roman"/>
          <w:i w:val="0"/>
          <w:color w:val="000000" w:themeColor="text1"/>
          <w:sz w:val="24"/>
          <w:szCs w:val="24"/>
        </w:rPr>
        <w:t xml:space="preserve">: </w:t>
      </w:r>
      <w:r w:rsidR="007923CC" w:rsidRPr="005942BE">
        <w:rPr>
          <w:rFonts w:ascii="Times New Roman" w:hAnsi="Times New Roman" w:cs="Times New Roman"/>
          <w:i w:val="0"/>
          <w:color w:val="auto"/>
          <w:sz w:val="24"/>
          <w:szCs w:val="24"/>
        </w:rPr>
        <w:t>Summary of factors associated with bicycle ownership and use</w:t>
      </w:r>
      <w:bookmarkEnd w:id="33"/>
    </w:p>
    <w:p w:rsidR="007923CC" w:rsidRDefault="007923CC" w:rsidP="007923CC">
      <w:pPr>
        <w:spacing w:line="240" w:lineRule="auto"/>
        <w:jc w:val="both"/>
        <w:rPr>
          <w:rFonts w:ascii="Times New Roman" w:hAnsi="Times New Roman" w:cs="Times New Roman"/>
          <w:sz w:val="24"/>
          <w:szCs w:val="24"/>
        </w:rPr>
      </w:pPr>
      <w:r w:rsidRPr="00794D09">
        <w:rPr>
          <w:rFonts w:ascii="Times New Roman" w:hAnsi="Times New Roman" w:cs="Times New Roman"/>
          <w:sz w:val="24"/>
          <w:szCs w:val="24"/>
        </w:rPr>
        <w:t xml:space="preserve">Source: </w:t>
      </w:r>
      <w:sdt>
        <w:sdtPr>
          <w:rPr>
            <w:rFonts w:ascii="Times New Roman" w:hAnsi="Times New Roman" w:cs="Times New Roman"/>
            <w:sz w:val="24"/>
            <w:szCs w:val="24"/>
          </w:rPr>
          <w:id w:val="-2111110843"/>
          <w:citation/>
        </w:sdtPr>
        <w:sdtEndPr/>
        <w:sdtContent>
          <w:r w:rsidRPr="00794D0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Han10 \l 1033 </w:instrText>
          </w:r>
          <w:r w:rsidRPr="00794D09">
            <w:rPr>
              <w:rFonts w:ascii="Times New Roman" w:hAnsi="Times New Roman" w:cs="Times New Roman"/>
              <w:sz w:val="24"/>
              <w:szCs w:val="24"/>
            </w:rPr>
            <w:fldChar w:fldCharType="separate"/>
          </w:r>
          <w:r w:rsidRPr="00F0437F">
            <w:rPr>
              <w:rFonts w:ascii="Times New Roman" w:hAnsi="Times New Roman" w:cs="Times New Roman"/>
              <w:noProof/>
              <w:sz w:val="24"/>
              <w:szCs w:val="24"/>
            </w:rPr>
            <w:t>(Handy, Xing, &amp; Buehler, 2010)</w:t>
          </w:r>
          <w:r w:rsidRPr="00794D09">
            <w:rPr>
              <w:rFonts w:ascii="Times New Roman" w:hAnsi="Times New Roman" w:cs="Times New Roman"/>
              <w:sz w:val="24"/>
              <w:szCs w:val="24"/>
            </w:rPr>
            <w:fldChar w:fldCharType="end"/>
          </w:r>
        </w:sdtContent>
      </w:sdt>
    </w:p>
    <w:p w:rsidR="007923CC" w:rsidRDefault="007923CC" w:rsidP="007923CC">
      <w:pPr>
        <w:spacing w:line="360" w:lineRule="auto"/>
        <w:jc w:val="both"/>
        <w:rPr>
          <w:rFonts w:ascii="Times New Roman" w:hAnsi="Times New Roman" w:cs="Times New Roman"/>
          <w:sz w:val="24"/>
          <w:szCs w:val="24"/>
        </w:rPr>
      </w:pPr>
      <w:r w:rsidRPr="00925FAB">
        <w:t xml:space="preserve"> </w:t>
      </w:r>
      <w:r>
        <w:rPr>
          <w:rFonts w:ascii="Times New Roman" w:hAnsi="Times New Roman" w:cs="Times New Roman"/>
          <w:sz w:val="24"/>
          <w:szCs w:val="24"/>
        </w:rPr>
        <w:t xml:space="preserve">According to the study </w:t>
      </w:r>
      <w:sdt>
        <w:sdtPr>
          <w:rPr>
            <w:rFonts w:ascii="Times New Roman" w:hAnsi="Times New Roman" w:cs="Times New Roman"/>
            <w:sz w:val="24"/>
            <w:szCs w:val="24"/>
          </w:rPr>
          <w:id w:val="20332217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Kri09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(Krizek, Handy, &amp; Forsyth,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walking and cycling behavior is influenced by different factors at multiple levels. They are individual, interpersonal, environmental levels and interpersonal relationships in the form of household interactions and social networks. At first it is begin with the interplay between individual, interpersonal and environmental factors. Along with these perspectives walking and cycling interventions falls under two measures. They are soft measures and hard measures. Examples for soft measures are providing education, encouragement or enforcement. Examples for hard measures are infrastructure investments. Another aspect is that cycle can be increased through psychological changes such as increased desire, motivation or through complex social interactions, for example by instigating the exchange of information with peer groups (Eg: Someone else at work told me how was it was to bike to work) in other words it is kind of a social learning. </w:t>
      </w:r>
    </w:p>
    <w:p w:rsidR="007923CC"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interventions from the hard category consist of changes in the built environment including transportations infrastructure as land use patterns. Behavioral changes theoretically result from the increase in access, attractiveness, safety, comfort and security that these infrastructure improvements offer. As well as they stimulate changes in perceptions, attitudes and other psychological factors similar to those anticipated by soft measures. </w:t>
      </w:r>
    </w:p>
    <w:p w:rsidR="007923CC" w:rsidRPr="00794D09" w:rsidRDefault="007923CC" w:rsidP="007923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impacts occurring in the short term take place on the form of replacement of trips previously made by motorized modes, generation of new cycling trips or lengthening of the total time or distance of cycling trips. Increased levels of use at the individual level lead to secondary effects over the long term at the individual level such as changes in auto ownership, increases in transit ridership or improved health. In addition to that a number of secondary benefits may also serve to the community as a whole over the longer term. Secondary effects at both the individual and community level each contribute to other desired policy outcomes such as improved air quality, reduced health costs and increased livability. </w:t>
      </w:r>
    </w:p>
    <w:p w:rsidR="007923CC" w:rsidRDefault="007923CC" w:rsidP="007923CC">
      <w:r>
        <w:rPr>
          <w:noProof/>
        </w:rPr>
        <w:drawing>
          <wp:inline distT="0" distB="0" distL="0" distR="0" wp14:anchorId="361042A7" wp14:editId="28D9D364">
            <wp:extent cx="5753100" cy="34480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3" t="18591" r="1441" b="5793"/>
                    <a:stretch/>
                  </pic:blipFill>
                  <pic:spPr bwMode="auto">
                    <a:xfrm>
                      <a:off x="0" y="0"/>
                      <a:ext cx="5753100" cy="3448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23CC" w:rsidRPr="00E349E2" w:rsidRDefault="004B596F" w:rsidP="004B596F">
      <w:pPr>
        <w:pStyle w:val="Caption"/>
        <w:rPr>
          <w:rFonts w:ascii="Times New Roman" w:hAnsi="Times New Roman" w:cs="Times New Roman"/>
          <w:i w:val="0"/>
          <w:color w:val="000000" w:themeColor="text1"/>
          <w:sz w:val="24"/>
          <w:szCs w:val="24"/>
        </w:rPr>
      </w:pPr>
      <w:bookmarkStart w:id="34" w:name="_Toc533002252"/>
      <w:r w:rsidRPr="004B596F">
        <w:rPr>
          <w:rFonts w:ascii="Times New Roman" w:hAnsi="Times New Roman" w:cs="Times New Roman"/>
          <w:i w:val="0"/>
          <w:color w:val="000000" w:themeColor="text1"/>
          <w:sz w:val="24"/>
          <w:szCs w:val="24"/>
        </w:rPr>
        <w:t xml:space="preserve">Figure </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STYLEREF 1 \s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2</w:t>
      </w:r>
      <w:r w:rsidR="00897DA9">
        <w:rPr>
          <w:rFonts w:ascii="Times New Roman" w:hAnsi="Times New Roman" w:cs="Times New Roman"/>
          <w:i w:val="0"/>
          <w:color w:val="000000" w:themeColor="text1"/>
          <w:sz w:val="24"/>
          <w:szCs w:val="24"/>
        </w:rPr>
        <w:fldChar w:fldCharType="end"/>
      </w:r>
      <w:r w:rsidR="00897DA9">
        <w:rPr>
          <w:rFonts w:ascii="Times New Roman" w:hAnsi="Times New Roman" w:cs="Times New Roman"/>
          <w:i w:val="0"/>
          <w:color w:val="000000" w:themeColor="text1"/>
          <w:sz w:val="24"/>
          <w:szCs w:val="24"/>
        </w:rPr>
        <w:t>.</w:t>
      </w:r>
      <w:r w:rsidR="00897DA9">
        <w:rPr>
          <w:rFonts w:ascii="Times New Roman" w:hAnsi="Times New Roman" w:cs="Times New Roman"/>
          <w:i w:val="0"/>
          <w:color w:val="000000" w:themeColor="text1"/>
          <w:sz w:val="24"/>
          <w:szCs w:val="24"/>
        </w:rPr>
        <w:fldChar w:fldCharType="begin"/>
      </w:r>
      <w:r w:rsidR="00897DA9">
        <w:rPr>
          <w:rFonts w:ascii="Times New Roman" w:hAnsi="Times New Roman" w:cs="Times New Roman"/>
          <w:i w:val="0"/>
          <w:color w:val="000000" w:themeColor="text1"/>
          <w:sz w:val="24"/>
          <w:szCs w:val="24"/>
        </w:rPr>
        <w:instrText xml:space="preserve"> SEQ Figure \* ARABIC \s 1 </w:instrText>
      </w:r>
      <w:r w:rsidR="00897DA9">
        <w:rPr>
          <w:rFonts w:ascii="Times New Roman" w:hAnsi="Times New Roman" w:cs="Times New Roman"/>
          <w:i w:val="0"/>
          <w:color w:val="000000" w:themeColor="text1"/>
          <w:sz w:val="24"/>
          <w:szCs w:val="24"/>
        </w:rPr>
        <w:fldChar w:fldCharType="separate"/>
      </w:r>
      <w:r w:rsidR="00897DA9">
        <w:rPr>
          <w:rFonts w:ascii="Times New Roman" w:hAnsi="Times New Roman" w:cs="Times New Roman"/>
          <w:i w:val="0"/>
          <w:noProof/>
          <w:color w:val="000000" w:themeColor="text1"/>
          <w:sz w:val="24"/>
          <w:szCs w:val="24"/>
        </w:rPr>
        <w:t>5</w:t>
      </w:r>
      <w:r w:rsidR="00897DA9">
        <w:rPr>
          <w:rFonts w:ascii="Times New Roman" w:hAnsi="Times New Roman" w:cs="Times New Roman"/>
          <w:i w:val="0"/>
          <w:color w:val="000000" w:themeColor="text1"/>
          <w:sz w:val="24"/>
          <w:szCs w:val="24"/>
        </w:rPr>
        <w:fldChar w:fldCharType="end"/>
      </w:r>
      <w:r w:rsidR="007923CC" w:rsidRPr="004B596F">
        <w:rPr>
          <w:rFonts w:ascii="Times New Roman" w:hAnsi="Times New Roman" w:cs="Times New Roman"/>
          <w:i w:val="0"/>
          <w:color w:val="000000" w:themeColor="text1"/>
          <w:sz w:val="24"/>
          <w:szCs w:val="24"/>
        </w:rPr>
        <w:t xml:space="preserve">: </w:t>
      </w:r>
      <w:r w:rsidR="007923CC" w:rsidRPr="00E349E2">
        <w:rPr>
          <w:rFonts w:ascii="Times New Roman" w:hAnsi="Times New Roman" w:cs="Times New Roman"/>
          <w:i w:val="0"/>
          <w:color w:val="000000" w:themeColor="text1"/>
          <w:sz w:val="24"/>
          <w:szCs w:val="24"/>
        </w:rPr>
        <w:t>Factors affecting on changes in walking and bicycling behavior</w:t>
      </w:r>
      <w:bookmarkEnd w:id="34"/>
    </w:p>
    <w:p w:rsidR="007923CC" w:rsidRPr="0048570C" w:rsidRDefault="007923CC" w:rsidP="007923CC">
      <w:pPr>
        <w:pStyle w:val="Caption"/>
        <w:rPr>
          <w:i w:val="0"/>
          <w:color w:val="000000" w:themeColor="text1"/>
        </w:rPr>
      </w:pPr>
      <w:r w:rsidRPr="0048570C">
        <w:rPr>
          <w:rFonts w:ascii="Times New Roman" w:hAnsi="Times New Roman" w:cs="Times New Roman"/>
          <w:i w:val="0"/>
          <w:color w:val="000000" w:themeColor="text1"/>
          <w:sz w:val="24"/>
          <w:szCs w:val="24"/>
        </w:rPr>
        <w:t xml:space="preserve">Source: </w:t>
      </w:r>
      <w:sdt>
        <w:sdtPr>
          <w:rPr>
            <w:rFonts w:ascii="Times New Roman" w:hAnsi="Times New Roman" w:cs="Times New Roman"/>
            <w:i w:val="0"/>
            <w:color w:val="000000" w:themeColor="text1"/>
            <w:sz w:val="24"/>
            <w:szCs w:val="24"/>
          </w:rPr>
          <w:id w:val="387158520"/>
          <w:citation/>
        </w:sdtPr>
        <w:sdtEndPr/>
        <w:sdtContent>
          <w:r w:rsidRPr="0048570C">
            <w:rPr>
              <w:rFonts w:ascii="Times New Roman" w:hAnsi="Times New Roman" w:cs="Times New Roman"/>
              <w:i w:val="0"/>
              <w:color w:val="000000" w:themeColor="text1"/>
              <w:sz w:val="24"/>
              <w:szCs w:val="24"/>
            </w:rPr>
            <w:fldChar w:fldCharType="begin"/>
          </w:r>
          <w:r w:rsidRPr="0048570C">
            <w:rPr>
              <w:rFonts w:ascii="Times New Roman" w:hAnsi="Times New Roman" w:cs="Times New Roman"/>
              <w:i w:val="0"/>
              <w:color w:val="000000" w:themeColor="text1"/>
              <w:sz w:val="24"/>
              <w:szCs w:val="24"/>
            </w:rPr>
            <w:instrText xml:space="preserve">CITATION Kri09 \l 1033 </w:instrText>
          </w:r>
          <w:r w:rsidRPr="0048570C">
            <w:rPr>
              <w:rFonts w:ascii="Times New Roman" w:hAnsi="Times New Roman" w:cs="Times New Roman"/>
              <w:i w:val="0"/>
              <w:color w:val="000000" w:themeColor="text1"/>
              <w:sz w:val="24"/>
              <w:szCs w:val="24"/>
            </w:rPr>
            <w:fldChar w:fldCharType="separate"/>
          </w:r>
          <w:r w:rsidRPr="0048570C">
            <w:rPr>
              <w:rFonts w:ascii="Times New Roman" w:hAnsi="Times New Roman" w:cs="Times New Roman"/>
              <w:i w:val="0"/>
              <w:noProof/>
              <w:color w:val="000000" w:themeColor="text1"/>
              <w:sz w:val="24"/>
              <w:szCs w:val="24"/>
            </w:rPr>
            <w:t>(Krizek, Handy, &amp; Forsyth, 2009)</w:t>
          </w:r>
          <w:r w:rsidRPr="0048570C">
            <w:rPr>
              <w:rFonts w:ascii="Times New Roman" w:hAnsi="Times New Roman" w:cs="Times New Roman"/>
              <w:i w:val="0"/>
              <w:color w:val="000000" w:themeColor="text1"/>
              <w:sz w:val="24"/>
              <w:szCs w:val="24"/>
            </w:rPr>
            <w:fldChar w:fldCharType="end"/>
          </w:r>
        </w:sdtContent>
      </w:sdt>
    </w:p>
    <w:p w:rsidR="007923CC" w:rsidRPr="00772140" w:rsidRDefault="0025765C" w:rsidP="00772140">
      <w:pPr>
        <w:pStyle w:val="Heading3"/>
        <w:rPr>
          <w:rFonts w:ascii="Times New Roman" w:hAnsi="Times New Roman" w:cs="Times New Roman"/>
          <w:b/>
          <w:color w:val="000000" w:themeColor="text1"/>
          <w:sz w:val="28"/>
          <w:szCs w:val="28"/>
        </w:rPr>
      </w:pPr>
      <w:bookmarkStart w:id="35" w:name="_Toc533053718"/>
      <w:r w:rsidRPr="00772140">
        <w:rPr>
          <w:rFonts w:ascii="Times New Roman" w:hAnsi="Times New Roman" w:cs="Times New Roman"/>
          <w:b/>
          <w:color w:val="000000" w:themeColor="text1"/>
          <w:sz w:val="28"/>
          <w:szCs w:val="28"/>
        </w:rPr>
        <w:t>Distance and Travel T</w:t>
      </w:r>
      <w:r w:rsidR="0048570C" w:rsidRPr="00772140">
        <w:rPr>
          <w:rFonts w:ascii="Times New Roman" w:hAnsi="Times New Roman" w:cs="Times New Roman"/>
          <w:b/>
          <w:color w:val="000000" w:themeColor="text1"/>
          <w:sz w:val="28"/>
          <w:szCs w:val="28"/>
        </w:rPr>
        <w:t>ime</w:t>
      </w:r>
      <w:bookmarkEnd w:id="35"/>
    </w:p>
    <w:p w:rsidR="0048570C" w:rsidRDefault="0048570C" w:rsidP="0048570C"/>
    <w:p w:rsidR="0048570C" w:rsidRDefault="0048570C" w:rsidP="0048570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The distance (and time) travel in urban areas is usually in most trips less than 5-6 km (about twenty minutes). Above these values, for many people, bike is not anymore as an alternative. (Orden, Linares, Velasco, Diez, &amp; Rojo, 2014). Bicycle networks should be designed and built to meet, as best as possible with the</w:t>
      </w:r>
      <w:r w:rsidRPr="008E4237">
        <w:rPr>
          <w:sz w:val="24"/>
          <w:szCs w:val="24"/>
        </w:rPr>
        <w:t xml:space="preserve"> </w:t>
      </w:r>
      <w:r w:rsidRPr="008E4237">
        <w:rPr>
          <w:rFonts w:ascii="Times New Roman" w:hAnsi="Times New Roman" w:cs="Times New Roman"/>
          <w:sz w:val="24"/>
          <w:szCs w:val="24"/>
        </w:rPr>
        <w:t xml:space="preserve">following criteria: security, connectivity (evidence of a real network), accessibility, direct, attractive, comfortable and integrated with the public transport system. (Orden, Linares, Velasco, Diez, &amp; Rojo, 2014). The network has to be within reduced walking distance, easy to access from the rest of the city parts, and has to link with the major trip attraction and generation points. According to </w:t>
      </w:r>
      <w:sdt>
        <w:sdtPr>
          <w:rPr>
            <w:rFonts w:ascii="Times New Roman" w:hAnsi="Times New Roman" w:cs="Times New Roman"/>
            <w:sz w:val="24"/>
            <w:szCs w:val="24"/>
          </w:rPr>
          <w:id w:val="2087030678"/>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Ord14 \m Spy19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(Orden, Linares, Velasco, Diez, &amp; Rojo, 2014; Spyropoulou &amp; Konstanitinidou, 2016)</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in urban areas most popular bicycle trips are less than 5-6km (about twenty minutes). Above these values, for many people, bike is not anymore as an alternative. Bicycle use decreases sharply when the trip distance increases above 5 km. Nevertheless, some bicycle trips are much longer</w:t>
      </w:r>
      <w:sdt>
        <w:sdtPr>
          <w:rPr>
            <w:rFonts w:ascii="Times New Roman" w:hAnsi="Times New Roman" w:cs="Times New Roman"/>
            <w:sz w:val="24"/>
            <w:szCs w:val="24"/>
          </w:rPr>
          <w:id w:val="1272046902"/>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sidRPr="008E423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(Kurt, 2008)</w:t>
          </w:r>
          <w:r w:rsidRPr="008E4237">
            <w:rPr>
              <w:rFonts w:ascii="Times New Roman" w:hAnsi="Times New Roman" w:cs="Times New Roman"/>
              <w:sz w:val="24"/>
              <w:szCs w:val="24"/>
            </w:rPr>
            <w:fldChar w:fldCharType="end"/>
          </w:r>
        </w:sdtContent>
      </w:sdt>
    </w:p>
    <w:p w:rsidR="0048570C" w:rsidRPr="0025765C" w:rsidRDefault="0048570C" w:rsidP="0025765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Increasing trip length has an important and significant negative effect on the attractiveness of cycling </w:t>
      </w:r>
      <w:sdt>
        <w:sdtPr>
          <w:rPr>
            <w:rFonts w:ascii="Times New Roman" w:hAnsi="Times New Roman" w:cs="Times New Roman"/>
            <w:sz w:val="24"/>
            <w:szCs w:val="24"/>
          </w:rPr>
          <w:id w:val="949897450"/>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Hun07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(Hunt &amp; Abraham, 2007)</w:t>
          </w:r>
          <w:r w:rsidRPr="008E42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According to the study </w:t>
      </w:r>
      <w:sdt>
        <w:sdtPr>
          <w:rPr>
            <w:rFonts w:ascii="Times New Roman" w:hAnsi="Times New Roman" w:cs="Times New Roman"/>
            <w:sz w:val="24"/>
            <w:szCs w:val="24"/>
          </w:rPr>
          <w:id w:val="-6708743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Rah13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(Rahula &amp; Vermab,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was a drastic reduction in the users who are using bicycle over twenty minutes and who are using above 5km of distance. This shows that people prefer walk and cycle for short trips. Low speed and excessive physical effort are two main reasons why people prefer walk and cycle for short distances.</w:t>
      </w:r>
    </w:p>
    <w:p w:rsidR="00545039" w:rsidRPr="00772140" w:rsidRDefault="00545039" w:rsidP="00772140">
      <w:pPr>
        <w:pStyle w:val="Heading3"/>
        <w:rPr>
          <w:rFonts w:ascii="Times New Roman" w:hAnsi="Times New Roman" w:cs="Times New Roman"/>
          <w:b/>
          <w:color w:val="000000" w:themeColor="text1"/>
          <w:sz w:val="28"/>
          <w:szCs w:val="28"/>
        </w:rPr>
      </w:pPr>
      <w:bookmarkStart w:id="36" w:name="_Toc533053719"/>
      <w:r w:rsidRPr="00772140">
        <w:rPr>
          <w:rFonts w:ascii="Times New Roman" w:hAnsi="Times New Roman" w:cs="Times New Roman"/>
          <w:b/>
          <w:color w:val="000000" w:themeColor="text1"/>
          <w:sz w:val="28"/>
          <w:szCs w:val="28"/>
        </w:rPr>
        <w:t>Attractive and Comfortability</w:t>
      </w:r>
      <w:bookmarkEnd w:id="36"/>
    </w:p>
    <w:p w:rsidR="00545039" w:rsidRDefault="00545039" w:rsidP="00545039"/>
    <w:p w:rsidR="00545039" w:rsidRDefault="00545039" w:rsidP="00545039">
      <w:pPr>
        <w:pStyle w:val="Default"/>
        <w:spacing w:line="360" w:lineRule="auto"/>
        <w:jc w:val="both"/>
      </w:pPr>
      <w:r w:rsidRPr="008E4237">
        <w:rPr>
          <w:color w:val="auto"/>
        </w:rPr>
        <w:t>To attract users, the bicycle network has got to be attractive and comfortable. If the network is giving, safety, a nice image and pleasant experience, the number of users will be increased or can be easily maintained.</w:t>
      </w:r>
      <w:r w:rsidRPr="008E4237">
        <w:t xml:space="preserve"> According to </w:t>
      </w:r>
      <w:sdt>
        <w:sdtPr>
          <w:id w:val="-1234774731"/>
          <w:citation/>
        </w:sdtPr>
        <w:sdtEndPr/>
        <w:sdtContent>
          <w:r w:rsidRPr="008E4237">
            <w:fldChar w:fldCharType="begin"/>
          </w:r>
          <w:r>
            <w:instrText xml:space="preserve">CITATION Ord14 \l 1033 </w:instrText>
          </w:r>
          <w:r w:rsidRPr="008E4237">
            <w:fldChar w:fldCharType="separate"/>
          </w:r>
          <w:r>
            <w:rPr>
              <w:noProof/>
            </w:rPr>
            <w:t>(Orden, Linares, Velasco, Diez, &amp; Rojo, 2014)</w:t>
          </w:r>
          <w:r w:rsidRPr="008E4237">
            <w:fldChar w:fldCharType="end"/>
          </w:r>
        </w:sdtContent>
      </w:sdt>
      <w:r w:rsidRPr="008E4237">
        <w:t xml:space="preserve"> in order to attract users the bicycle network has to be attractive and comfortable. In addition to safety if the network is giving a nice image and pleasant experience the number of users will be increased and can be maintained. Another aspect is that after arriving at the destination, if the bicycle user is not happy with parking availability and he/she is afraid of the theft or vandalism that particular user will reluctant to use this mode of transport.  </w:t>
      </w:r>
      <w:r>
        <w:t xml:space="preserve">In the </w:t>
      </w:r>
      <w:sdt>
        <w:sdtPr>
          <w:id w:val="2037385382"/>
          <w:citation/>
        </w:sdtPr>
        <w:sdtEndPr/>
        <w:sdtContent>
          <w:r>
            <w:fldChar w:fldCharType="begin"/>
          </w:r>
          <w:r>
            <w:instrText xml:space="preserve">CITATION Tit08 \l 1033 </w:instrText>
          </w:r>
          <w:r>
            <w:fldChar w:fldCharType="separate"/>
          </w:r>
          <w:r>
            <w:rPr>
              <w:noProof/>
            </w:rPr>
            <w:t>(Titze, Stronegger, Janschitz, &amp; Oja, 2008)</w:t>
          </w:r>
          <w:r>
            <w:fldChar w:fldCharType="end"/>
          </w:r>
        </w:sdtContent>
      </w:sdt>
      <w:r>
        <w:t xml:space="preserve"> study they have found out that if the bicycle conditions are composed of lot of greens, laid along gardens there is a high tendency for commuters to use bicycles. In the study </w:t>
      </w:r>
      <w:sdt>
        <w:sdtPr>
          <w:id w:val="1068073354"/>
          <w:citation/>
        </w:sdtPr>
        <w:sdtEndPr/>
        <w:sdtContent>
          <w:r>
            <w:fldChar w:fldCharType="begin"/>
          </w:r>
          <w:r>
            <w:instrText xml:space="preserve"> CITATION Gle12 \l 1033 </w:instrText>
          </w:r>
          <w:r>
            <w:fldChar w:fldCharType="separate"/>
          </w:r>
          <w:r>
            <w:rPr>
              <w:noProof/>
            </w:rPr>
            <w:t>(Gleaves, 2012)</w:t>
          </w:r>
          <w:r>
            <w:fldChar w:fldCharType="end"/>
          </w:r>
        </w:sdtContent>
      </w:sdt>
      <w:r>
        <w:t xml:space="preserve"> it has found out that respondents are even ready to change their route in order to cycle through a green space.</w:t>
      </w:r>
    </w:p>
    <w:p w:rsidR="00545039" w:rsidRDefault="00545039" w:rsidP="00545039"/>
    <w:p w:rsidR="00545039" w:rsidRPr="00772140" w:rsidRDefault="00545039" w:rsidP="00772140">
      <w:pPr>
        <w:pStyle w:val="Heading3"/>
        <w:rPr>
          <w:rFonts w:ascii="Times New Roman" w:hAnsi="Times New Roman" w:cs="Times New Roman"/>
          <w:b/>
          <w:color w:val="000000" w:themeColor="text1"/>
          <w:sz w:val="28"/>
          <w:szCs w:val="28"/>
        </w:rPr>
      </w:pPr>
      <w:bookmarkStart w:id="37" w:name="_Toc533053720"/>
      <w:r w:rsidRPr="00772140">
        <w:rPr>
          <w:rFonts w:ascii="Times New Roman" w:hAnsi="Times New Roman" w:cs="Times New Roman"/>
          <w:b/>
          <w:color w:val="000000" w:themeColor="text1"/>
          <w:sz w:val="28"/>
          <w:szCs w:val="28"/>
        </w:rPr>
        <w:t>Experience</w:t>
      </w:r>
      <w:bookmarkEnd w:id="37"/>
    </w:p>
    <w:p w:rsidR="0025765C" w:rsidRPr="0025765C" w:rsidRDefault="0025765C" w:rsidP="0025765C"/>
    <w:p w:rsidR="00545039" w:rsidRDefault="00545039" w:rsidP="00545039">
      <w:pPr>
        <w:pStyle w:val="Default"/>
        <w:spacing w:line="360" w:lineRule="auto"/>
        <w:jc w:val="both"/>
      </w:pPr>
      <w:r w:rsidRPr="008E4237">
        <w:t xml:space="preserve">According to </w:t>
      </w:r>
      <w:sdt>
        <w:sdtPr>
          <w:id w:val="-720743169"/>
          <w:citation/>
        </w:sdtPr>
        <w:sdtEndPr/>
        <w:sdtContent>
          <w:r w:rsidRPr="008E4237">
            <w:fldChar w:fldCharType="begin"/>
          </w:r>
          <w:r w:rsidRPr="008E4237">
            <w:instrText xml:space="preserve"> CITATION Her14 \l 1033 </w:instrText>
          </w:r>
          <w:r w:rsidRPr="008E4237">
            <w:fldChar w:fldCharType="separate"/>
          </w:r>
          <w:r>
            <w:rPr>
              <w:noProof/>
            </w:rPr>
            <w:t>(Heredia, Monzon, &amp; Diaz, 2014)</w:t>
          </w:r>
          <w:r w:rsidRPr="008E4237">
            <w:fldChar w:fldCharType="end"/>
          </w:r>
        </w:sdtContent>
      </w:sdt>
      <w:r w:rsidRPr="008E4237">
        <w:t xml:space="preserve">   there is a clear impact of experience on the choice of bicycle. Users that have cycling experience show a greater tendency on this modal choice than the people those who don’t have that experience.</w:t>
      </w:r>
      <w:r>
        <w:t xml:space="preserve"> According to the study</w:t>
      </w:r>
      <w:sdt>
        <w:sdtPr>
          <w:id w:val="150647018"/>
          <w:citation/>
        </w:sdtPr>
        <w:sdtEndPr/>
        <w:sdtContent>
          <w:r>
            <w:fldChar w:fldCharType="begin"/>
          </w:r>
          <w:r>
            <w:instrText xml:space="preserve">CITATION Gle12 \m Sti04 \l 1033 </w:instrText>
          </w:r>
          <w:r>
            <w:fldChar w:fldCharType="separate"/>
          </w:r>
          <w:r>
            <w:rPr>
              <w:noProof/>
            </w:rPr>
            <w:t xml:space="preserve"> (Gleaves, 2012; Stinson &amp; Bhat, 2004)</w:t>
          </w:r>
          <w:r>
            <w:fldChar w:fldCharType="end"/>
          </w:r>
        </w:sdtContent>
      </w:sdt>
      <w:r>
        <w:t xml:space="preserve"> it has found that those who have more than six months experience attract more for cycling than those are with little experience. Those with more experience prefer to cycle on difficult routes and prefer to cycle with other cyclists. </w:t>
      </w:r>
    </w:p>
    <w:p w:rsidR="00545039" w:rsidRPr="008E4237" w:rsidRDefault="00545039" w:rsidP="00545039">
      <w:pPr>
        <w:pStyle w:val="Default"/>
        <w:spacing w:line="360" w:lineRule="auto"/>
        <w:jc w:val="both"/>
      </w:pPr>
    </w:p>
    <w:p w:rsidR="00545039" w:rsidRPr="00772140" w:rsidRDefault="00545039" w:rsidP="00772140">
      <w:pPr>
        <w:pStyle w:val="Heading3"/>
        <w:rPr>
          <w:rFonts w:ascii="Times New Roman" w:hAnsi="Times New Roman" w:cs="Times New Roman"/>
          <w:b/>
          <w:color w:val="000000" w:themeColor="text1"/>
          <w:sz w:val="28"/>
          <w:szCs w:val="28"/>
        </w:rPr>
      </w:pPr>
      <w:bookmarkStart w:id="38" w:name="_Toc533053721"/>
      <w:r w:rsidRPr="00772140">
        <w:rPr>
          <w:rFonts w:ascii="Times New Roman" w:hAnsi="Times New Roman" w:cs="Times New Roman"/>
          <w:b/>
          <w:color w:val="000000" w:themeColor="text1"/>
          <w:sz w:val="28"/>
          <w:szCs w:val="28"/>
        </w:rPr>
        <w:t>Age</w:t>
      </w:r>
      <w:bookmarkEnd w:id="38"/>
    </w:p>
    <w:p w:rsidR="0025765C" w:rsidRPr="0025765C" w:rsidRDefault="0025765C" w:rsidP="0025765C"/>
    <w:p w:rsidR="00545039" w:rsidRPr="00545039" w:rsidRDefault="00545039" w:rsidP="00545039">
      <w:pPr>
        <w:spacing w:line="360" w:lineRule="auto"/>
        <w:jc w:val="both"/>
      </w:pPr>
      <w:r w:rsidRPr="008E4237">
        <w:rPr>
          <w:rFonts w:ascii="Times New Roman" w:hAnsi="Times New Roman" w:cs="Times New Roman"/>
          <w:sz w:val="24"/>
          <w:szCs w:val="24"/>
        </w:rPr>
        <w:t>Age is an important determinant in aspect of cycling. As in many countries cycling is an attractive transport mode for younger people. Student status is an important modifier of cycling behavior. Cities with a higher proportion of students have in general higher cycling rates.</w:t>
      </w:r>
      <w:sdt>
        <w:sdtPr>
          <w:rPr>
            <w:rFonts w:ascii="Times New Roman" w:hAnsi="Times New Roman" w:cs="Times New Roman"/>
            <w:sz w:val="24"/>
            <w:szCs w:val="24"/>
          </w:rPr>
          <w:id w:val="2078318327"/>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Rie04 \l 1033 </w:instrText>
          </w:r>
          <w:r w:rsidRPr="008E423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(Rietveld &amp; Daniel, 2004)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Areas with higher proportion of young people (15-19 years) and the presence of a higher education</w:t>
      </w:r>
    </w:p>
    <w:p w:rsidR="00E6574F" w:rsidRPr="007923CC" w:rsidRDefault="00E6574F" w:rsidP="00545039">
      <w:pPr>
        <w:spacing w:line="360" w:lineRule="auto"/>
        <w:jc w:val="both"/>
        <w:rPr>
          <w:rFonts w:eastAsiaTheme="minorHAnsi"/>
        </w:rPr>
      </w:pPr>
      <w:r w:rsidRPr="00545039">
        <w:br w:type="page"/>
      </w:r>
      <w:r w:rsidR="0025765C" w:rsidRPr="008E4237">
        <w:rPr>
          <w:rFonts w:ascii="Times New Roman" w:hAnsi="Times New Roman" w:cs="Times New Roman"/>
          <w:sz w:val="24"/>
          <w:szCs w:val="24"/>
        </w:rPr>
        <w:t xml:space="preserve">institutes show a higher bicycling share. </w:t>
      </w:r>
      <w:r w:rsidR="0025765C">
        <w:rPr>
          <w:rFonts w:ascii="Times New Roman" w:hAnsi="Times New Roman" w:cs="Times New Roman"/>
          <w:sz w:val="24"/>
          <w:szCs w:val="24"/>
        </w:rPr>
        <w:t xml:space="preserve">According to the study </w:t>
      </w:r>
      <w:sdt>
        <w:sdtPr>
          <w:rPr>
            <w:rFonts w:ascii="Times New Roman" w:hAnsi="Times New Roman" w:cs="Times New Roman"/>
            <w:sz w:val="24"/>
            <w:szCs w:val="24"/>
          </w:rPr>
          <w:id w:val="971944187"/>
          <w:citation/>
        </w:sdtPr>
        <w:sdtEndPr/>
        <w:sdtContent>
          <w:r w:rsidR="0025765C">
            <w:rPr>
              <w:rFonts w:ascii="Times New Roman" w:hAnsi="Times New Roman" w:cs="Times New Roman"/>
              <w:sz w:val="24"/>
              <w:szCs w:val="24"/>
            </w:rPr>
            <w:fldChar w:fldCharType="begin"/>
          </w:r>
          <w:r w:rsidR="0025765C">
            <w:rPr>
              <w:rFonts w:ascii="Times New Roman" w:hAnsi="Times New Roman" w:cs="Times New Roman"/>
              <w:sz w:val="24"/>
              <w:szCs w:val="24"/>
            </w:rPr>
            <w:instrText xml:space="preserve">CITATION Rah13 \l 1033 </w:instrText>
          </w:r>
          <w:r w:rsidR="0025765C">
            <w:rPr>
              <w:rFonts w:ascii="Times New Roman" w:hAnsi="Times New Roman" w:cs="Times New Roman"/>
              <w:sz w:val="24"/>
              <w:szCs w:val="24"/>
            </w:rPr>
            <w:fldChar w:fldCharType="separate"/>
          </w:r>
          <w:r w:rsidR="0025765C" w:rsidRPr="00F0437F">
            <w:rPr>
              <w:rFonts w:ascii="Times New Roman" w:hAnsi="Times New Roman" w:cs="Times New Roman"/>
              <w:noProof/>
              <w:sz w:val="24"/>
              <w:szCs w:val="24"/>
            </w:rPr>
            <w:t>(Rahula &amp; Vermab, 2013)</w:t>
          </w:r>
          <w:r w:rsidR="0025765C">
            <w:rPr>
              <w:rFonts w:ascii="Times New Roman" w:hAnsi="Times New Roman" w:cs="Times New Roman"/>
              <w:sz w:val="24"/>
              <w:szCs w:val="24"/>
            </w:rPr>
            <w:fldChar w:fldCharType="end"/>
          </w:r>
        </w:sdtContent>
      </w:sdt>
      <w:r w:rsidR="0025765C">
        <w:rPr>
          <w:rFonts w:ascii="Times New Roman" w:hAnsi="Times New Roman" w:cs="Times New Roman"/>
          <w:sz w:val="24"/>
          <w:szCs w:val="24"/>
        </w:rPr>
        <w:t xml:space="preserve"> an increase in age is associated with a decrease in walk and cycle preference.</w:t>
      </w:r>
      <w:r w:rsidR="007923CC">
        <w:t xml:space="preserve"> </w:t>
      </w:r>
    </w:p>
    <w:p w:rsidR="00E6574F" w:rsidRDefault="00E6574F" w:rsidP="0025765C">
      <w:pPr>
        <w:rPr>
          <w:rFonts w:ascii="Times New Roman" w:hAnsi="Times New Roman" w:cs="Times New Roman"/>
          <w:sz w:val="24"/>
          <w:szCs w:val="24"/>
        </w:rPr>
      </w:pPr>
    </w:p>
    <w:p w:rsidR="0025765C" w:rsidRPr="00772140" w:rsidRDefault="0025765C" w:rsidP="00772140">
      <w:pPr>
        <w:pStyle w:val="Heading3"/>
        <w:rPr>
          <w:rFonts w:ascii="Times New Roman" w:hAnsi="Times New Roman" w:cs="Times New Roman"/>
          <w:b/>
          <w:color w:val="000000" w:themeColor="text1"/>
          <w:sz w:val="28"/>
          <w:szCs w:val="28"/>
        </w:rPr>
      </w:pPr>
      <w:bookmarkStart w:id="39" w:name="_Toc533053722"/>
      <w:r w:rsidRPr="00772140">
        <w:rPr>
          <w:rFonts w:ascii="Times New Roman" w:hAnsi="Times New Roman" w:cs="Times New Roman"/>
          <w:b/>
          <w:color w:val="000000" w:themeColor="text1"/>
          <w:sz w:val="28"/>
          <w:szCs w:val="28"/>
        </w:rPr>
        <w:t>Trip Purpose</w:t>
      </w:r>
      <w:bookmarkEnd w:id="39"/>
    </w:p>
    <w:p w:rsidR="0025765C" w:rsidRDefault="0025765C">
      <w:pPr>
        <w:spacing w:after="160" w:line="259" w:lineRule="auto"/>
        <w:rPr>
          <w:rFonts w:ascii="Times New Roman" w:hAnsi="Times New Roman" w:cs="Times New Roman"/>
          <w:sz w:val="24"/>
          <w:szCs w:val="24"/>
        </w:rPr>
      </w:pPr>
    </w:p>
    <w:p w:rsidR="00772140" w:rsidRPr="00DC0C3E" w:rsidRDefault="0025765C" w:rsidP="0025765C">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According to </w:t>
      </w:r>
      <w:sdt>
        <w:sdtPr>
          <w:rPr>
            <w:rFonts w:ascii="Times New Roman" w:hAnsi="Times New Roman" w:cs="Times New Roman"/>
            <w:sz w:val="24"/>
            <w:szCs w:val="24"/>
          </w:rPr>
          <w:id w:val="229962956"/>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CITATION Spy19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(Spyropoulou &amp; Konstanitinidou, 2016)</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selected parameters like trip purpose, trip distance and cycling infrastructure influence on traveler propensity to cycle. It is mentioned that when it comes to the factor trip purpose, even in countries where proportion of cycling is rather low there is a high propensity to cycle for work trips</w:t>
      </w:r>
      <w:r>
        <w:rPr>
          <w:rFonts w:ascii="Times New Roman" w:hAnsi="Times New Roman" w:cs="Times New Roman"/>
          <w:sz w:val="24"/>
          <w:szCs w:val="24"/>
        </w:rPr>
        <w:t xml:space="preserve"> and for educational purposes</w:t>
      </w:r>
      <w:r w:rsidRPr="008E4237">
        <w:rPr>
          <w:rFonts w:ascii="Times New Roman" w:hAnsi="Times New Roman" w:cs="Times New Roman"/>
          <w:sz w:val="24"/>
          <w:szCs w:val="24"/>
        </w:rPr>
        <w:t xml:space="preserve">. </w:t>
      </w:r>
      <w:r>
        <w:rPr>
          <w:rFonts w:ascii="Times New Roman" w:hAnsi="Times New Roman" w:cs="Times New Roman"/>
          <w:sz w:val="24"/>
          <w:szCs w:val="24"/>
        </w:rPr>
        <w:t xml:space="preserve">As mentioned in the study </w:t>
      </w:r>
      <w:sdt>
        <w:sdtPr>
          <w:rPr>
            <w:rFonts w:ascii="Times New Roman" w:hAnsi="Times New Roman" w:cs="Times New Roman"/>
            <w:sz w:val="24"/>
            <w:szCs w:val="24"/>
          </w:rPr>
          <w:id w:val="-125573266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Rah13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(Rahula &amp; Vermab,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trips with purpose education had a positive likelihood compared with work on choosing bicycle mode. </w:t>
      </w:r>
    </w:p>
    <w:p w:rsidR="00772140" w:rsidRPr="00772140" w:rsidRDefault="00772140" w:rsidP="00772140">
      <w:pPr>
        <w:pStyle w:val="Heading3"/>
        <w:rPr>
          <w:rFonts w:ascii="Times New Roman" w:eastAsiaTheme="minorHAnsi" w:hAnsi="Times New Roman" w:cs="Times New Roman"/>
          <w:b/>
          <w:color w:val="000000" w:themeColor="text1"/>
          <w:sz w:val="28"/>
          <w:szCs w:val="28"/>
        </w:rPr>
      </w:pPr>
      <w:bookmarkStart w:id="40" w:name="_Toc533053723"/>
      <w:r w:rsidRPr="00772140">
        <w:rPr>
          <w:rFonts w:ascii="Times New Roman" w:hAnsi="Times New Roman" w:cs="Times New Roman"/>
          <w:b/>
          <w:color w:val="000000" w:themeColor="text1"/>
          <w:sz w:val="28"/>
          <w:szCs w:val="28"/>
        </w:rPr>
        <w:t>Gender</w:t>
      </w:r>
      <w:bookmarkEnd w:id="40"/>
    </w:p>
    <w:p w:rsidR="00772140" w:rsidRDefault="00772140" w:rsidP="00772140"/>
    <w:p w:rsidR="00772140" w:rsidRDefault="00772140" w:rsidP="00772140">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The effect of gender on cycling propensity is also ambiguous. In many countries especially in those with a low bicycle use females are less likely to cycle than men. According to the results of </w:t>
      </w:r>
      <w:sdt>
        <w:sdtPr>
          <w:rPr>
            <w:rFonts w:ascii="Times New Roman" w:hAnsi="Times New Roman" w:cs="Times New Roman"/>
            <w:sz w:val="24"/>
            <w:szCs w:val="24"/>
          </w:rPr>
          <w:id w:val="393852823"/>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Mou05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(Moudon, et al., 2005)</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older age, female gender, lower education and higher income factors were associated with low tendency to engage in cycling. Also it has found out that about 2/3 of cyclists are male in USA.</w:t>
      </w:r>
      <w:sdt>
        <w:sdtPr>
          <w:rPr>
            <w:rFonts w:ascii="Times New Roman" w:hAnsi="Times New Roman" w:cs="Times New Roman"/>
            <w:sz w:val="24"/>
            <w:szCs w:val="24"/>
          </w:rPr>
          <w:id w:val="-1806297889"/>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Gar08 \l 1033 </w:instrText>
          </w:r>
          <w:r w:rsidRPr="008E423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(Garrard, Rose, &amp; Lo, 2008)</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Concluded that in countries where cycling is popular gender does not affect cycling use, whereas in countries with low cycling percentages men cycle more than women. Most important factors in choosing a commute mode are travel time, convenience, needing a car for work, purposes and cost. Other than the above factors determinants to cycle include dangerous traffic conditions, lack of bicycle infrastructure facilities, physical exertion especially in hilly terrains and adverse weather conditions </w:t>
      </w:r>
      <w:sdt>
        <w:sdtPr>
          <w:rPr>
            <w:rFonts w:ascii="Times New Roman" w:hAnsi="Times New Roman" w:cs="Times New Roman"/>
            <w:sz w:val="24"/>
            <w:szCs w:val="24"/>
          </w:rPr>
          <w:id w:val="-1875070832"/>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w:t>
      </w:r>
    </w:p>
    <w:p w:rsidR="00772140" w:rsidRPr="00772140" w:rsidRDefault="00772140" w:rsidP="00772140">
      <w:pPr>
        <w:pStyle w:val="Heading3"/>
        <w:rPr>
          <w:rFonts w:ascii="Times New Roman" w:eastAsiaTheme="minorHAnsi" w:hAnsi="Times New Roman" w:cs="Times New Roman"/>
          <w:b/>
          <w:sz w:val="28"/>
          <w:szCs w:val="28"/>
        </w:rPr>
      </w:pPr>
      <w:bookmarkStart w:id="41" w:name="_Toc533053724"/>
      <w:r w:rsidRPr="00772140">
        <w:rPr>
          <w:rFonts w:ascii="Times New Roman" w:hAnsi="Times New Roman" w:cs="Times New Roman"/>
          <w:b/>
          <w:color w:val="000000" w:themeColor="text1"/>
          <w:sz w:val="28"/>
          <w:szCs w:val="28"/>
        </w:rPr>
        <w:t>Environmental Factors</w:t>
      </w:r>
      <w:bookmarkEnd w:id="41"/>
    </w:p>
    <w:p w:rsidR="00772140" w:rsidRDefault="00772140" w:rsidP="00772140">
      <w:pPr>
        <w:rPr>
          <w:rFonts w:eastAsiaTheme="minorHAnsi"/>
        </w:rPr>
      </w:pPr>
    </w:p>
    <w:p w:rsidR="00772140" w:rsidRDefault="00772140" w:rsidP="00772140">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Among the environmental factors, the weather is the most complex.  This is seen differently depending on the type of rider. A regular or frequent rider will appreciate it as a lower barrier than an occasional cyclist. A clear example of this situation is shown in many countries of the European Union where with a more unfavorable climate, bike modal percentage is low. The wind, the precipitation and the extreme temperatures are traditional barriers to bicycle use, especially when they appear together or combined with other factors. Similarly, the rapid changes in the weather throughout the day affect its everyday use </w:t>
      </w:r>
      <w:sdt>
        <w:sdtPr>
          <w:rPr>
            <w:rFonts w:ascii="Times New Roman" w:hAnsi="Times New Roman" w:cs="Times New Roman"/>
            <w:sz w:val="24"/>
            <w:szCs w:val="24"/>
          </w:rPr>
          <w:id w:val="792713573"/>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Kim11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(Kim, Shin, Im, &amp; Park, 2011)</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Also most of the users don’t like to expose their bicycles to heavy weather. Therefore it is necessary to build specific parking areas in the origin and the destination points.</w:t>
      </w:r>
    </w:p>
    <w:p w:rsidR="00772140" w:rsidRPr="00E70B57" w:rsidRDefault="00E70B57" w:rsidP="00E70B57">
      <w:pPr>
        <w:pStyle w:val="Heading3"/>
        <w:rPr>
          <w:rFonts w:ascii="Times New Roman" w:eastAsiaTheme="minorHAnsi" w:hAnsi="Times New Roman" w:cs="Times New Roman"/>
          <w:b/>
          <w:color w:val="000000" w:themeColor="text1"/>
          <w:sz w:val="28"/>
          <w:szCs w:val="28"/>
        </w:rPr>
      </w:pPr>
      <w:bookmarkStart w:id="42" w:name="_Toc533053725"/>
      <w:r w:rsidRPr="00E70B57">
        <w:rPr>
          <w:rFonts w:ascii="Times New Roman" w:eastAsiaTheme="minorHAnsi" w:hAnsi="Times New Roman" w:cs="Times New Roman"/>
          <w:b/>
          <w:color w:val="000000" w:themeColor="text1"/>
          <w:sz w:val="28"/>
          <w:szCs w:val="28"/>
        </w:rPr>
        <w:t>Safety and Security</w:t>
      </w:r>
      <w:bookmarkEnd w:id="42"/>
    </w:p>
    <w:p w:rsidR="00E70B57" w:rsidRDefault="00E70B57" w:rsidP="00E70B57"/>
    <w:p w:rsidR="00E70B57" w:rsidRPr="008E4237" w:rsidRDefault="00E70B57" w:rsidP="00E70B57">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Another fact mentioned in </w:t>
      </w:r>
      <w:sdt>
        <w:sdtPr>
          <w:rPr>
            <w:rFonts w:ascii="Times New Roman" w:hAnsi="Times New Roman" w:cs="Times New Roman"/>
            <w:sz w:val="24"/>
            <w:szCs w:val="24"/>
          </w:rPr>
          <w:id w:val="164215487"/>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Lit10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(Litman, 2010)</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is that in some cities in order to prevent theft registration services for bicycles have been launched where authorities records a number on the bike along with the data such as name, phone or address of the owner, type or characteristics of the bike and etc. to facilitate its recovery in the event if theft. </w:t>
      </w:r>
      <w:r>
        <w:rPr>
          <w:rFonts w:ascii="Times New Roman" w:hAnsi="Times New Roman" w:cs="Times New Roman"/>
          <w:sz w:val="24"/>
          <w:szCs w:val="24"/>
        </w:rPr>
        <w:t xml:space="preserve">Also it is stated in </w:t>
      </w:r>
      <w:sdt>
        <w:sdtPr>
          <w:rPr>
            <w:rFonts w:ascii="Times New Roman" w:hAnsi="Times New Roman" w:cs="Times New Roman"/>
            <w:sz w:val="24"/>
            <w:szCs w:val="24"/>
          </w:rPr>
          <w:id w:val="6686842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Gle12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(Gleaves,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that those who are with little cycling experience are more safety conscious when cycling, and they prefer to travel in routes with less traffic n avoid more difficult junctions.</w:t>
      </w:r>
    </w:p>
    <w:p w:rsidR="00E70B57" w:rsidRDefault="00E70B57" w:rsidP="00E70B57">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Measures that reduced dangerous interactions between non-motorized and motorized traffic and increased safety in terms of reduced casualties (e.g. the cases with wider bike lanes and sidewalks, access restrictions, longer pedestrian traffic light phases) make pedestrians and cyclists feel safer and in doing so also help to promote a modal shift </w:t>
      </w:r>
      <w:sdt>
        <w:sdtPr>
          <w:rPr>
            <w:rFonts w:ascii="Times New Roman" w:hAnsi="Times New Roman" w:cs="Times New Roman"/>
            <w:sz w:val="24"/>
            <w:szCs w:val="24"/>
          </w:rPr>
          <w:id w:val="496392010"/>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Kos16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(Koska &amp; Rudolph, 2016)</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w:t>
      </w:r>
    </w:p>
    <w:p w:rsidR="00E70B57" w:rsidRPr="00E70B57" w:rsidRDefault="00E70B57" w:rsidP="00E70B57">
      <w:pPr>
        <w:pStyle w:val="Heading3"/>
        <w:rPr>
          <w:rFonts w:ascii="Times New Roman" w:eastAsiaTheme="minorHAnsi" w:hAnsi="Times New Roman" w:cs="Times New Roman"/>
          <w:b/>
          <w:sz w:val="28"/>
          <w:szCs w:val="28"/>
        </w:rPr>
      </w:pPr>
      <w:bookmarkStart w:id="43" w:name="_Toc533053726"/>
      <w:r w:rsidRPr="00E70B57">
        <w:rPr>
          <w:rFonts w:ascii="Times New Roman" w:hAnsi="Times New Roman" w:cs="Times New Roman"/>
          <w:b/>
          <w:color w:val="000000" w:themeColor="text1"/>
          <w:sz w:val="28"/>
          <w:szCs w:val="28"/>
        </w:rPr>
        <w:t>Infrastructure and Facilities</w:t>
      </w:r>
      <w:bookmarkEnd w:id="43"/>
    </w:p>
    <w:p w:rsidR="00E70B57" w:rsidRDefault="00E70B57" w:rsidP="00E70B57">
      <w:pPr>
        <w:rPr>
          <w:rFonts w:eastAsiaTheme="minorHAnsi"/>
        </w:rPr>
      </w:pPr>
    </w:p>
    <w:p w:rsidR="00E70B57" w:rsidRPr="008E4237" w:rsidRDefault="00E70B57" w:rsidP="00E70B57">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According to </w:t>
      </w:r>
      <w:sdt>
        <w:sdtPr>
          <w:rPr>
            <w:rFonts w:ascii="Times New Roman" w:hAnsi="Times New Roman" w:cs="Times New Roman"/>
            <w:sz w:val="24"/>
            <w:szCs w:val="24"/>
          </w:rPr>
          <w:id w:val="-1982997308"/>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(Kurt, 2008)</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bicyclists (both experienced and inexperienced) tend to avoid routes with links on which parallel parking is permitted, presumably because parked cars can pose a safety threat to bicyclists with car doors swinging open or cars pulling out in front of the bicyclist’s path. Bicyclists have a preference for routes designed for bicycle use, that offer some or total separation from motorized traffic.</w:t>
      </w:r>
      <w:sdt>
        <w:sdtPr>
          <w:rPr>
            <w:rFonts w:ascii="Times New Roman" w:hAnsi="Times New Roman" w:cs="Times New Roman"/>
            <w:sz w:val="24"/>
            <w:szCs w:val="24"/>
          </w:rPr>
          <w:id w:val="-1727900891"/>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Kur08 \l 1033 </w:instrText>
          </w:r>
          <w:r w:rsidRPr="008E423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(Kurt, 2008)</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Especially inexperienced cyclists value a separate path or a bicycle lane more than experienced users. </w:t>
      </w:r>
      <w:sdt>
        <w:sdtPr>
          <w:rPr>
            <w:rFonts w:ascii="Times New Roman" w:hAnsi="Times New Roman" w:cs="Times New Roman"/>
            <w:sz w:val="24"/>
            <w:szCs w:val="24"/>
          </w:rPr>
          <w:id w:val="1783693877"/>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Sti04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(Stinson &amp; Bhat, 2004)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found that a higher stop frequency (more places where cyclists have to stop) or hindrance frequency (badly placed posts and narrowings) reduce bicycling. </w:t>
      </w:r>
      <w:r>
        <w:rPr>
          <w:rFonts w:ascii="Times New Roman" w:hAnsi="Times New Roman" w:cs="Times New Roman"/>
          <w:sz w:val="24"/>
          <w:szCs w:val="24"/>
        </w:rPr>
        <w:t xml:space="preserve">In the study </w:t>
      </w:r>
      <w:sdt>
        <w:sdtPr>
          <w:rPr>
            <w:rFonts w:ascii="Times New Roman" w:hAnsi="Times New Roman" w:cs="Times New Roman"/>
            <w:sz w:val="24"/>
            <w:szCs w:val="24"/>
          </w:rPr>
          <w:id w:val="33666612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Rah13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(Rahula &amp; Vermab,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stated that lack of infrastructural provision can cause in reduction in density of using bicycles. According to the study </w:t>
      </w:r>
      <w:sdt>
        <w:sdtPr>
          <w:rPr>
            <w:rFonts w:ascii="Times New Roman" w:hAnsi="Times New Roman" w:cs="Times New Roman"/>
            <w:sz w:val="24"/>
            <w:szCs w:val="24"/>
          </w:rPr>
          <w:id w:val="186648192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Sti04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(Stinson &amp; Bhat,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bicyclists have a preference for routes designed for bicycle use, with a bicycle lane being the most preferred facility types, followed by a separate path.  Bicyclists prefer routes that offer some or total lateral separation from motorized traffic.</w:t>
      </w:r>
    </w:p>
    <w:p w:rsidR="00E70B57" w:rsidRDefault="00E70B57" w:rsidP="00E70B57">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Some of the experts also recommended implementing measures supportive of walking and cycling in combination with car-restrictive measures such as raising costs (for parking, car ownership, road tolls etc.), reducing the space provided (for moving and/or parked cars), and reallocating time for the different modes (e.g. by changing the signaling to create longer red phases for cars).</w:t>
      </w:r>
      <w:sdt>
        <w:sdtPr>
          <w:rPr>
            <w:rFonts w:ascii="Times New Roman" w:hAnsi="Times New Roman" w:cs="Times New Roman"/>
            <w:sz w:val="24"/>
            <w:szCs w:val="24"/>
          </w:rPr>
          <w:id w:val="2013104814"/>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Kos16 \l 1033 </w:instrText>
          </w:r>
          <w:r w:rsidRPr="008E423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(Koska &amp; Rudolph, 2016)</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Compared with strategies such as roadway expansion, the strengthening of walking and cycling is considered more effective in the long-term. By building more and or wider roads, congestion can be reduced on the short term – only to rise again due to induced traffic that is attra</w:t>
      </w:r>
      <w:r>
        <w:rPr>
          <w:rFonts w:ascii="Times New Roman" w:hAnsi="Times New Roman" w:cs="Times New Roman"/>
          <w:sz w:val="24"/>
          <w:szCs w:val="24"/>
        </w:rPr>
        <w:t xml:space="preserve">cted by the free flow condition. </w:t>
      </w:r>
      <w:r w:rsidRPr="008E4237">
        <w:rPr>
          <w:rFonts w:ascii="Times New Roman" w:hAnsi="Times New Roman" w:cs="Times New Roman"/>
          <w:sz w:val="24"/>
          <w:szCs w:val="24"/>
        </w:rPr>
        <w:t xml:space="preserve">Providing auxiliary facilities like changing rooms, lockers, showers/bathrooms enhance the use of bicycles. </w:t>
      </w:r>
    </w:p>
    <w:p w:rsidR="00E70B57" w:rsidRDefault="00E70B57" w:rsidP="00E70B57">
      <w:pPr>
        <w:pStyle w:val="Heading3"/>
        <w:rPr>
          <w:rFonts w:ascii="Times New Roman" w:hAnsi="Times New Roman" w:cs="Times New Roman"/>
          <w:b/>
          <w:color w:val="000000" w:themeColor="text1"/>
          <w:sz w:val="28"/>
          <w:szCs w:val="28"/>
        </w:rPr>
      </w:pPr>
      <w:bookmarkStart w:id="44" w:name="_Toc533053727"/>
      <w:r w:rsidRPr="00E70B57">
        <w:rPr>
          <w:rFonts w:ascii="Times New Roman" w:hAnsi="Times New Roman" w:cs="Times New Roman"/>
          <w:b/>
          <w:color w:val="000000" w:themeColor="text1"/>
          <w:sz w:val="28"/>
          <w:szCs w:val="28"/>
        </w:rPr>
        <w:t>Household nature</w:t>
      </w:r>
      <w:bookmarkEnd w:id="44"/>
    </w:p>
    <w:p w:rsidR="00E70B57" w:rsidRPr="00E70B57" w:rsidRDefault="00E70B57" w:rsidP="00E70B57"/>
    <w:p w:rsidR="00E70B57" w:rsidRPr="008E4237" w:rsidRDefault="00E70B57" w:rsidP="00E70B57">
      <w:pPr>
        <w:spacing w:line="360" w:lineRule="auto"/>
        <w:jc w:val="both"/>
        <w:rPr>
          <w:rFonts w:ascii="Times New Roman" w:hAnsi="Times New Roman" w:cs="Times New Roman"/>
          <w:sz w:val="24"/>
          <w:szCs w:val="24"/>
        </w:rPr>
      </w:pPr>
      <w:r w:rsidRPr="008E4237">
        <w:rPr>
          <w:rFonts w:ascii="Times New Roman" w:hAnsi="Times New Roman" w:cs="Times New Roman"/>
          <w:sz w:val="24"/>
          <w:szCs w:val="24"/>
        </w:rPr>
        <w:t xml:space="preserve">Availability of a car has a significant impact on the cycle use. The cycling takes place in multi car households remains at a very low level. In </w:t>
      </w:r>
      <w:sdt>
        <w:sdtPr>
          <w:rPr>
            <w:rFonts w:ascii="Times New Roman" w:hAnsi="Times New Roman" w:cs="Times New Roman"/>
            <w:sz w:val="24"/>
            <w:szCs w:val="24"/>
          </w:rPr>
          <w:id w:val="673003024"/>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Puc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(Pucher &amp; Buehler, 2011)</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 it is stated that due to the higher overall cost of owning and operating a car in Canada compared to the USA and the lower per-capita incomes bicycling rates in Canada are higher. According to </w:t>
      </w:r>
      <w:sdt>
        <w:sdtPr>
          <w:rPr>
            <w:rFonts w:ascii="Times New Roman" w:hAnsi="Times New Roman" w:cs="Times New Roman"/>
            <w:sz w:val="24"/>
            <w:szCs w:val="24"/>
          </w:rPr>
          <w:id w:val="1059512163"/>
          <w:citation/>
        </w:sdtPr>
        <w:sdtEndPr/>
        <w:sdtContent>
          <w:r w:rsidRPr="008E423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Sti04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(Stinson &amp; Bhat, 2004)</w:t>
          </w:r>
          <w:r w:rsidRPr="008E4237">
            <w:rPr>
              <w:rFonts w:ascii="Times New Roman" w:hAnsi="Times New Roman" w:cs="Times New Roman"/>
              <w:sz w:val="24"/>
              <w:szCs w:val="24"/>
            </w:rPr>
            <w:fldChar w:fldCharType="end"/>
          </w:r>
        </w:sdtContent>
      </w:sdt>
      <w:r w:rsidRPr="008E4237">
        <w:rPr>
          <w:rFonts w:ascii="Times New Roman" w:hAnsi="Times New Roman" w:cs="Times New Roman"/>
          <w:sz w:val="24"/>
          <w:szCs w:val="24"/>
        </w:rPr>
        <w:t xml:space="preserve">also found that the propensity to bicycle commuting is greater among individuals who have fewer cars in their household. </w:t>
      </w:r>
      <w:r>
        <w:rPr>
          <w:rFonts w:ascii="Times New Roman" w:hAnsi="Times New Roman" w:cs="Times New Roman"/>
          <w:sz w:val="24"/>
          <w:szCs w:val="24"/>
        </w:rPr>
        <w:t xml:space="preserve">In the study </w:t>
      </w:r>
      <w:sdt>
        <w:sdtPr>
          <w:rPr>
            <w:rFonts w:ascii="Times New Roman" w:hAnsi="Times New Roman" w:cs="Times New Roman"/>
            <w:sz w:val="24"/>
            <w:szCs w:val="24"/>
          </w:rPr>
          <w:id w:val="-9110733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Rah13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(Rahula &amp; Vermab,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found that individuals belonging to high income households had a less probability of walk and cycle. In the same way private vehicle owners also had a less affinity towards walk and cycle. It is also suggested that there is a need of policy intervention, restricting private vehicles to promote non-motorized transport among high income households and private vehicle owners.</w:t>
      </w:r>
    </w:p>
    <w:p w:rsidR="00E70B57" w:rsidRPr="00E70B57" w:rsidRDefault="00E70B57" w:rsidP="00E70B57"/>
    <w:p w:rsidR="00E6574F" w:rsidRPr="00E70B57" w:rsidRDefault="00E6574F" w:rsidP="00E70B57">
      <w:pPr>
        <w:pStyle w:val="Heading3"/>
        <w:rPr>
          <w:rFonts w:ascii="Times New Roman" w:eastAsiaTheme="minorHAnsi" w:hAnsi="Times New Roman" w:cs="Times New Roman"/>
          <w:b/>
          <w:sz w:val="28"/>
          <w:szCs w:val="28"/>
        </w:rPr>
      </w:pPr>
      <w:r w:rsidRPr="00E70B57">
        <w:rPr>
          <w:rFonts w:ascii="Times New Roman" w:hAnsi="Times New Roman" w:cs="Times New Roman"/>
          <w:b/>
          <w:sz w:val="28"/>
          <w:szCs w:val="28"/>
        </w:rPr>
        <w:br w:type="page"/>
      </w:r>
    </w:p>
    <w:p w:rsidR="00E6574F" w:rsidRPr="00E70B57" w:rsidRDefault="00E70B57" w:rsidP="00E70B57">
      <w:pPr>
        <w:pStyle w:val="Heading2"/>
        <w:rPr>
          <w:rFonts w:ascii="Times New Roman" w:hAnsi="Times New Roman" w:cs="Times New Roman"/>
          <w:b/>
          <w:color w:val="000000" w:themeColor="text1"/>
          <w:sz w:val="28"/>
          <w:szCs w:val="28"/>
        </w:rPr>
      </w:pPr>
      <w:bookmarkStart w:id="45" w:name="_Toc533053728"/>
      <w:r w:rsidRPr="00E70B57">
        <w:rPr>
          <w:rFonts w:ascii="Times New Roman" w:hAnsi="Times New Roman" w:cs="Times New Roman"/>
          <w:b/>
          <w:color w:val="000000" w:themeColor="text1"/>
          <w:sz w:val="28"/>
          <w:szCs w:val="28"/>
        </w:rPr>
        <w:t>Chapter Summary</w:t>
      </w:r>
      <w:bookmarkEnd w:id="45"/>
    </w:p>
    <w:p w:rsidR="00E70B57" w:rsidRDefault="00E70B57" w:rsidP="00E70B57"/>
    <w:p w:rsidR="00E6574F" w:rsidRDefault="00E70B57" w:rsidP="00E70B57">
      <w:pPr>
        <w:spacing w:line="360" w:lineRule="auto"/>
        <w:jc w:val="both"/>
        <w:rPr>
          <w:rFonts w:eastAsiaTheme="minorHAnsi"/>
        </w:rPr>
      </w:pPr>
      <w:r>
        <w:rPr>
          <w:rFonts w:ascii="Times New Roman" w:hAnsi="Times New Roman" w:cs="Times New Roman"/>
          <w:sz w:val="24"/>
          <w:szCs w:val="24"/>
        </w:rPr>
        <w:t xml:space="preserve">Under this chapter an introduction was given about the transportation and its present day context related to Sri Lanka. There the factors such as gradual increase of private vehicle ownership, due that the increase of congestion, increase of dependency on fossil fuel and increase of environmental pollution were discussed based on past researches. After that it has discussed about non-motorized transportation in terms of modes which come under this category and its importance were discussed. For the third step it has discussed about the examples for implications of cycling in other countries with examples and their strategies used to promote cycling as a mode of transportation. As the fourth step benefits of promoting non-motorized transportation were discussed in terms of reducing congestion, reducing dependency on fossil fuel and reducing environmental pollution. Then determinants of customer choice in cycling were discussed. All the factors were based on past researches. Basically these determinants can be divided as individual factors, physical environment factors and social environment factors. Each and every these factors were discussed in this chapter. Then the determinants were discussed separately and justification was done based on past researches. Factors which were discussed are age, gender, household nature, distance and travel time, attractiveness and comfortability, previous experience in cycling, trip purpose, environmental factors, safety and security and infrastructure facilities. Based on these key factors it has found in previous studies that the customer choice of using non-motorized vehicle highway changes. </w:t>
      </w:r>
      <w:r w:rsidR="00E6574F">
        <w:br w:type="page"/>
      </w:r>
    </w:p>
    <w:p w:rsidR="000B60D3" w:rsidRPr="000B60D3" w:rsidRDefault="000B60D3" w:rsidP="000B60D3">
      <w:pPr>
        <w:pStyle w:val="Heading1"/>
        <w:jc w:val="center"/>
        <w:rPr>
          <w:rFonts w:ascii="Times New Roman" w:eastAsiaTheme="minorHAnsi" w:hAnsi="Times New Roman" w:cs="Times New Roman"/>
          <w:b/>
          <w:color w:val="auto"/>
        </w:rPr>
      </w:pPr>
      <w:bookmarkStart w:id="46" w:name="_Toc533053729"/>
      <w:r w:rsidRPr="000B60D3">
        <w:rPr>
          <w:rFonts w:ascii="Times New Roman" w:hAnsi="Times New Roman" w:cs="Times New Roman"/>
          <w:b/>
          <w:color w:val="auto"/>
        </w:rPr>
        <w:t>CHAPTER THREE: METHODOLOGY</w:t>
      </w:r>
      <w:bookmarkEnd w:id="46"/>
    </w:p>
    <w:p w:rsidR="000B60D3" w:rsidRPr="000B60D3" w:rsidRDefault="000B60D3" w:rsidP="000B60D3">
      <w:pPr>
        <w:rPr>
          <w:rFonts w:eastAsiaTheme="minorHAnsi"/>
        </w:rPr>
      </w:pPr>
    </w:p>
    <w:p w:rsidR="000B60D3" w:rsidRPr="000B60D3" w:rsidRDefault="000B60D3" w:rsidP="000B60D3">
      <w:pPr>
        <w:pStyle w:val="Heading2"/>
        <w:rPr>
          <w:rFonts w:ascii="Times New Roman" w:eastAsiaTheme="minorHAnsi" w:hAnsi="Times New Roman" w:cs="Times New Roman"/>
          <w:b/>
          <w:color w:val="auto"/>
          <w:sz w:val="28"/>
          <w:szCs w:val="28"/>
        </w:rPr>
      </w:pPr>
      <w:bookmarkStart w:id="47" w:name="_Toc533053730"/>
      <w:r w:rsidRPr="000B60D3">
        <w:rPr>
          <w:rFonts w:ascii="Times New Roman" w:hAnsi="Times New Roman" w:cs="Times New Roman"/>
          <w:b/>
          <w:color w:val="auto"/>
          <w:sz w:val="28"/>
          <w:szCs w:val="28"/>
        </w:rPr>
        <w:t>Introduction to the Chapter</w:t>
      </w:r>
      <w:bookmarkEnd w:id="47"/>
    </w:p>
    <w:p w:rsidR="000B60D3" w:rsidRDefault="000B60D3" w:rsidP="000B60D3"/>
    <w:p w:rsidR="000B60D3" w:rsidRDefault="000B60D3" w:rsidP="000B60D3">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reviews the structure of the research. The structure of the research is mainly based on the past literatures reviewed in the previous chapter. Further the research will be structured in order to achieve the research objectives and questions. Based on the investigated past literatures key factors were identified which are considered to be affected on the consumer choice of dedicated non-motorized highway. In order to recognize the statistical relationship among those factors a standard methodology was followed. With the use of several topics such as research design, research framework, hypothesis to be tested, independent/dependent variables and questionnaire design it is the aim of this chapter to explain the methodology.</w:t>
      </w:r>
    </w:p>
    <w:p w:rsidR="000B60D3" w:rsidRPr="000B60D3" w:rsidRDefault="000B60D3" w:rsidP="000B60D3">
      <w:pPr>
        <w:pStyle w:val="Heading2"/>
        <w:rPr>
          <w:rFonts w:ascii="Times New Roman" w:eastAsiaTheme="minorHAnsi" w:hAnsi="Times New Roman" w:cs="Times New Roman"/>
          <w:b/>
          <w:sz w:val="28"/>
          <w:szCs w:val="28"/>
        </w:rPr>
      </w:pPr>
      <w:bookmarkStart w:id="48" w:name="_Toc533053731"/>
      <w:r w:rsidRPr="000B60D3">
        <w:rPr>
          <w:rFonts w:ascii="Times New Roman" w:hAnsi="Times New Roman" w:cs="Times New Roman"/>
          <w:b/>
          <w:color w:val="auto"/>
          <w:sz w:val="28"/>
          <w:szCs w:val="28"/>
        </w:rPr>
        <w:t>Research Design</w:t>
      </w:r>
      <w:bookmarkEnd w:id="48"/>
    </w:p>
    <w:p w:rsidR="000B60D3" w:rsidRDefault="000B60D3" w:rsidP="000B60D3"/>
    <w:p w:rsidR="000B60D3" w:rsidRDefault="000B60D3" w:rsidP="000B60D3">
      <w:pPr>
        <w:spacing w:line="360" w:lineRule="auto"/>
        <w:jc w:val="both"/>
        <w:rPr>
          <w:rFonts w:ascii="Times New Roman" w:hAnsi="Times New Roman" w:cs="Times New Roman"/>
          <w:sz w:val="24"/>
          <w:szCs w:val="24"/>
        </w:rPr>
      </w:pPr>
      <w:r>
        <w:rPr>
          <w:rFonts w:ascii="Times New Roman" w:hAnsi="Times New Roman" w:cs="Times New Roman"/>
          <w:sz w:val="24"/>
          <w:szCs w:val="24"/>
        </w:rPr>
        <w:t>A research design is important for a research to make sure that all the findings enable to address the pre-determined research question and thereby achieve the research objectives in a logical and effective manner. This research takes the nature of a casual design where there is the conditional statements, if “X” changes what happens to “Y”. The “X” can be identified as “Independent variable” and the “Y” can be identified as the “Dependent variable”</w:t>
      </w:r>
      <w:sdt>
        <w:sdtPr>
          <w:rPr>
            <w:rFonts w:ascii="Times New Roman" w:hAnsi="Times New Roman" w:cs="Times New Roman"/>
            <w:sz w:val="24"/>
            <w:szCs w:val="24"/>
          </w:rPr>
          <w:id w:val="74415179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Org18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437F">
            <w:rPr>
              <w:rFonts w:ascii="Times New Roman" w:hAnsi="Times New Roman" w:cs="Times New Roman"/>
              <w:noProof/>
              <w:sz w:val="24"/>
              <w:szCs w:val="24"/>
            </w:rPr>
            <w:t>(Labaree, 2013)</w:t>
          </w:r>
          <w:r>
            <w:rPr>
              <w:rFonts w:ascii="Times New Roman" w:hAnsi="Times New Roman" w:cs="Times New Roman"/>
              <w:sz w:val="24"/>
              <w:szCs w:val="24"/>
            </w:rPr>
            <w:fldChar w:fldCharType="end"/>
          </w:r>
        </w:sdtContent>
      </w:sdt>
      <w:r>
        <w:rPr>
          <w:rFonts w:ascii="Times New Roman" w:hAnsi="Times New Roman" w:cs="Times New Roman"/>
          <w:sz w:val="24"/>
          <w:szCs w:val="24"/>
        </w:rPr>
        <w:t>. The design of the research will be discussed under following sections.</w:t>
      </w:r>
    </w:p>
    <w:p w:rsidR="000B60D3" w:rsidRPr="000B60D3" w:rsidRDefault="000B60D3" w:rsidP="000B60D3">
      <w:pPr>
        <w:pStyle w:val="Heading2"/>
        <w:rPr>
          <w:rFonts w:ascii="Times New Roman" w:eastAsiaTheme="minorHAnsi" w:hAnsi="Times New Roman" w:cs="Times New Roman"/>
          <w:b/>
          <w:sz w:val="28"/>
          <w:szCs w:val="28"/>
        </w:rPr>
      </w:pPr>
      <w:bookmarkStart w:id="49" w:name="_Toc533053732"/>
      <w:r w:rsidRPr="000B60D3">
        <w:rPr>
          <w:rFonts w:ascii="Times New Roman" w:hAnsi="Times New Roman" w:cs="Times New Roman"/>
          <w:b/>
          <w:color w:val="auto"/>
          <w:sz w:val="28"/>
          <w:szCs w:val="28"/>
        </w:rPr>
        <w:t>Type of the Study</w:t>
      </w:r>
      <w:bookmarkEnd w:id="49"/>
    </w:p>
    <w:p w:rsidR="000B60D3" w:rsidRDefault="000B60D3" w:rsidP="000B60D3"/>
    <w:p w:rsidR="000B60D3" w:rsidRDefault="000B60D3" w:rsidP="000B60D3">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this research is to identify the factors that influence on the consumer choice of dedicated cycle super highway in Colombo city. The research will investigate the effect of several factors such as Infrastructure factors, Personal consideration, Mobility and cost factors, External environment and social influence, Construction and policy making and Environmental consciousness. Hence, this takes the nature of casual research.</w:t>
      </w:r>
    </w:p>
    <w:p w:rsidR="00E6574F" w:rsidRPr="000B60D3" w:rsidRDefault="00E6574F" w:rsidP="000B60D3">
      <w:pPr>
        <w:rPr>
          <w:rFonts w:eastAsiaTheme="minorHAnsi"/>
        </w:rPr>
      </w:pPr>
      <w:r w:rsidRPr="000B60D3">
        <w:br w:type="page"/>
      </w:r>
    </w:p>
    <w:p w:rsidR="00E6574F" w:rsidRPr="000B60D3" w:rsidRDefault="000B60D3" w:rsidP="000B60D3">
      <w:pPr>
        <w:pStyle w:val="Heading2"/>
        <w:rPr>
          <w:rFonts w:ascii="Times New Roman" w:hAnsi="Times New Roman" w:cs="Times New Roman"/>
          <w:b/>
          <w:color w:val="auto"/>
          <w:sz w:val="28"/>
          <w:szCs w:val="28"/>
        </w:rPr>
      </w:pPr>
      <w:bookmarkStart w:id="50" w:name="_Toc533053733"/>
      <w:r w:rsidRPr="000B60D3">
        <w:rPr>
          <w:rFonts w:ascii="Times New Roman" w:hAnsi="Times New Roman" w:cs="Times New Roman"/>
          <w:b/>
          <w:color w:val="auto"/>
          <w:sz w:val="28"/>
          <w:szCs w:val="28"/>
        </w:rPr>
        <w:t>Nature of the Study</w:t>
      </w:r>
      <w:bookmarkEnd w:id="50"/>
    </w:p>
    <w:p w:rsidR="000B60D3" w:rsidRDefault="000B60D3">
      <w:pPr>
        <w:spacing w:after="160" w:line="259" w:lineRule="auto"/>
        <w:rPr>
          <w:rFonts w:ascii="Times New Roman" w:hAnsi="Times New Roman" w:cs="Times New Roman"/>
          <w:sz w:val="24"/>
          <w:szCs w:val="24"/>
        </w:rPr>
      </w:pPr>
    </w:p>
    <w:p w:rsidR="000B60D3" w:rsidRDefault="000B60D3" w:rsidP="000B60D3">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explains the nature of certain relationship between the dependent and independent variables. Therefore this study will be analytical and descriptive in nature. The research will not merely describe the characteristics but will explain the way it is happening and with the reasons.</w:t>
      </w:r>
    </w:p>
    <w:p w:rsidR="000B60D3" w:rsidRPr="000B60D3" w:rsidRDefault="000B60D3" w:rsidP="000B60D3">
      <w:pPr>
        <w:pStyle w:val="Heading2"/>
        <w:rPr>
          <w:rFonts w:ascii="Times New Roman" w:eastAsiaTheme="minorHAnsi" w:hAnsi="Times New Roman" w:cs="Times New Roman"/>
          <w:b/>
          <w:sz w:val="28"/>
          <w:szCs w:val="28"/>
        </w:rPr>
      </w:pPr>
      <w:bookmarkStart w:id="51" w:name="_Toc533053734"/>
      <w:r w:rsidRPr="000B60D3">
        <w:rPr>
          <w:rFonts w:ascii="Times New Roman" w:hAnsi="Times New Roman" w:cs="Times New Roman"/>
          <w:b/>
          <w:color w:val="auto"/>
          <w:sz w:val="28"/>
          <w:szCs w:val="28"/>
        </w:rPr>
        <w:t>Conceptual Framework</w:t>
      </w:r>
      <w:bookmarkEnd w:id="51"/>
    </w:p>
    <w:p w:rsidR="000B60D3" w:rsidRDefault="000B60D3" w:rsidP="000B60D3"/>
    <w:p w:rsidR="000B60D3" w:rsidRDefault="000B60D3" w:rsidP="000B60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conceptual framework for this study was developed by the researcher based on the theory of factors affecting on walking and cycling behavior as discussed by </w:t>
      </w:r>
      <w:sdt>
        <w:sdtPr>
          <w:rPr>
            <w:rFonts w:ascii="Times New Roman" w:hAnsi="Times New Roman" w:cs="Times New Roman"/>
            <w:sz w:val="24"/>
            <w:szCs w:val="24"/>
          </w:rPr>
          <w:id w:val="22372615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Kri09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(Krizek, Handy, &amp; Forsyth,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92395901"/>
          <w:citation/>
        </w:sdtPr>
        <w:sdtEndPr/>
        <w:sdtContent>
          <w:r w:rsidRPr="008E4237">
            <w:rPr>
              <w:rFonts w:ascii="Times New Roman" w:hAnsi="Times New Roman" w:cs="Times New Roman"/>
              <w:sz w:val="24"/>
              <w:szCs w:val="24"/>
            </w:rPr>
            <w:fldChar w:fldCharType="begin"/>
          </w:r>
          <w:r w:rsidRPr="008E4237">
            <w:rPr>
              <w:rFonts w:ascii="Times New Roman" w:hAnsi="Times New Roman" w:cs="Times New Roman"/>
              <w:sz w:val="24"/>
              <w:szCs w:val="24"/>
            </w:rPr>
            <w:instrText xml:space="preserve"> CITATION Her14 \l 1033 </w:instrText>
          </w:r>
          <w:r w:rsidRPr="008E4237">
            <w:rPr>
              <w:rFonts w:ascii="Times New Roman" w:hAnsi="Times New Roman" w:cs="Times New Roman"/>
              <w:sz w:val="24"/>
              <w:szCs w:val="24"/>
            </w:rPr>
            <w:fldChar w:fldCharType="separate"/>
          </w:r>
          <w:r w:rsidRPr="00F0437F">
            <w:rPr>
              <w:rFonts w:ascii="Times New Roman" w:hAnsi="Times New Roman" w:cs="Times New Roman"/>
              <w:noProof/>
              <w:sz w:val="24"/>
              <w:szCs w:val="24"/>
            </w:rPr>
            <w:t>(Heredia, Monzon, &amp; Diaz, 2014)</w:t>
          </w:r>
          <w:r w:rsidRPr="008E42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which are similar studies and with the help of other researches reviewed during the previous chapter : Literature Review. The variables for the research were identified bases on those past researches.</w:t>
      </w:r>
    </w:p>
    <w:p w:rsidR="00E6574F" w:rsidRPr="000B60D3" w:rsidRDefault="00E6574F" w:rsidP="000B60D3">
      <w:pPr>
        <w:rPr>
          <w:rFonts w:eastAsiaTheme="minorHAnsi"/>
        </w:rPr>
      </w:pPr>
      <w:r w:rsidRPr="000B60D3">
        <w:br w:type="page"/>
      </w:r>
    </w:p>
    <w:p w:rsidR="00E6574F" w:rsidRDefault="000B60D3" w:rsidP="00E6574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739C5099" wp14:editId="4ECCE535">
                <wp:simplePos x="0" y="0"/>
                <wp:positionH relativeFrom="column">
                  <wp:posOffset>-579755</wp:posOffset>
                </wp:positionH>
                <wp:positionV relativeFrom="paragraph">
                  <wp:posOffset>0</wp:posOffset>
                </wp:positionV>
                <wp:extent cx="7334250" cy="8905875"/>
                <wp:effectExtent l="0" t="0" r="19050" b="28575"/>
                <wp:wrapTight wrapText="bothSides">
                  <wp:wrapPolygon edited="0">
                    <wp:start x="0" y="0"/>
                    <wp:lineTo x="0" y="21623"/>
                    <wp:lineTo x="21600" y="21623"/>
                    <wp:lineTo x="2160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7334250" cy="890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5F4C" w:rsidRDefault="00D05F4C" w:rsidP="000B60D3">
                            <w:r w:rsidRPr="000B60D3">
                              <w:rPr>
                                <w:noProof/>
                              </w:rPr>
                              <w:drawing>
                                <wp:inline distT="0" distB="0" distL="0" distR="0">
                                  <wp:extent cx="7010400" cy="865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527" cy="86583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C5099" id="Text Box 41" o:spid="_x0000_s1027" type="#_x0000_t202" style="position:absolute;left:0;text-align:left;margin-left:-45.65pt;margin-top:0;width:577.5pt;height:701.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" fillcolor="white [3201]" strokeweight=".5pt">
                <v:textbox>
                  <w:txbxContent>
                    <w:p w:rsidR="00D05F4C" w:rsidRDefault="00D05F4C" w:rsidP="000B60D3">
                      <w:r w:rsidRPr="000B60D3">
                        <w:rPr>
                          <w:noProof/>
                        </w:rPr>
                        <w:drawing>
                          <wp:inline distT="0" distB="0" distL="0" distR="0">
                            <wp:extent cx="7010400" cy="865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527" cy="8658382"/>
                                    </a:xfrm>
                                    <a:prstGeom prst="rect">
                                      <a:avLst/>
                                    </a:prstGeom>
                                    <a:noFill/>
                                    <a:ln>
                                      <a:noFill/>
                                    </a:ln>
                                  </pic:spPr>
                                </pic:pic>
                              </a:graphicData>
                            </a:graphic>
                          </wp:inline>
                        </w:drawing>
                      </w:r>
                    </w:p>
                  </w:txbxContent>
                </v:textbox>
                <w10:wrap type="tight"/>
              </v:shape>
            </w:pict>
          </mc:Fallback>
        </mc:AlternateContent>
      </w:r>
    </w:p>
    <w:p w:rsidR="00916888" w:rsidRDefault="00916888" w:rsidP="00916888">
      <w:pPr>
        <w:pStyle w:val="Caption"/>
        <w:rPr>
          <w:rFonts w:ascii="Times New Roman" w:hAnsi="Times New Roman" w:cs="Times New Roman"/>
          <w:sz w:val="24"/>
          <w:szCs w:val="24"/>
        </w:rPr>
      </w:pPr>
      <w:bookmarkStart w:id="52" w:name="_Toc533002253"/>
      <w:r w:rsidRPr="00916888">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3</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1</w:t>
      </w:r>
      <w:r w:rsidR="00897DA9">
        <w:rPr>
          <w:rFonts w:ascii="Times New Roman" w:hAnsi="Times New Roman" w:cs="Times New Roman"/>
          <w:i w:val="0"/>
          <w:color w:val="auto"/>
          <w:sz w:val="24"/>
          <w:szCs w:val="24"/>
        </w:rPr>
        <w:fldChar w:fldCharType="end"/>
      </w:r>
      <w:r w:rsidRPr="00916888">
        <w:rPr>
          <w:rFonts w:ascii="Times New Roman" w:hAnsi="Times New Roman" w:cs="Times New Roman"/>
          <w:i w:val="0"/>
          <w:color w:val="auto"/>
          <w:sz w:val="24"/>
          <w:szCs w:val="24"/>
        </w:rPr>
        <w:t xml:space="preserve">: </w:t>
      </w:r>
      <w:r w:rsidRPr="00AC310F">
        <w:rPr>
          <w:rFonts w:ascii="Times New Roman" w:hAnsi="Times New Roman" w:cs="Times New Roman"/>
          <w:i w:val="0"/>
          <w:color w:val="auto"/>
          <w:sz w:val="24"/>
          <w:szCs w:val="24"/>
        </w:rPr>
        <w:t>Conceptual framework</w:t>
      </w:r>
      <w:bookmarkEnd w:id="52"/>
      <w:r>
        <w:rPr>
          <w:rFonts w:ascii="Times New Roman" w:hAnsi="Times New Roman" w:cs="Times New Roman"/>
          <w:sz w:val="24"/>
          <w:szCs w:val="24"/>
        </w:rPr>
        <w:t xml:space="preserve"> </w:t>
      </w:r>
    </w:p>
    <w:p w:rsidR="00916888" w:rsidRPr="00916888" w:rsidRDefault="00916888" w:rsidP="00916888"/>
    <w:p w:rsidR="00916888" w:rsidRPr="00916888" w:rsidRDefault="00916888" w:rsidP="00916888">
      <w:pPr>
        <w:pStyle w:val="Heading2"/>
        <w:rPr>
          <w:rFonts w:ascii="Times New Roman" w:eastAsiaTheme="minorHAnsi" w:hAnsi="Times New Roman" w:cs="Times New Roman"/>
          <w:b/>
          <w:sz w:val="28"/>
          <w:szCs w:val="28"/>
        </w:rPr>
      </w:pPr>
      <w:bookmarkStart w:id="53" w:name="_Toc533053735"/>
      <w:r w:rsidRPr="00916888">
        <w:rPr>
          <w:rFonts w:ascii="Times New Roman" w:hAnsi="Times New Roman" w:cs="Times New Roman"/>
          <w:b/>
          <w:color w:val="auto"/>
          <w:sz w:val="28"/>
          <w:szCs w:val="28"/>
        </w:rPr>
        <w:t>Independent and Dependent Variables</w:t>
      </w:r>
      <w:bookmarkEnd w:id="53"/>
    </w:p>
    <w:p w:rsidR="00916888" w:rsidRDefault="00916888" w:rsidP="00916888">
      <w:pPr>
        <w:rPr>
          <w:rFonts w:eastAsiaTheme="minorHAnsi"/>
        </w:rPr>
      </w:pP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sidRPr="00BE7887">
        <w:rPr>
          <w:rFonts w:ascii="Times New Roman" w:hAnsi="Times New Roman" w:cs="Times New Roman"/>
          <w:sz w:val="24"/>
          <w:szCs w:val="24"/>
        </w:rPr>
        <w:t xml:space="preserve">Good </w:t>
      </w:r>
      <w:r>
        <w:rPr>
          <w:rFonts w:ascii="Times New Roman" w:hAnsi="Times New Roman" w:cs="Times New Roman"/>
          <w:sz w:val="24"/>
          <w:szCs w:val="24"/>
        </w:rPr>
        <w:t>for health: This refers to the health benefits gain from cycling</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Transportation needs: This refers to the needs that have to be fulfilled through transportation</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Number of times: This refers to how many times that the particular user has to do cycling</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Comfortability: This refers to whether the mode cycling make comfortable the user when using it</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Image/status derived: This refers to the social recognition achieved by the user when using it</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Travel time: This refers to how long does the user has to do cycling in order to reach his/her desired destination</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Environmental friendly: This refers to cycling in the aspects of no harmful gas emission, no noise pollution and non-dependency on fossil fuels.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Day/s of the week: This is with regard to the particular days of the week on which roads are busier than on usual days. For an example on Monday and Friday the number of vehicles on the road is high. On such days users can move to alternative modes like cycling to avoid traffic congestion.</w:t>
      </w:r>
    </w:p>
    <w:p w:rsidR="00916888" w:rsidRPr="003D3813"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sidRPr="003D3813">
        <w:rPr>
          <w:rFonts w:ascii="Times New Roman" w:hAnsi="Times New Roman" w:cs="Times New Roman"/>
          <w:sz w:val="24"/>
          <w:szCs w:val="24"/>
        </w:rPr>
        <w:t>Quality of the bicycle: This refers to the condition of the bicycles.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Saving fuel cost: This refers the fact that there is no dependency on fossil fuel the money spend on fuel can be saved.</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Safety and security: This is with regard to users are safe from accidents, theft and other harmful incidents.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Distance: This refers to the distance they are willing to ride by bicycle.</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Parking Facilities: This refers to the availability of parking facilities for their private vehicles and bicycles when using the bicycles.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Accessibility: This refers how easy it is to reach cycle super highway is.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Connectivity to public modes: This refers to the condition whether the user can switch to another public transportation mode, if he/she wants, after using the cycle super highway. </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Electric bicycles: This refers to whether users are willing to use electric bicycles so that they can travel longer distances.</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Speed limit: This refers to under which minimum and maximum speed limits the particular user can use in the cycle super highway.</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Time period of the day: This refers to the particular time on which the user is willing to use this facility. This can be in the morning, in the evening, in peak hours, in off peak hours and etc.</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Opinion of the other mode users: This is with regard to the attitudinal effect that can cause by the society when using this mode. For an example some can say it is good and some can say it is worthless. Based on these criticisms users’ mind can change either positively or negatively.</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Congestion: This refers to when the number of vehicles on the road is decreasing the congestion also starts to reduce.</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Weather: This refers to nature of the surrounding. </w:t>
      </w:r>
    </w:p>
    <w:p w:rsidR="00916888" w:rsidRDefault="00916888" w:rsidP="00916888">
      <w:pPr>
        <w:pStyle w:val="ListParagraph"/>
        <w:numPr>
          <w:ilvl w:val="0"/>
          <w:numId w:val="6"/>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Nature of the cycle super highway: This regard to the fact that the highway is of good condition with a uniform surface without any hilly or hole structures.</w:t>
      </w:r>
    </w:p>
    <w:p w:rsidR="00916888" w:rsidRDefault="00916888" w:rsidP="00916888">
      <w:pPr>
        <w:pStyle w:val="ListParagraph"/>
        <w:spacing w:after="160" w:line="360" w:lineRule="auto"/>
        <w:ind w:left="360"/>
        <w:jc w:val="both"/>
        <w:rPr>
          <w:rFonts w:ascii="Times New Roman" w:hAnsi="Times New Roman" w:cs="Times New Roman"/>
          <w:sz w:val="24"/>
          <w:szCs w:val="24"/>
        </w:rPr>
      </w:pPr>
    </w:p>
    <w:p w:rsidR="00916888" w:rsidRPr="00916888" w:rsidRDefault="00916888" w:rsidP="00916888">
      <w:pPr>
        <w:pStyle w:val="Heading2"/>
        <w:rPr>
          <w:rFonts w:ascii="Times New Roman" w:hAnsi="Times New Roman" w:cs="Times New Roman"/>
          <w:b/>
          <w:color w:val="auto"/>
          <w:sz w:val="28"/>
          <w:szCs w:val="28"/>
        </w:rPr>
      </w:pPr>
      <w:bookmarkStart w:id="54" w:name="_Toc532929407"/>
      <w:bookmarkStart w:id="55" w:name="_Toc533053736"/>
      <w:r w:rsidRPr="00916888">
        <w:rPr>
          <w:rFonts w:ascii="Times New Roman" w:hAnsi="Times New Roman" w:cs="Times New Roman"/>
          <w:b/>
          <w:color w:val="auto"/>
          <w:sz w:val="28"/>
          <w:szCs w:val="28"/>
        </w:rPr>
        <w:t>Dependent Variable</w:t>
      </w:r>
      <w:bookmarkEnd w:id="54"/>
      <w:bookmarkEnd w:id="55"/>
    </w:p>
    <w:p w:rsidR="00916888" w:rsidRDefault="00916888" w:rsidP="00916888">
      <w:pPr>
        <w:rPr>
          <w:lang w:bidi="ta-IN"/>
        </w:rPr>
      </w:pPr>
    </w:p>
    <w:p w:rsidR="00916888" w:rsidRDefault="00916888" w:rsidP="00916888">
      <w:pPr>
        <w:spacing w:line="360" w:lineRule="auto"/>
        <w:jc w:val="both"/>
        <w:rPr>
          <w:rFonts w:ascii="Times New Roman" w:hAnsi="Times New Roman" w:cs="Times New Roman"/>
          <w:sz w:val="24"/>
          <w:szCs w:val="24"/>
        </w:rPr>
      </w:pPr>
      <w:r w:rsidRPr="00C92C0F">
        <w:rPr>
          <w:rFonts w:ascii="Times New Roman" w:hAnsi="Times New Roman" w:cs="Times New Roman"/>
          <w:sz w:val="24"/>
          <w:szCs w:val="24"/>
        </w:rPr>
        <w:t>The choice of dedicated non-motorized vehicle highway will be considered as the dependent variable for this research.</w:t>
      </w:r>
    </w:p>
    <w:p w:rsidR="00916888" w:rsidRPr="00916888" w:rsidRDefault="00916888" w:rsidP="00916888">
      <w:pPr>
        <w:rPr>
          <w:rFonts w:eastAsiaTheme="minorHAnsi"/>
        </w:rPr>
      </w:pPr>
    </w:p>
    <w:p w:rsidR="00916888" w:rsidRPr="00916888" w:rsidRDefault="00916888" w:rsidP="00916888">
      <w:pPr>
        <w:pStyle w:val="Heading2"/>
        <w:rPr>
          <w:rFonts w:ascii="Times New Roman" w:eastAsiaTheme="minorHAnsi" w:hAnsi="Times New Roman" w:cs="Times New Roman"/>
          <w:b/>
          <w:sz w:val="28"/>
          <w:szCs w:val="28"/>
        </w:rPr>
      </w:pPr>
      <w:bookmarkStart w:id="56" w:name="_Toc533053737"/>
      <w:r w:rsidRPr="00916888">
        <w:rPr>
          <w:rFonts w:ascii="Times New Roman" w:hAnsi="Times New Roman" w:cs="Times New Roman"/>
          <w:b/>
          <w:color w:val="auto"/>
          <w:sz w:val="28"/>
          <w:szCs w:val="28"/>
        </w:rPr>
        <w:t>Questionnaire Design</w:t>
      </w:r>
      <w:bookmarkEnd w:id="56"/>
      <w:r w:rsidRPr="00916888">
        <w:rPr>
          <w:rFonts w:ascii="Times New Roman" w:hAnsi="Times New Roman" w:cs="Times New Roman"/>
          <w:b/>
          <w:color w:val="auto"/>
          <w:sz w:val="28"/>
          <w:szCs w:val="28"/>
        </w:rPr>
        <w:t xml:space="preserve"> </w:t>
      </w:r>
    </w:p>
    <w:p w:rsidR="00916888" w:rsidRDefault="00916888" w:rsidP="00916888">
      <w:pPr>
        <w:rPr>
          <w:rFonts w:eastAsiaTheme="minorHAnsi"/>
        </w:rPr>
      </w:pPr>
    </w:p>
    <w:p w:rsidR="00916888" w:rsidRPr="00EB7EEC" w:rsidRDefault="00916888" w:rsidP="00916888">
      <w:pPr>
        <w:spacing w:line="360" w:lineRule="auto"/>
        <w:jc w:val="both"/>
        <w:rPr>
          <w:lang w:bidi="ta-IN"/>
        </w:rPr>
      </w:pPr>
      <w:r>
        <w:rPr>
          <w:rFonts w:ascii="Times New Roman" w:hAnsi="Times New Roman" w:cs="Times New Roman"/>
          <w:sz w:val="24"/>
          <w:szCs w:val="24"/>
        </w:rPr>
        <w:t>The questionnaire is a comprehensive three page tool with eighteen (18) questions. (Refer Appendix – A). In the part A, the first part carried the explanation of the survey. It described what the survey is, why it is being done, by whom it is done, a thanking statement to the respondent. The next part covered the demographical attributes of the respondent which include age group, gender, education, employment sector and monthly income level. Also this asked about the ownership of a bicycle, what travel modes are used frequently to travel, Whether the respondent has engaged in cycling during past month, if he/she has engaged what were the purposes and if hasn’t what were the reasons affected. This part ended with the question which demonstrate the</w:t>
      </w:r>
      <w:r>
        <w:rPr>
          <w:lang w:bidi="ta-IN"/>
        </w:rPr>
        <w:t xml:space="preserve"> </w:t>
      </w:r>
      <w:r>
        <w:rPr>
          <w:rFonts w:ascii="Times New Roman" w:hAnsi="Times New Roman" w:cs="Times New Roman"/>
          <w:sz w:val="24"/>
          <w:szCs w:val="24"/>
        </w:rPr>
        <w:t xml:space="preserve">dependent variable of the study, whether the respondent is willing to select cycling as a mode of transportation in future. </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In the part B, it entirely captured all the independent variables of the study. Those questions were followed by five point Likert scale questions.</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part C, it asked some general questions regarding in what frequency does the respondent like to do cycling, distance he/she prefer to travel, respondents opinion on most suitable infrastructure to promote cycling in Sri Lanka, What is/are the purposes respondent using cycling for, changes recommending in the community level to improve the awareness of bicycles. This part ended with the question on what are the most suitable location/route to develop bicycle highway within Colombo city. Respondents were asked to write down the answers for this particular question. </w:t>
      </w:r>
    </w:p>
    <w:p w:rsidR="00916888" w:rsidRDefault="00916888" w:rsidP="00916888">
      <w:pPr>
        <w:spacing w:line="360" w:lineRule="auto"/>
        <w:jc w:val="both"/>
        <w:rPr>
          <w:rFonts w:ascii="Times New Roman" w:hAnsi="Times New Roman" w:cs="Times New Roman"/>
          <w:sz w:val="24"/>
          <w:szCs w:val="24"/>
        </w:rPr>
      </w:pPr>
    </w:p>
    <w:p w:rsidR="00916888" w:rsidRPr="00916888" w:rsidRDefault="00916888" w:rsidP="00916888">
      <w:pPr>
        <w:pStyle w:val="Heading2"/>
        <w:rPr>
          <w:rFonts w:ascii="Times New Roman" w:eastAsiaTheme="minorHAnsi" w:hAnsi="Times New Roman" w:cs="Times New Roman"/>
          <w:b/>
          <w:color w:val="auto"/>
          <w:sz w:val="28"/>
          <w:szCs w:val="28"/>
        </w:rPr>
      </w:pPr>
      <w:bookmarkStart w:id="57" w:name="_Toc533053738"/>
      <w:r w:rsidRPr="00916888">
        <w:rPr>
          <w:rFonts w:ascii="Times New Roman" w:eastAsiaTheme="minorHAnsi" w:hAnsi="Times New Roman" w:cs="Times New Roman"/>
          <w:b/>
          <w:color w:val="auto"/>
          <w:sz w:val="28"/>
          <w:szCs w:val="28"/>
        </w:rPr>
        <w:t>Scaling Techniques</w:t>
      </w:r>
      <w:bookmarkEnd w:id="57"/>
    </w:p>
    <w:p w:rsidR="00916888" w:rsidRDefault="00916888" w:rsidP="00916888"/>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 different types of questions which were asked from the respondents in the questionnaire. Depending on the type of question and he segments which they belong different types of measurements or scaling techniques were used.</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age of respondents Interval scaling technique was used. There were five age categories for the respondents to choose. The age category started from 18 years since a person need to be minimum years to take a correct decision.</w:t>
      </w:r>
    </w:p>
    <w:p w:rsidR="00916888" w:rsidRPr="007936DD" w:rsidRDefault="00916888" w:rsidP="00916888">
      <w:pPr>
        <w:pStyle w:val="ListParagraph"/>
        <w:numPr>
          <w:ilvl w:val="0"/>
          <w:numId w:val="7"/>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18 – 25 age group</w:t>
      </w:r>
    </w:p>
    <w:p w:rsidR="00916888" w:rsidRPr="007936DD" w:rsidRDefault="00916888" w:rsidP="00916888">
      <w:pPr>
        <w:pStyle w:val="ListParagraph"/>
        <w:numPr>
          <w:ilvl w:val="0"/>
          <w:numId w:val="7"/>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26 – 35 age group</w:t>
      </w:r>
    </w:p>
    <w:p w:rsidR="00916888" w:rsidRPr="007936DD" w:rsidRDefault="00916888" w:rsidP="00916888">
      <w:pPr>
        <w:pStyle w:val="ListParagraph"/>
        <w:numPr>
          <w:ilvl w:val="0"/>
          <w:numId w:val="7"/>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36 – 45 age group</w:t>
      </w:r>
    </w:p>
    <w:p w:rsidR="00916888" w:rsidRPr="007936DD" w:rsidRDefault="00916888" w:rsidP="00916888">
      <w:pPr>
        <w:pStyle w:val="ListParagraph"/>
        <w:numPr>
          <w:ilvl w:val="0"/>
          <w:numId w:val="7"/>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46 – 55 age group</w:t>
      </w:r>
    </w:p>
    <w:p w:rsidR="00916888" w:rsidRPr="007936DD" w:rsidRDefault="00916888" w:rsidP="00916888">
      <w:pPr>
        <w:pStyle w:val="ListParagraph"/>
        <w:numPr>
          <w:ilvl w:val="0"/>
          <w:numId w:val="7"/>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Above 55 age group</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Nominal scaling was to capture was used to capture the gender of the respondent where they were given two responses as Female and Male.</w:t>
      </w:r>
      <w:r w:rsidRPr="007936DD">
        <w:rPr>
          <w:rFonts w:ascii="Times New Roman" w:hAnsi="Times New Roman" w:cs="Times New Roman"/>
          <w:sz w:val="24"/>
          <w:szCs w:val="24"/>
        </w:rPr>
        <w:t xml:space="preserve"> </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education level of the respondents, six responses were given in the questionnaire. Nominal scaling technique was used here.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Similar to the education, the employment were also captured by six responses. To capture this nominal scaling technique was used.</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Monthly income of the respondent was captured by giving them six responses mentioned below;</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0 – 20,000</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20,001 – 40,000</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40,001 – 60,000</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60,001 – 80,000</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80,000 – 100,000</w:t>
      </w:r>
    </w:p>
    <w:p w:rsidR="00916888" w:rsidRPr="00CA5B7E" w:rsidRDefault="00916888" w:rsidP="00916888">
      <w:pPr>
        <w:pStyle w:val="ListParagraph"/>
        <w:numPr>
          <w:ilvl w:val="0"/>
          <w:numId w:val="8"/>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Above 100,000</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Interval scaling technique was used to capture the monthly income of the respondents. </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fact, whether the respondent owns a bicycle a dichotomous question was asked. Where he/she has to select either yes or no.</w:t>
      </w:r>
      <w:r w:rsidRPr="00CA5B7E">
        <w:rPr>
          <w:rFonts w:ascii="Times New Roman" w:hAnsi="Times New Roman" w:cs="Times New Roman"/>
          <w:sz w:val="24"/>
          <w:szCs w:val="24"/>
        </w:rPr>
        <w:t xml:space="preserve"> </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most frequent mode uses by the respondent nominal scaling was given. Seven responses were given here.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whether the particular respondent has done cycling for travelling throughout the past month a dichotomous question was asked where he/she has to select ether yes or no.</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reasons why he/she hadn’t engaged in cycling throughout the last month nine responses were given to select. Nominal scaling technique was used here.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for what purposes he/she had engaged in cycling seven responses were given to select. The scaling technique which was used here was nominal scaling technique.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dependent variable of the study was captured by a dichotomous question asking whether the respondent has the willingness to select cycling as a mode of transportation in future. </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independent variables of the study five point Likert scale was used. The five point Likert scale technique is a frequently used technique in most of the techniques.</w:t>
      </w:r>
    </w:p>
    <w:p w:rsidR="00916888" w:rsidRPr="0081537C" w:rsidRDefault="00916888" w:rsidP="00916888">
      <w:pPr>
        <w:pStyle w:val="ListParagraph"/>
        <w:numPr>
          <w:ilvl w:val="0"/>
          <w:numId w:val="9"/>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Strongly Disagree</w:t>
      </w:r>
    </w:p>
    <w:p w:rsidR="00916888" w:rsidRPr="0081537C" w:rsidRDefault="00916888" w:rsidP="00916888">
      <w:pPr>
        <w:pStyle w:val="ListParagraph"/>
        <w:numPr>
          <w:ilvl w:val="0"/>
          <w:numId w:val="9"/>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Disagree</w:t>
      </w:r>
    </w:p>
    <w:p w:rsidR="00916888" w:rsidRPr="0081537C" w:rsidRDefault="00916888" w:rsidP="00916888">
      <w:pPr>
        <w:pStyle w:val="ListParagraph"/>
        <w:numPr>
          <w:ilvl w:val="0"/>
          <w:numId w:val="9"/>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Neutral</w:t>
      </w:r>
    </w:p>
    <w:p w:rsidR="00916888" w:rsidRPr="0081537C" w:rsidRDefault="00916888" w:rsidP="00916888">
      <w:pPr>
        <w:pStyle w:val="ListParagraph"/>
        <w:numPr>
          <w:ilvl w:val="0"/>
          <w:numId w:val="9"/>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Agree</w:t>
      </w:r>
    </w:p>
    <w:p w:rsidR="00916888" w:rsidRPr="0081537C" w:rsidRDefault="00916888" w:rsidP="00916888">
      <w:pPr>
        <w:pStyle w:val="ListParagraph"/>
        <w:numPr>
          <w:ilvl w:val="0"/>
          <w:numId w:val="9"/>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Strongly Agree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capture the frequency which particular respondent is willing to </w:t>
      </w:r>
      <w:r w:rsidRPr="0081537C">
        <w:rPr>
          <w:rFonts w:ascii="Times New Roman" w:hAnsi="Times New Roman" w:cs="Times New Roman"/>
          <w:sz w:val="24"/>
          <w:szCs w:val="24"/>
        </w:rPr>
        <w:t>do</w:t>
      </w:r>
      <w:r>
        <w:rPr>
          <w:rFonts w:ascii="Times New Roman" w:hAnsi="Times New Roman" w:cs="Times New Roman"/>
          <w:sz w:val="24"/>
          <w:szCs w:val="24"/>
        </w:rPr>
        <w:t xml:space="preserve"> cycling Nominal scaling technique was used. Here five responses were given to select.</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distance which the respondent mostly preferred to travel by bicycle Interval scaling technique was used. Five responses were given to choose and they are mentioned below.</w:t>
      </w:r>
    </w:p>
    <w:p w:rsidR="00916888" w:rsidRPr="000C10CC" w:rsidRDefault="00916888" w:rsidP="00916888">
      <w:pPr>
        <w:pStyle w:val="ListParagraph"/>
        <w:numPr>
          <w:ilvl w:val="0"/>
          <w:numId w:val="10"/>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Less than 1km</w:t>
      </w:r>
    </w:p>
    <w:p w:rsidR="00916888" w:rsidRPr="000C10CC" w:rsidRDefault="00916888" w:rsidP="00916888">
      <w:pPr>
        <w:pStyle w:val="ListParagraph"/>
        <w:numPr>
          <w:ilvl w:val="0"/>
          <w:numId w:val="10"/>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1 – 2 km</w:t>
      </w:r>
    </w:p>
    <w:p w:rsidR="00916888" w:rsidRPr="000C10CC" w:rsidRDefault="00916888" w:rsidP="00916888">
      <w:pPr>
        <w:pStyle w:val="ListParagraph"/>
        <w:numPr>
          <w:ilvl w:val="0"/>
          <w:numId w:val="10"/>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3 – 3 km</w:t>
      </w:r>
    </w:p>
    <w:p w:rsidR="00916888" w:rsidRPr="000C10CC" w:rsidRDefault="00916888" w:rsidP="00916888">
      <w:pPr>
        <w:pStyle w:val="ListParagraph"/>
        <w:numPr>
          <w:ilvl w:val="0"/>
          <w:numId w:val="10"/>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5 km</w:t>
      </w:r>
    </w:p>
    <w:p w:rsidR="00916888" w:rsidRPr="000C10CC" w:rsidRDefault="00916888" w:rsidP="00916888">
      <w:pPr>
        <w:pStyle w:val="ListParagraph"/>
        <w:numPr>
          <w:ilvl w:val="0"/>
          <w:numId w:val="10"/>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Above 5km</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capture the opinion on most suitable infrastructure type to promote cycling in Sri Lankan context Nominal scaling technique was uses. Two responses were given to respondents to choose.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purposes for which the particular respondent is preferred to uses cycling as a mode of transportation seven responses were given and in the seventh response he/she was given the liberty to mention the purpose which was not mention among the other six responses. The scaling technique which was used here was the nominal scaling technique.</w:t>
      </w:r>
    </w:p>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identify the changes which are recommended by the respondents to be made within our community five responses were given to select. The scaling technique which was used was nominal scaling technique.</w:t>
      </w:r>
    </w:p>
    <w:p w:rsidR="00E6574F" w:rsidRPr="00916888" w:rsidRDefault="00916888" w:rsidP="00916888">
      <w:pPr>
        <w:rPr>
          <w:rFonts w:eastAsiaTheme="minorHAnsi"/>
        </w:rPr>
      </w:pPr>
      <w:r>
        <w:rPr>
          <w:rFonts w:ascii="Times New Roman" w:hAnsi="Times New Roman" w:cs="Times New Roman"/>
          <w:sz w:val="24"/>
          <w:szCs w:val="24"/>
        </w:rPr>
        <w:t>In the final question regarding the most suitable location/route to develop a bicycle highway within the Colombo city respondents were given the freedom to write down their own answers.</w:t>
      </w:r>
      <w:r w:rsidR="00E6574F" w:rsidRPr="00916888">
        <w:br w:type="page"/>
      </w:r>
    </w:p>
    <w:p w:rsidR="00E6574F" w:rsidRDefault="00E6574F" w:rsidP="00E6574F">
      <w:pPr>
        <w:pStyle w:val="ListParagraph"/>
        <w:rPr>
          <w:rFonts w:ascii="Times New Roman" w:hAnsi="Times New Roman" w:cs="Times New Roman"/>
          <w:sz w:val="24"/>
          <w:szCs w:val="24"/>
        </w:rPr>
      </w:pPr>
    </w:p>
    <w:p w:rsidR="00916888" w:rsidRPr="00916888" w:rsidRDefault="00916888" w:rsidP="00916888">
      <w:pPr>
        <w:pStyle w:val="Heading2"/>
        <w:rPr>
          <w:rFonts w:ascii="Times New Roman" w:eastAsiaTheme="minorHAnsi" w:hAnsi="Times New Roman" w:cs="Times New Roman"/>
          <w:b/>
          <w:sz w:val="28"/>
          <w:szCs w:val="28"/>
        </w:rPr>
      </w:pPr>
      <w:bookmarkStart w:id="58" w:name="_Toc533053739"/>
      <w:r w:rsidRPr="00916888">
        <w:rPr>
          <w:rFonts w:ascii="Times New Roman" w:hAnsi="Times New Roman" w:cs="Times New Roman"/>
          <w:b/>
          <w:color w:val="auto"/>
          <w:sz w:val="28"/>
          <w:szCs w:val="28"/>
        </w:rPr>
        <w:t>Sampling</w:t>
      </w:r>
      <w:bookmarkEnd w:id="58"/>
    </w:p>
    <w:p w:rsidR="00916888" w:rsidRDefault="00916888" w:rsidP="00916888">
      <w:pPr>
        <w:rPr>
          <w:rFonts w:eastAsiaTheme="minorHAnsi"/>
        </w:rPr>
      </w:pPr>
    </w:p>
    <w:p w:rsidR="00916888" w:rsidRPr="00916888" w:rsidRDefault="00916888" w:rsidP="00916888">
      <w:pPr>
        <w:pStyle w:val="Heading3"/>
        <w:rPr>
          <w:rFonts w:ascii="Times New Roman" w:eastAsiaTheme="minorHAnsi" w:hAnsi="Times New Roman" w:cs="Times New Roman"/>
          <w:b/>
          <w:color w:val="auto"/>
          <w:sz w:val="28"/>
          <w:szCs w:val="28"/>
        </w:rPr>
      </w:pPr>
      <w:bookmarkStart w:id="59" w:name="_Toc533053740"/>
      <w:r w:rsidRPr="00916888">
        <w:rPr>
          <w:rFonts w:ascii="Times New Roman" w:eastAsiaTheme="minorHAnsi" w:hAnsi="Times New Roman" w:cs="Times New Roman"/>
          <w:b/>
          <w:color w:val="auto"/>
          <w:sz w:val="28"/>
          <w:szCs w:val="28"/>
        </w:rPr>
        <w:t>Target Population</w:t>
      </w:r>
      <w:bookmarkEnd w:id="59"/>
    </w:p>
    <w:p w:rsidR="00916888" w:rsidRDefault="00916888" w:rsidP="00916888"/>
    <w:p w:rsidR="00916888" w:rsidRDefault="00916888" w:rsidP="00916888">
      <w:pPr>
        <w:spacing w:line="360" w:lineRule="auto"/>
        <w:jc w:val="both"/>
        <w:rPr>
          <w:rFonts w:ascii="Times New Roman" w:hAnsi="Times New Roman" w:cs="Times New Roman"/>
          <w:sz w:val="24"/>
          <w:szCs w:val="24"/>
        </w:rPr>
      </w:pPr>
      <w:r>
        <w:rPr>
          <w:rFonts w:ascii="Times New Roman" w:hAnsi="Times New Roman" w:cs="Times New Roman"/>
          <w:sz w:val="24"/>
          <w:szCs w:val="24"/>
        </w:rPr>
        <w:t>The population of interest in this study was the Colombo city limit of Sri Lanka. Basically targeted at the public /private vehicle users along with prospectus and current bicycle users.</w:t>
      </w:r>
    </w:p>
    <w:p w:rsidR="00094287" w:rsidRPr="00094287" w:rsidRDefault="00094287" w:rsidP="00916888">
      <w:pPr>
        <w:pStyle w:val="Heading3"/>
        <w:rPr>
          <w:rFonts w:ascii="Times New Roman" w:eastAsiaTheme="minorHAnsi" w:hAnsi="Times New Roman" w:cs="Times New Roman"/>
          <w:b/>
          <w:sz w:val="28"/>
          <w:szCs w:val="28"/>
        </w:rPr>
      </w:pPr>
      <w:bookmarkStart w:id="60" w:name="_Toc533053741"/>
      <w:r w:rsidRPr="00094287">
        <w:rPr>
          <w:rFonts w:ascii="Times New Roman" w:hAnsi="Times New Roman" w:cs="Times New Roman"/>
          <w:b/>
          <w:color w:val="auto"/>
          <w:sz w:val="28"/>
          <w:szCs w:val="28"/>
        </w:rPr>
        <w:t>Sampling Unit</w:t>
      </w:r>
      <w:bookmarkEnd w:id="60"/>
    </w:p>
    <w:p w:rsidR="00094287" w:rsidRDefault="00094287" w:rsidP="00094287"/>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population for this study was public and private vehicle users along with prospectus and current bicycle users in the Colombo city. Colombo city is selected because it is comprised of highest population in 2016 among all the other cities. According to </w:t>
      </w:r>
      <w:sdt>
        <w:sdtPr>
          <w:rPr>
            <w:rFonts w:ascii="Times New Roman" w:hAnsi="Times New Roman" w:cs="Times New Roman"/>
            <w:sz w:val="24"/>
            <w:szCs w:val="24"/>
          </w:rPr>
          <w:id w:val="146739543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Cen17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(Central Bank of Sri Lanka,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figure of the population in Colombo city in year 2016 is around 2,395,000. People in the Colombo city represent a homogenous group with similar lifestyles in terms of private and public transport dependent with frequent movements. According to the article “Civil engineers seek solutions to reduce congestion in Colombo” published in </w:t>
      </w:r>
      <w:sdt>
        <w:sdtPr>
          <w:rPr>
            <w:rFonts w:ascii="Times New Roman" w:hAnsi="Times New Roman" w:cs="Times New Roman"/>
            <w:sz w:val="24"/>
            <w:szCs w:val="24"/>
          </w:rPr>
          <w:id w:val="174992169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Pre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(Dr.Liyanage,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by Dr. Liyanage, he has mentioned that over 2.2 million passengers cross the Colombo city boundary through 12 main road corridors within a say in both directions. These passengers are carried by nearly 600,000 vehicles which including buses. Furthermore he has stated that nearly 50 percent of the passengers are carried by the bus fleet only consuming 10 percent of the road space on main corridors while the private passenger vehicles consume over 62 percent of the road space and carry only 45 percent of the passengers. </w:t>
      </w:r>
    </w:p>
    <w:p w:rsidR="00094287" w:rsidRPr="00094287" w:rsidRDefault="00094287" w:rsidP="00094287">
      <w:pPr>
        <w:pStyle w:val="Heading3"/>
        <w:rPr>
          <w:rFonts w:ascii="Times New Roman" w:eastAsiaTheme="minorHAnsi" w:hAnsi="Times New Roman" w:cs="Times New Roman"/>
          <w:b/>
          <w:sz w:val="28"/>
          <w:szCs w:val="28"/>
        </w:rPr>
      </w:pPr>
      <w:bookmarkStart w:id="61" w:name="_Toc533053742"/>
      <w:r w:rsidRPr="00094287">
        <w:rPr>
          <w:rFonts w:ascii="Times New Roman" w:hAnsi="Times New Roman" w:cs="Times New Roman"/>
          <w:b/>
          <w:color w:val="auto"/>
          <w:sz w:val="28"/>
          <w:szCs w:val="28"/>
        </w:rPr>
        <w:t>Sampling Method</w:t>
      </w:r>
      <w:bookmarkEnd w:id="61"/>
    </w:p>
    <w:p w:rsidR="00094287" w:rsidRDefault="00094287" w:rsidP="00094287">
      <w:pPr>
        <w:rPr>
          <w:rFonts w:eastAsiaTheme="minorHAnsi"/>
        </w:rPr>
      </w:pPr>
    </w:p>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Simple random sampling is used as the sampling method since it is convenient to the researcher to carry out the study within the given frames, budgets and other resources. Another reason was that the difficulty in collecting data from a specifically identified group or cluster.</w:t>
      </w:r>
    </w:p>
    <w:p w:rsidR="00094287" w:rsidRDefault="00094287" w:rsidP="00094287">
      <w:pPr>
        <w:rPr>
          <w:rFonts w:eastAsiaTheme="minorHAnsi"/>
        </w:rPr>
      </w:pPr>
    </w:p>
    <w:p w:rsidR="00094287" w:rsidRPr="00094287" w:rsidRDefault="00094287" w:rsidP="00094287">
      <w:pPr>
        <w:rPr>
          <w:rFonts w:eastAsiaTheme="minorHAnsi"/>
        </w:rPr>
      </w:pPr>
    </w:p>
    <w:p w:rsidR="00E6574F" w:rsidRPr="00094287" w:rsidRDefault="00E6574F" w:rsidP="00094287">
      <w:pPr>
        <w:rPr>
          <w:rFonts w:eastAsiaTheme="minorHAnsi"/>
        </w:rPr>
      </w:pPr>
      <w:r w:rsidRPr="00094287">
        <w:br w:type="page"/>
      </w:r>
    </w:p>
    <w:p w:rsidR="00E6574F" w:rsidRDefault="00094287" w:rsidP="00094287">
      <w:pPr>
        <w:pStyle w:val="Heading3"/>
        <w:rPr>
          <w:rFonts w:ascii="Times New Roman" w:hAnsi="Times New Roman" w:cs="Times New Roman"/>
          <w:b/>
          <w:color w:val="auto"/>
          <w:sz w:val="28"/>
          <w:szCs w:val="28"/>
        </w:rPr>
      </w:pPr>
      <w:bookmarkStart w:id="62" w:name="_Toc533053743"/>
      <w:r w:rsidRPr="00094287">
        <w:rPr>
          <w:rFonts w:ascii="Times New Roman" w:hAnsi="Times New Roman" w:cs="Times New Roman"/>
          <w:b/>
          <w:color w:val="auto"/>
          <w:sz w:val="28"/>
          <w:szCs w:val="28"/>
        </w:rPr>
        <w:t>Sampling Size and Time Frame</w:t>
      </w:r>
      <w:bookmarkEnd w:id="62"/>
    </w:p>
    <w:p w:rsidR="00094287" w:rsidRDefault="00094287" w:rsidP="00094287"/>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collection was carried out for a period of 45 days. With referring to the similar studies conducted earlier and based on the population statistics in Colombo city the sample size was selected as 400. For the purpose of gathering data 400 questionnaires were distributed and only 325 were returned. After conducting the data cleaning process only 253 responses were taken as valid and used for the study. Therefore the valid response rate remains at a percentage of 77.8% which is almost 78%. </w:t>
      </w:r>
    </w:p>
    <w:p w:rsidR="00094287" w:rsidRDefault="00094287" w:rsidP="00094287">
      <w:pPr>
        <w:spacing w:line="360" w:lineRule="auto"/>
        <w:jc w:val="both"/>
        <w:rPr>
          <w:rFonts w:ascii="Times New Roman" w:hAnsi="Times New Roman" w:cs="Times New Roman"/>
          <w:sz w:val="24"/>
          <w:szCs w:val="24"/>
        </w:rPr>
      </w:pPr>
    </w:p>
    <w:p w:rsidR="00094287" w:rsidRPr="00094287" w:rsidRDefault="00094287" w:rsidP="00094287">
      <w:pPr>
        <w:pStyle w:val="Heading2"/>
        <w:rPr>
          <w:rFonts w:ascii="Times New Roman" w:hAnsi="Times New Roman" w:cs="Times New Roman"/>
          <w:b/>
          <w:color w:val="auto"/>
          <w:sz w:val="28"/>
          <w:szCs w:val="28"/>
        </w:rPr>
      </w:pPr>
      <w:bookmarkStart w:id="63" w:name="_Toc533053744"/>
      <w:r w:rsidRPr="00094287">
        <w:rPr>
          <w:rFonts w:ascii="Times New Roman" w:hAnsi="Times New Roman" w:cs="Times New Roman"/>
          <w:b/>
          <w:color w:val="auto"/>
          <w:sz w:val="28"/>
          <w:szCs w:val="28"/>
        </w:rPr>
        <w:t>Data Collection Method</w:t>
      </w:r>
      <w:bookmarkEnd w:id="63"/>
    </w:p>
    <w:p w:rsidR="00094287" w:rsidRDefault="00094287">
      <w:pPr>
        <w:spacing w:after="160" w:line="259" w:lineRule="auto"/>
        <w:rPr>
          <w:rFonts w:ascii="Times New Roman" w:hAnsi="Times New Roman" w:cs="Times New Roman"/>
          <w:sz w:val="24"/>
          <w:szCs w:val="24"/>
        </w:rPr>
      </w:pPr>
    </w:p>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A structured questionnaire was used as the tool to collect primary data for the study. Since the population consist of all the public vehicle users and private vehicle users in Colombo city which has a larger population, exactly determining the population size was difficult. Therefore it is practical to do a cross sectional study by collecting data from a representative subset of population. Two kinds of data namely primary and secondary data were gathered for the purpose of conducting the survey. Secondary data was mainly used for the conceptualization of the study. Sources of secondary data are scholarly articles, journals, reports and web pages which were based on the choice of non-motorized transportation. In addition to that secondary data was helpful in determining the sample size, developing the questionnaire, scaling questions and also in analyzing data.</w:t>
      </w:r>
    </w:p>
    <w:p w:rsidR="00094287" w:rsidRDefault="00094287">
      <w:pPr>
        <w:spacing w:after="160" w:line="259" w:lineRule="auto"/>
        <w:rPr>
          <w:rFonts w:ascii="Times New Roman" w:hAnsi="Times New Roman" w:cs="Times New Roman"/>
          <w:sz w:val="24"/>
          <w:szCs w:val="24"/>
        </w:rPr>
      </w:pPr>
    </w:p>
    <w:p w:rsidR="00094287" w:rsidRPr="00094287" w:rsidRDefault="00094287" w:rsidP="00094287">
      <w:pPr>
        <w:pStyle w:val="Heading2"/>
        <w:rPr>
          <w:rFonts w:ascii="Times New Roman" w:eastAsiaTheme="minorHAnsi" w:hAnsi="Times New Roman" w:cs="Times New Roman"/>
          <w:b/>
          <w:sz w:val="28"/>
          <w:szCs w:val="28"/>
        </w:rPr>
      </w:pPr>
      <w:bookmarkStart w:id="64" w:name="_Toc533053745"/>
      <w:r w:rsidRPr="00094287">
        <w:rPr>
          <w:rFonts w:ascii="Times New Roman" w:hAnsi="Times New Roman" w:cs="Times New Roman"/>
          <w:b/>
          <w:color w:val="auto"/>
          <w:sz w:val="28"/>
          <w:szCs w:val="28"/>
        </w:rPr>
        <w:t>Validity and Reliability</w:t>
      </w:r>
      <w:bookmarkEnd w:id="64"/>
    </w:p>
    <w:p w:rsidR="00094287" w:rsidRDefault="00094287" w:rsidP="00094287">
      <w:pPr>
        <w:rPr>
          <w:rFonts w:eastAsiaTheme="minorHAnsi"/>
        </w:rPr>
      </w:pPr>
    </w:p>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pilot survey was carried out to check the validity and reliability of the data collected. The questionnaire was distributed among private and public vehicle users. For the pilot survey 52 completed questionnaires were collected. Those questionnaires were used in testing the reliability by means of Cronbach’s Alpha. The reliability was within the required satisfactory levels. </w:t>
      </w:r>
    </w:p>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Cronbach’s Alpha was used to test the reliability and the validity of the data gathered. In the article </w:t>
      </w:r>
      <w:sdt>
        <w:sdtPr>
          <w:rPr>
            <w:rFonts w:ascii="Times New Roman" w:hAnsi="Times New Roman" w:cs="Times New Roman"/>
            <w:sz w:val="24"/>
            <w:szCs w:val="24"/>
          </w:rPr>
          <w:id w:val="16199509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Tav11 \l 1033 </w:instrText>
          </w:r>
          <w:r>
            <w:rPr>
              <w:rFonts w:ascii="Times New Roman" w:hAnsi="Times New Roman" w:cs="Times New Roman"/>
              <w:sz w:val="24"/>
              <w:szCs w:val="24"/>
            </w:rPr>
            <w:fldChar w:fldCharType="separate"/>
          </w:r>
          <w:r w:rsidRPr="00F0437F">
            <w:rPr>
              <w:rFonts w:ascii="Times New Roman" w:hAnsi="Times New Roman" w:cs="Times New Roman"/>
              <w:noProof/>
              <w:sz w:val="24"/>
              <w:szCs w:val="24"/>
            </w:rPr>
            <w:t>(Tavakol &amp; Dennik, 2011)</w:t>
          </w:r>
          <w:r>
            <w:rPr>
              <w:rFonts w:ascii="Times New Roman" w:hAnsi="Times New Roman" w:cs="Times New Roman"/>
              <w:sz w:val="24"/>
              <w:szCs w:val="24"/>
            </w:rPr>
            <w:fldChar w:fldCharType="end"/>
          </w:r>
        </w:sdtContent>
      </w:sdt>
      <w:r>
        <w:rPr>
          <w:rFonts w:ascii="Times New Roman" w:hAnsi="Times New Roman" w:cs="Times New Roman"/>
          <w:sz w:val="24"/>
          <w:szCs w:val="24"/>
        </w:rPr>
        <w:t>, in their article, Making sense of Cronbach’s Alpha stated Cronbach’s Alpha was developed by Lee Cronbach in 1951 to provide a measure of the internal consistency of a test or scale; it is expressed as a number between 0 and 1. Further explain that internal consistency is the extent to which all the items in a text measure the same concept or construct.</w:t>
      </w:r>
    </w:p>
    <w:p w:rsidR="00094287" w:rsidRDefault="00094287" w:rsidP="00094287">
      <w:pPr>
        <w:spacing w:line="360" w:lineRule="auto"/>
        <w:jc w:val="both"/>
        <w:rPr>
          <w:rFonts w:ascii="Times New Roman" w:hAnsi="Times New Roman" w:cs="Times New Roman"/>
          <w:sz w:val="24"/>
          <w:szCs w:val="24"/>
        </w:rPr>
      </w:pPr>
      <w:r>
        <w:rPr>
          <w:rFonts w:ascii="Times New Roman" w:hAnsi="Times New Roman" w:cs="Times New Roman"/>
          <w:sz w:val="24"/>
          <w:szCs w:val="24"/>
        </w:rPr>
        <w:t>The Cronbach’s Alpha is a widely spread convenient statistical technique or tool to measure the internal consistency (reliability) of a psychometric test. When Likert questions are incorporated in the questionnaire survey Cronach’s Alpha is frequently used to determine if the scale is reliable. It was named in1951 by Lee Cronbach. Cronbach’s Alpha can be described as below formula (01)</w:t>
      </w:r>
    </w:p>
    <w:p w:rsidR="00094287" w:rsidRDefault="00094287" w:rsidP="00094287">
      <w:pPr>
        <w:spacing w:line="360" w:lineRule="auto"/>
        <w:jc w:val="both"/>
        <w:rPr>
          <w:rFonts w:ascii="Times New Roman" w:hAnsi="Times New Roman" w:cs="Times New Roman"/>
          <w:sz w:val="24"/>
          <w:szCs w:val="24"/>
        </w:rPr>
      </w:pPr>
    </w:p>
    <w:p w:rsidR="00094287" w:rsidRPr="002154DA" w:rsidRDefault="00094287" w:rsidP="00094287">
      <w:pPr>
        <w:spacing w:line="360" w:lineRule="auto"/>
        <w:jc w:val="center"/>
        <w:rPr>
          <w:rFonts w:ascii="Times New Roman" w:hAnsi="Times New Roman" w:cs="Times New Roman"/>
          <w:sz w:val="48"/>
          <w:szCs w:val="48"/>
        </w:rPr>
      </w:pPr>
      <m:oMath>
        <m:r>
          <w:rPr>
            <w:rFonts w:ascii="Cambria Math" w:hAnsi="Cambria Math" w:cs="Times New Roman"/>
            <w:sz w:val="48"/>
            <w:szCs w:val="48"/>
          </w:rPr>
          <m:t>α=</m:t>
        </m:r>
        <m:f>
          <m:fPr>
            <m:ctrlPr>
              <w:rPr>
                <w:rFonts w:ascii="Cambria Math" w:hAnsi="Cambria Math" w:cs="Times New Roman"/>
                <w:i/>
                <w:sz w:val="48"/>
                <w:szCs w:val="48"/>
              </w:rPr>
            </m:ctrlPr>
          </m:fPr>
          <m:num>
            <m:d>
              <m:dPr>
                <m:begChr m:val="["/>
                <m:endChr m:val="]"/>
                <m:ctrlPr>
                  <w:rPr>
                    <w:rFonts w:ascii="Cambria Math" w:hAnsi="Cambria Math" w:cs="Times New Roman"/>
                    <w:i/>
                    <w:sz w:val="48"/>
                    <w:szCs w:val="48"/>
                  </w:rPr>
                </m:ctrlPr>
              </m:dPr>
              <m:e>
                <m:r>
                  <w:rPr>
                    <w:rFonts w:ascii="Cambria Math" w:hAnsi="Cambria Math" w:cs="Times New Roman"/>
                    <w:sz w:val="48"/>
                    <w:szCs w:val="48"/>
                  </w:rPr>
                  <m:t>N*</m:t>
                </m:r>
                <m:acc>
                  <m:accPr>
                    <m:chr m:val="̅"/>
                    <m:ctrlPr>
                      <w:rPr>
                        <w:rFonts w:ascii="Cambria Math" w:hAnsi="Cambria Math" w:cs="Times New Roman"/>
                        <w:i/>
                        <w:sz w:val="48"/>
                        <w:szCs w:val="48"/>
                      </w:rPr>
                    </m:ctrlPr>
                  </m:accPr>
                  <m:e>
                    <m:r>
                      <w:rPr>
                        <w:rFonts w:ascii="Cambria Math" w:hAnsi="Cambria Math" w:cs="Times New Roman"/>
                        <w:sz w:val="48"/>
                        <w:szCs w:val="48"/>
                      </w:rPr>
                      <m:t>C</m:t>
                    </m:r>
                  </m:e>
                </m:acc>
                <m:r>
                  <w:rPr>
                    <w:rFonts w:ascii="Cambria Math" w:hAnsi="Cambria Math" w:cs="Times New Roman"/>
                    <w:sz w:val="48"/>
                    <w:szCs w:val="48"/>
                  </w:rPr>
                  <m:t>V</m:t>
                </m:r>
              </m:e>
            </m:d>
          </m:num>
          <m:den>
            <m:d>
              <m:dPr>
                <m:begChr m:val="["/>
                <m:endChr m:val="]"/>
                <m:ctrlPr>
                  <w:rPr>
                    <w:rFonts w:ascii="Cambria Math" w:hAnsi="Cambria Math" w:cs="Times New Roman"/>
                    <w:i/>
                    <w:sz w:val="48"/>
                    <w:szCs w:val="48"/>
                  </w:rPr>
                </m:ctrlPr>
              </m:dPr>
              <m:e>
                <m:acc>
                  <m:accPr>
                    <m:chr m:val="̅"/>
                    <m:ctrlPr>
                      <w:rPr>
                        <w:rFonts w:ascii="Cambria Math" w:hAnsi="Cambria Math" w:cs="Times New Roman"/>
                        <w:i/>
                        <w:sz w:val="48"/>
                        <w:szCs w:val="48"/>
                      </w:rPr>
                    </m:ctrlPr>
                  </m:accPr>
                  <m:e>
                    <m:r>
                      <w:rPr>
                        <w:rFonts w:ascii="Cambria Math" w:hAnsi="Cambria Math" w:cs="Times New Roman"/>
                        <w:sz w:val="48"/>
                        <w:szCs w:val="48"/>
                      </w:rPr>
                      <m:t>V</m:t>
                    </m:r>
                  </m:e>
                </m:acc>
                <m:r>
                  <w:rPr>
                    <w:rFonts w:ascii="Cambria Math" w:hAnsi="Cambria Math" w:cs="Times New Roman"/>
                    <w:sz w:val="48"/>
                    <w:szCs w:val="48"/>
                  </w:rPr>
                  <m:t>+</m:t>
                </m:r>
                <m:d>
                  <m:dPr>
                    <m:ctrlPr>
                      <w:rPr>
                        <w:rFonts w:ascii="Cambria Math" w:hAnsi="Cambria Math" w:cs="Times New Roman"/>
                        <w:i/>
                        <w:sz w:val="48"/>
                        <w:szCs w:val="48"/>
                      </w:rPr>
                    </m:ctrlPr>
                  </m:dPr>
                  <m:e>
                    <m:r>
                      <w:rPr>
                        <w:rFonts w:ascii="Cambria Math" w:hAnsi="Cambria Math" w:cs="Times New Roman"/>
                        <w:sz w:val="48"/>
                        <w:szCs w:val="48"/>
                      </w:rPr>
                      <m:t>N-1</m:t>
                    </m:r>
                  </m:e>
                </m:d>
                <m:r>
                  <w:rPr>
                    <w:rFonts w:ascii="Cambria Math" w:hAnsi="Cambria Math" w:cs="Times New Roman"/>
                    <w:sz w:val="48"/>
                    <w:szCs w:val="48"/>
                  </w:rPr>
                  <m:t>*</m:t>
                </m:r>
                <m:acc>
                  <m:accPr>
                    <m:chr m:val="̅"/>
                    <m:ctrlPr>
                      <w:rPr>
                        <w:rFonts w:ascii="Cambria Math" w:hAnsi="Cambria Math" w:cs="Times New Roman"/>
                        <w:i/>
                        <w:sz w:val="48"/>
                        <w:szCs w:val="48"/>
                      </w:rPr>
                    </m:ctrlPr>
                  </m:accPr>
                  <m:e>
                    <m:r>
                      <w:rPr>
                        <w:rFonts w:ascii="Cambria Math" w:hAnsi="Cambria Math" w:cs="Times New Roman"/>
                        <w:sz w:val="48"/>
                        <w:szCs w:val="48"/>
                      </w:rPr>
                      <m:t>C</m:t>
                    </m:r>
                  </m:e>
                </m:acc>
              </m:e>
            </m:d>
          </m:den>
        </m:f>
      </m:oMath>
      <w:r w:rsidRPr="002154DA">
        <w:rPr>
          <w:rFonts w:ascii="Times New Roman" w:hAnsi="Times New Roman" w:cs="Times New Roman"/>
          <w:sz w:val="48"/>
          <w:szCs w:val="48"/>
        </w:rPr>
        <w:t xml:space="preserve"> </w:t>
      </w:r>
    </w:p>
    <w:p w:rsidR="00094287" w:rsidRPr="002154DA" w:rsidRDefault="00094287" w:rsidP="00094287">
      <w:pPr>
        <w:pStyle w:val="Caption"/>
        <w:rPr>
          <w:rFonts w:ascii="Times New Roman" w:hAnsi="Times New Roman" w:cs="Times New Roman"/>
          <w:i w:val="0"/>
          <w:color w:val="auto"/>
          <w:sz w:val="24"/>
          <w:szCs w:val="24"/>
        </w:rPr>
      </w:pPr>
      <w:bookmarkStart w:id="65" w:name="_Toc530482363"/>
      <w:bookmarkStart w:id="66" w:name="_Toc530633267"/>
      <w:bookmarkStart w:id="67" w:name="_Toc532992599"/>
      <w:r w:rsidRPr="002154DA">
        <w:rPr>
          <w:rFonts w:ascii="Times New Roman" w:hAnsi="Times New Roman" w:cs="Times New Roman"/>
          <w:i w:val="0"/>
          <w:color w:val="auto"/>
          <w:sz w:val="24"/>
          <w:szCs w:val="24"/>
        </w:rPr>
        <w:t xml:space="preserve">Equation </w:t>
      </w:r>
      <w:r w:rsidRPr="002154DA">
        <w:rPr>
          <w:rFonts w:ascii="Times New Roman" w:hAnsi="Times New Roman" w:cs="Times New Roman"/>
          <w:i w:val="0"/>
          <w:color w:val="auto"/>
          <w:sz w:val="24"/>
          <w:szCs w:val="24"/>
        </w:rPr>
        <w:fldChar w:fldCharType="begin"/>
      </w:r>
      <w:r w:rsidRPr="002154DA">
        <w:rPr>
          <w:rFonts w:ascii="Times New Roman" w:hAnsi="Times New Roman" w:cs="Times New Roman"/>
          <w:i w:val="0"/>
          <w:color w:val="auto"/>
          <w:sz w:val="24"/>
          <w:szCs w:val="24"/>
        </w:rPr>
        <w:instrText xml:space="preserve"> SEQ Equation \* ARABIC </w:instrText>
      </w:r>
      <w:r w:rsidRPr="002154DA">
        <w:rPr>
          <w:rFonts w:ascii="Times New Roman" w:hAnsi="Times New Roman" w:cs="Times New Roman"/>
          <w:i w:val="0"/>
          <w:color w:val="auto"/>
          <w:sz w:val="24"/>
          <w:szCs w:val="24"/>
        </w:rPr>
        <w:fldChar w:fldCharType="separate"/>
      </w:r>
      <w:r w:rsidR="002E057A">
        <w:rPr>
          <w:rFonts w:ascii="Times New Roman" w:hAnsi="Times New Roman" w:cs="Times New Roman"/>
          <w:i w:val="0"/>
          <w:noProof/>
          <w:color w:val="auto"/>
          <w:sz w:val="24"/>
          <w:szCs w:val="24"/>
        </w:rPr>
        <w:t>1</w:t>
      </w:r>
      <w:r w:rsidRPr="002154DA">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2154DA">
        <w:rPr>
          <w:rFonts w:ascii="Times New Roman" w:hAnsi="Times New Roman" w:cs="Times New Roman"/>
          <w:i w:val="0"/>
          <w:color w:val="auto"/>
          <w:sz w:val="24"/>
          <w:szCs w:val="24"/>
        </w:rPr>
        <w:t>Cronbach’s Alpha</w:t>
      </w:r>
      <w:bookmarkEnd w:id="65"/>
      <w:bookmarkEnd w:id="66"/>
      <w:bookmarkEnd w:id="67"/>
    </w:p>
    <w:p w:rsidR="00094287" w:rsidRDefault="00094287" w:rsidP="00094287">
      <w:pPr>
        <w:rPr>
          <w:rFonts w:ascii="Times New Roman" w:hAnsi="Times New Roman" w:cs="Times New Roman"/>
          <w:sz w:val="24"/>
          <w:szCs w:val="24"/>
        </w:rPr>
      </w:pPr>
    </w:p>
    <w:p w:rsidR="00094287" w:rsidRDefault="00094287" w:rsidP="00094287">
      <w:pPr>
        <w:rPr>
          <w:rFonts w:ascii="Times New Roman" w:hAnsi="Times New Roman" w:cs="Times New Roman"/>
          <w:sz w:val="24"/>
          <w:szCs w:val="24"/>
        </w:rPr>
      </w:pPr>
      <w:r>
        <w:rPr>
          <w:rFonts w:ascii="Times New Roman" w:hAnsi="Times New Roman" w:cs="Times New Roman"/>
          <w:sz w:val="24"/>
          <w:szCs w:val="24"/>
        </w:rPr>
        <w:t>N = Number of items</w:t>
      </w:r>
    </w:p>
    <w:p w:rsidR="00094287" w:rsidRDefault="00094287" w:rsidP="00094287">
      <w:pPr>
        <w:rPr>
          <w:rFonts w:ascii="Times New Roman" w:hAnsi="Times New Roman" w:cs="Times New Roman"/>
          <w:sz w:val="24"/>
          <w:szCs w:val="24"/>
        </w:rPr>
      </w:pPr>
      <w:r>
        <w:rPr>
          <w:rFonts w:ascii="Times New Roman" w:hAnsi="Times New Roman" w:cs="Times New Roman"/>
          <w:sz w:val="24"/>
          <w:szCs w:val="24"/>
        </w:rPr>
        <w:t>C- bar is average inter item covariance among the item</w:t>
      </w:r>
    </w:p>
    <w:p w:rsidR="00094287" w:rsidRDefault="00094287" w:rsidP="00094287">
      <w:pPr>
        <w:rPr>
          <w:rFonts w:ascii="Times New Roman" w:hAnsi="Times New Roman" w:cs="Times New Roman"/>
          <w:sz w:val="24"/>
          <w:szCs w:val="24"/>
        </w:rPr>
      </w:pPr>
      <w:r>
        <w:rPr>
          <w:rFonts w:ascii="Times New Roman" w:hAnsi="Times New Roman" w:cs="Times New Roman"/>
          <w:sz w:val="24"/>
          <w:szCs w:val="24"/>
        </w:rPr>
        <w:t>V- bar is equal to average variance</w:t>
      </w:r>
    </w:p>
    <w:p w:rsidR="00094287" w:rsidRDefault="00094287" w:rsidP="00094287">
      <w:pPr>
        <w:rPr>
          <w:rFonts w:eastAsiaTheme="minorHAnsi"/>
        </w:rPr>
      </w:pPr>
    </w:p>
    <w:p w:rsidR="00DB2607" w:rsidRPr="00DB2607" w:rsidRDefault="00DB2607" w:rsidP="00DB2607">
      <w:pPr>
        <w:pStyle w:val="Heading2"/>
        <w:rPr>
          <w:rFonts w:ascii="Times New Roman" w:eastAsiaTheme="minorHAnsi" w:hAnsi="Times New Roman" w:cs="Times New Roman"/>
          <w:b/>
          <w:color w:val="auto"/>
          <w:sz w:val="28"/>
          <w:szCs w:val="28"/>
        </w:rPr>
      </w:pPr>
      <w:bookmarkStart w:id="68" w:name="_Toc533053746"/>
      <w:r w:rsidRPr="00DB2607">
        <w:rPr>
          <w:rFonts w:ascii="Times New Roman" w:eastAsiaTheme="minorHAnsi" w:hAnsi="Times New Roman" w:cs="Times New Roman"/>
          <w:b/>
          <w:color w:val="auto"/>
          <w:sz w:val="28"/>
          <w:szCs w:val="28"/>
        </w:rPr>
        <w:t>Pilot Survey</w:t>
      </w:r>
      <w:bookmarkEnd w:id="68"/>
    </w:p>
    <w:p w:rsidR="00094287" w:rsidRPr="00094287" w:rsidRDefault="00094287" w:rsidP="00094287">
      <w:pPr>
        <w:rPr>
          <w:rFonts w:eastAsiaTheme="minorHAnsi"/>
        </w:rPr>
      </w:pP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Pilot survey is a method that is generally used to find the faults and flaws that will lead to failures when it is put into practice. Before doing mass data collection through questionnaires pilot survey can be used to find the errors in design, wording, structure, instructions, content and etc. and amend the necessary things if necessary.</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The pilot survey for this research was conducted by convenient distribution of questionnaire to 60 respondents where 52 completed questionnaires were received and the Cronbach’s Alpha was calculated using the statistical software SPSS. Then the internal consistency of the questionnaire was found to be within the required level.</w:t>
      </w:r>
    </w:p>
    <w:p w:rsidR="00E6574F" w:rsidRPr="00094287" w:rsidRDefault="00E6574F" w:rsidP="00DB2607">
      <w:pPr>
        <w:rPr>
          <w:rFonts w:eastAsiaTheme="minorHAnsi"/>
        </w:rPr>
      </w:pPr>
      <w:r w:rsidRPr="00094287">
        <w:br w:type="page"/>
      </w:r>
    </w:p>
    <w:p w:rsidR="00E6574F" w:rsidRPr="00DB2607" w:rsidRDefault="00DB2607" w:rsidP="00DB2607">
      <w:pPr>
        <w:pStyle w:val="Heading2"/>
        <w:rPr>
          <w:rFonts w:ascii="Times New Roman" w:hAnsi="Times New Roman" w:cs="Times New Roman"/>
          <w:b/>
          <w:color w:val="auto"/>
          <w:sz w:val="28"/>
          <w:szCs w:val="28"/>
        </w:rPr>
      </w:pPr>
      <w:bookmarkStart w:id="69" w:name="_Toc533053747"/>
      <w:r w:rsidRPr="00DB2607">
        <w:rPr>
          <w:rFonts w:ascii="Times New Roman" w:hAnsi="Times New Roman" w:cs="Times New Roman"/>
          <w:b/>
          <w:color w:val="auto"/>
          <w:sz w:val="28"/>
          <w:szCs w:val="28"/>
        </w:rPr>
        <w:t>Method of Data Analysis</w:t>
      </w:r>
      <w:bookmarkEnd w:id="69"/>
    </w:p>
    <w:p w:rsidR="00DB2607" w:rsidRDefault="00DB2607">
      <w:pPr>
        <w:spacing w:after="160" w:line="259" w:lineRule="auto"/>
        <w:rPr>
          <w:rFonts w:ascii="Times New Roman" w:hAnsi="Times New Roman" w:cs="Times New Roman"/>
          <w:sz w:val="24"/>
          <w:szCs w:val="24"/>
        </w:rPr>
      </w:pP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collected through the questionnaire survey was fed into the statistical software tool IBM SPSS Statistics 20.0 to generate a comprehensive analysis of the study. Those findings will be discussed in the next chapter. Following statistical data analysis methods were used in analyzing the data obtained.</w:t>
      </w:r>
    </w:p>
    <w:p w:rsidR="00DB2607" w:rsidRDefault="00DB2607" w:rsidP="00DB2607">
      <w:pPr>
        <w:spacing w:line="360" w:lineRule="auto"/>
        <w:jc w:val="both"/>
        <w:rPr>
          <w:rFonts w:ascii="Times New Roman" w:hAnsi="Times New Roman" w:cs="Times New Roman"/>
          <w:sz w:val="24"/>
          <w:szCs w:val="24"/>
        </w:rPr>
      </w:pPr>
    </w:p>
    <w:p w:rsidR="00DB2607" w:rsidRPr="00DB2607" w:rsidRDefault="00DB2607" w:rsidP="00DB2607">
      <w:pPr>
        <w:pStyle w:val="Heading2"/>
        <w:rPr>
          <w:rFonts w:ascii="Times New Roman" w:eastAsiaTheme="minorHAnsi" w:hAnsi="Times New Roman" w:cs="Times New Roman"/>
          <w:b/>
          <w:sz w:val="28"/>
          <w:szCs w:val="28"/>
        </w:rPr>
      </w:pPr>
      <w:bookmarkStart w:id="70" w:name="_Toc533053748"/>
      <w:r w:rsidRPr="00DB2607">
        <w:rPr>
          <w:rFonts w:ascii="Times New Roman" w:hAnsi="Times New Roman" w:cs="Times New Roman"/>
          <w:b/>
          <w:color w:val="auto"/>
          <w:sz w:val="28"/>
          <w:szCs w:val="28"/>
        </w:rPr>
        <w:t>Descriptive Analysis</w:t>
      </w:r>
      <w:bookmarkEnd w:id="70"/>
    </w:p>
    <w:p w:rsidR="00DB2607" w:rsidRDefault="00DB2607" w:rsidP="00DB2607">
      <w:pPr>
        <w:rPr>
          <w:rFonts w:eastAsiaTheme="minorHAnsi"/>
        </w:rPr>
      </w:pP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Descriptive statistics is the analytical tool that helps to describe, shoe and summarize data in a meaningful way. For a research presenting raw data is not appropriate and it will be hard to visualize the raw data. Therefore the use of Descriptive statistics is vital. With that it will be easy to present data in more meaningful way. Statistics such as frequencies of demographic data and screening questions has been obtained. Graphical and table representation was used in the study.</w:t>
      </w:r>
    </w:p>
    <w:p w:rsidR="00DB2607" w:rsidRPr="00DB2607" w:rsidRDefault="00DB2607" w:rsidP="00DB2607">
      <w:pPr>
        <w:rPr>
          <w:rFonts w:eastAsiaTheme="minorHAnsi"/>
        </w:rPr>
      </w:pPr>
    </w:p>
    <w:p w:rsidR="00DB2607" w:rsidRPr="00DB2607" w:rsidRDefault="00DB2607" w:rsidP="00DB2607">
      <w:pPr>
        <w:pStyle w:val="Heading2"/>
        <w:rPr>
          <w:rFonts w:ascii="Times New Roman" w:eastAsiaTheme="minorHAnsi" w:hAnsi="Times New Roman" w:cs="Times New Roman"/>
          <w:b/>
          <w:sz w:val="28"/>
          <w:szCs w:val="28"/>
        </w:rPr>
      </w:pPr>
      <w:bookmarkStart w:id="71" w:name="_Toc533053749"/>
      <w:r w:rsidRPr="00DB2607">
        <w:rPr>
          <w:rFonts w:ascii="Times New Roman" w:hAnsi="Times New Roman" w:cs="Times New Roman"/>
          <w:b/>
          <w:color w:val="auto"/>
          <w:sz w:val="28"/>
          <w:szCs w:val="28"/>
        </w:rPr>
        <w:t>Cross Tabulation</w:t>
      </w:r>
      <w:bookmarkEnd w:id="71"/>
    </w:p>
    <w:p w:rsidR="00DB2607" w:rsidRDefault="00DB2607" w:rsidP="00DB2607"/>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Further researcher has run a cross tabulation analysis that will summarize categorical data to create a contingency table and a Chi-square test of association statistics. This is also known as the Pearson’s chi square test of association. The reason behind running a Chi square test is to see whether there is a relationship or association between two categorical variables. Hypothesis testing was carried using Chi square test as two variables are categorical variables.</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In hypothesis testing following hypothesis were tested;</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H0: The variables are independent from each other</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H1: The variables are dependent on each other</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test the researcher will get an idea that there is a dependency between the variables. Therefore as the next step the researcher went for a factor analysis. </w:t>
      </w:r>
    </w:p>
    <w:p w:rsidR="00E6574F" w:rsidRPr="00DB2607" w:rsidRDefault="00E6574F" w:rsidP="00DB2607">
      <w:pPr>
        <w:rPr>
          <w:rFonts w:eastAsiaTheme="minorHAnsi"/>
        </w:rPr>
      </w:pPr>
      <w:r w:rsidRPr="00DB2607">
        <w:br w:type="page"/>
      </w:r>
    </w:p>
    <w:p w:rsidR="00E6574F" w:rsidRPr="00DB2607" w:rsidRDefault="00DB2607" w:rsidP="00DB2607">
      <w:pPr>
        <w:pStyle w:val="Heading2"/>
        <w:rPr>
          <w:rFonts w:ascii="Times New Roman" w:hAnsi="Times New Roman" w:cs="Times New Roman"/>
          <w:b/>
          <w:color w:val="auto"/>
          <w:sz w:val="28"/>
          <w:szCs w:val="28"/>
        </w:rPr>
      </w:pPr>
      <w:bookmarkStart w:id="72" w:name="_Toc533053750"/>
      <w:r w:rsidRPr="00DB2607">
        <w:rPr>
          <w:rFonts w:ascii="Times New Roman" w:hAnsi="Times New Roman" w:cs="Times New Roman"/>
          <w:b/>
          <w:color w:val="auto"/>
          <w:sz w:val="28"/>
          <w:szCs w:val="28"/>
        </w:rPr>
        <w:t>Factor Analysis</w:t>
      </w:r>
      <w:bookmarkEnd w:id="72"/>
    </w:p>
    <w:p w:rsidR="00DB2607" w:rsidRDefault="00DB2607" w:rsidP="00DB2607"/>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Factor analysis is a statistical tool which is used to identify factors among observed variables. In this study factor analysis will be used to the factors that affect the customer choice of cycle super highway in Colombo city. The main purpose of the factor analysis is data reduction and the classification of variables into few factors or variables.  Usually factor analysis is carried out when there are large number of variables. Then by factor analysis the variables having similar characteristics will be grouped into a one factor. Then there will be small number of factors from larger number of variables which can be used to explain the observed variance in the larger number of variance.</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certain advantages of factor analysis. One is the reduction in number of variables and one of the other advantage is the identification of group’s interrelated variables. The basic step of the factor analysis is generating Correlation matrix for all the variables.</w:t>
      </w:r>
    </w:p>
    <w:p w:rsidR="00DB2607" w:rsidRDefault="00DB2607" w:rsidP="00DB2607">
      <w:pPr>
        <w:spacing w:line="360" w:lineRule="auto"/>
        <w:jc w:val="both"/>
        <w:rPr>
          <w:rFonts w:ascii="Times New Roman" w:hAnsi="Times New Roman" w:cs="Times New Roman"/>
          <w:sz w:val="24"/>
          <w:szCs w:val="24"/>
        </w:rPr>
      </w:pPr>
      <w:r>
        <w:rPr>
          <w:rFonts w:ascii="Times New Roman" w:hAnsi="Times New Roman" w:cs="Times New Roman"/>
          <w:sz w:val="24"/>
          <w:szCs w:val="24"/>
        </w:rPr>
        <w:t>In the factor analysis, the Bartlett’s test, Kaiser-Meyer-Olkin (KMO) test, Communalities, Total Variance and Rotated Component Matrix is computed and analyzed using IBM SPSS Statistics 20.0 software.</w:t>
      </w:r>
    </w:p>
    <w:p w:rsidR="002E057A" w:rsidRPr="002E057A" w:rsidRDefault="002E057A" w:rsidP="002E057A">
      <w:pPr>
        <w:pStyle w:val="Heading2"/>
        <w:rPr>
          <w:rFonts w:ascii="Times New Roman" w:eastAsiaTheme="minorHAnsi" w:hAnsi="Times New Roman" w:cs="Times New Roman"/>
          <w:b/>
          <w:sz w:val="28"/>
          <w:szCs w:val="28"/>
        </w:rPr>
      </w:pPr>
      <w:bookmarkStart w:id="73" w:name="_Toc533053751"/>
      <w:r w:rsidRPr="002E057A">
        <w:rPr>
          <w:rFonts w:ascii="Times New Roman" w:hAnsi="Times New Roman" w:cs="Times New Roman"/>
          <w:b/>
          <w:color w:val="auto"/>
          <w:sz w:val="28"/>
          <w:szCs w:val="28"/>
        </w:rPr>
        <w:t>Bartlett’s Test</w:t>
      </w:r>
      <w:bookmarkEnd w:id="73"/>
    </w:p>
    <w:p w:rsidR="002E057A" w:rsidRPr="002E057A" w:rsidRDefault="002E057A" w:rsidP="002E057A">
      <w:pPr>
        <w:rPr>
          <w:lang w:bidi="ta-IN"/>
        </w:rPr>
      </w:pP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The Bartlett’s test compares the observe correlation matrix to the identify matrix. In the Bartlett’s test two hypothesis are built. They are;</w:t>
      </w: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H0: The correlation matrix is an identify matrix</w:t>
      </w: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H1: The correlation matrix is not an identify matrix.</w:t>
      </w:r>
    </w:p>
    <w:p w:rsidR="002E057A" w:rsidRDefault="007174E8" w:rsidP="002E057A">
      <w:pPr>
        <w:spacing w:line="360" w:lineRule="auto"/>
        <w:jc w:val="both"/>
        <w:rPr>
          <w:rFonts w:ascii="Times New Roman" w:hAnsi="Times New Roman" w:cs="Times New Roman"/>
          <w:sz w:val="24"/>
          <w:szCs w:val="24"/>
        </w:rPr>
      </w:pPr>
      <m:oMathPara>
        <m:oMath>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2</m:t>
              </m:r>
            </m:sup>
          </m:sSup>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n-1-</m:t>
              </m:r>
              <m:f>
                <m:fPr>
                  <m:ctrlPr>
                    <w:rPr>
                      <w:rFonts w:ascii="Cambria Math" w:hAnsi="Cambria Math" w:cs="Times New Roman"/>
                      <w:i/>
                      <w:sz w:val="32"/>
                      <w:szCs w:val="32"/>
                    </w:rPr>
                  </m:ctrlPr>
                </m:fPr>
                <m:num>
                  <m:r>
                    <w:rPr>
                      <w:rFonts w:ascii="Cambria Math" w:hAnsi="Cambria Math" w:cs="Times New Roman"/>
                      <w:sz w:val="32"/>
                      <w:szCs w:val="32"/>
                    </w:rPr>
                    <m:t>2p+5</m:t>
                  </m:r>
                </m:num>
                <m:den>
                  <m:r>
                    <w:rPr>
                      <w:rFonts w:ascii="Cambria Math" w:hAnsi="Cambria Math" w:cs="Times New Roman"/>
                      <w:sz w:val="32"/>
                      <w:szCs w:val="32"/>
                    </w:rPr>
                    <m:t>6</m:t>
                  </m:r>
                </m:den>
              </m:f>
            </m:e>
          </m:d>
          <m:r>
            <w:rPr>
              <w:rFonts w:ascii="Cambria Math" w:hAnsi="Cambria Math" w:cs="Times New Roman"/>
              <w:sz w:val="32"/>
              <w:szCs w:val="32"/>
            </w:rPr>
            <m:t>×</m:t>
          </m:r>
          <m:func>
            <m:funcPr>
              <m:ctrlPr>
                <w:rPr>
                  <w:rFonts w:ascii="Cambria Math" w:hAnsi="Cambria Math" w:cs="Times New Roman"/>
                  <w:i/>
                  <w:sz w:val="32"/>
                  <w:szCs w:val="32"/>
                </w:rPr>
              </m:ctrlPr>
            </m:funcPr>
            <m:fName>
              <m:r>
                <m:rPr>
                  <m:sty m:val="p"/>
                </m:rPr>
                <w:rPr>
                  <w:rFonts w:ascii="Cambria Math" w:hAnsi="Cambria Math" w:cs="Times New Roman"/>
                  <w:sz w:val="32"/>
                  <w:szCs w:val="32"/>
                </w:rPr>
                <m:t>ln</m:t>
              </m:r>
            </m:fName>
            <m:e>
              <m:r>
                <w:rPr>
                  <w:rFonts w:ascii="Cambria Math" w:hAnsi="Cambria Math" w:cs="Times New Roman"/>
                  <w:sz w:val="32"/>
                  <w:szCs w:val="32"/>
                </w:rPr>
                <m:t>|R|</m:t>
              </m:r>
            </m:e>
          </m:func>
        </m:oMath>
      </m:oMathPara>
    </w:p>
    <w:p w:rsidR="002E057A" w:rsidRDefault="002E057A" w:rsidP="002E057A">
      <w:pPr>
        <w:pStyle w:val="Caption"/>
        <w:rPr>
          <w:rFonts w:ascii="Times New Roman" w:hAnsi="Times New Roman" w:cs="Times New Roman"/>
          <w:i w:val="0"/>
          <w:color w:val="auto"/>
          <w:sz w:val="24"/>
          <w:szCs w:val="24"/>
        </w:rPr>
      </w:pPr>
      <w:bookmarkStart w:id="74" w:name="_Toc532992600"/>
      <w:r w:rsidRPr="002E057A">
        <w:rPr>
          <w:rFonts w:ascii="Times New Roman" w:hAnsi="Times New Roman" w:cs="Times New Roman"/>
          <w:i w:val="0"/>
          <w:color w:val="auto"/>
          <w:sz w:val="24"/>
          <w:szCs w:val="24"/>
        </w:rPr>
        <w:t xml:space="preserve">Equation </w:t>
      </w:r>
      <w:r w:rsidRPr="002E057A">
        <w:rPr>
          <w:rFonts w:ascii="Times New Roman" w:hAnsi="Times New Roman" w:cs="Times New Roman"/>
          <w:i w:val="0"/>
          <w:color w:val="auto"/>
          <w:sz w:val="24"/>
          <w:szCs w:val="24"/>
        </w:rPr>
        <w:fldChar w:fldCharType="begin"/>
      </w:r>
      <w:r w:rsidRPr="002E057A">
        <w:rPr>
          <w:rFonts w:ascii="Times New Roman" w:hAnsi="Times New Roman" w:cs="Times New Roman"/>
          <w:i w:val="0"/>
          <w:color w:val="auto"/>
          <w:sz w:val="24"/>
          <w:szCs w:val="24"/>
        </w:rPr>
        <w:instrText xml:space="preserve"> SEQ Equation \* ARABIC </w:instrText>
      </w:r>
      <w:r w:rsidRPr="002E057A">
        <w:rPr>
          <w:rFonts w:ascii="Times New Roman" w:hAnsi="Times New Roman" w:cs="Times New Roman"/>
          <w:i w:val="0"/>
          <w:color w:val="auto"/>
          <w:sz w:val="24"/>
          <w:szCs w:val="24"/>
        </w:rPr>
        <w:fldChar w:fldCharType="separate"/>
      </w:r>
      <w:r w:rsidRPr="002E057A">
        <w:rPr>
          <w:rFonts w:ascii="Times New Roman" w:hAnsi="Times New Roman" w:cs="Times New Roman"/>
          <w:i w:val="0"/>
          <w:noProof/>
          <w:color w:val="auto"/>
          <w:sz w:val="24"/>
          <w:szCs w:val="24"/>
        </w:rPr>
        <w:t>2</w:t>
      </w:r>
      <w:r w:rsidRPr="002E057A">
        <w:rPr>
          <w:rFonts w:ascii="Times New Roman" w:hAnsi="Times New Roman" w:cs="Times New Roman"/>
          <w:i w:val="0"/>
          <w:color w:val="auto"/>
          <w:sz w:val="24"/>
          <w:szCs w:val="24"/>
        </w:rPr>
        <w:fldChar w:fldCharType="end"/>
      </w:r>
      <w:r w:rsidRPr="002E057A">
        <w:rPr>
          <w:rFonts w:ascii="Times New Roman" w:hAnsi="Times New Roman" w:cs="Times New Roman"/>
          <w:i w:val="0"/>
          <w:color w:val="auto"/>
          <w:sz w:val="24"/>
          <w:szCs w:val="24"/>
        </w:rPr>
        <w:t>:</w:t>
      </w:r>
      <w:r w:rsidRPr="002E057A">
        <w:rPr>
          <w:color w:val="auto"/>
        </w:rPr>
        <w:t xml:space="preserve"> </w:t>
      </w:r>
      <w:r w:rsidRPr="002154DA">
        <w:rPr>
          <w:rFonts w:ascii="Times New Roman" w:hAnsi="Times New Roman" w:cs="Times New Roman"/>
          <w:i w:val="0"/>
          <w:color w:val="auto"/>
          <w:sz w:val="24"/>
          <w:szCs w:val="24"/>
        </w:rPr>
        <w:t>Bartlett’s test statistics</w:t>
      </w:r>
      <w:bookmarkEnd w:id="74"/>
    </w:p>
    <w:p w:rsidR="002E057A" w:rsidRPr="002E057A" w:rsidRDefault="002E057A" w:rsidP="002E057A">
      <w:pPr>
        <w:pStyle w:val="Caption"/>
        <w:rPr>
          <w:rFonts w:eastAsiaTheme="minorHAnsi"/>
          <w:i w:val="0"/>
        </w:rPr>
      </w:pPr>
    </w:p>
    <w:p w:rsidR="002E057A" w:rsidRPr="002E057A" w:rsidRDefault="002E057A" w:rsidP="002E057A">
      <w:pPr>
        <w:pStyle w:val="Heading2"/>
        <w:rPr>
          <w:rFonts w:ascii="Times New Roman" w:eastAsiaTheme="minorHAnsi" w:hAnsi="Times New Roman" w:cs="Times New Roman"/>
          <w:b/>
          <w:sz w:val="28"/>
          <w:szCs w:val="28"/>
        </w:rPr>
      </w:pPr>
      <w:bookmarkStart w:id="75" w:name="_Toc533053752"/>
      <w:r w:rsidRPr="002E057A">
        <w:rPr>
          <w:rFonts w:ascii="Times New Roman" w:hAnsi="Times New Roman" w:cs="Times New Roman"/>
          <w:b/>
          <w:color w:val="auto"/>
          <w:sz w:val="28"/>
          <w:szCs w:val="28"/>
        </w:rPr>
        <w:t>The KMO Index</w:t>
      </w:r>
      <w:bookmarkEnd w:id="75"/>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The KMO Index compare the values of correlation between variables. KMO value measures the adequacy of sample. Normally KMO should be greater than 0.5 to accept the factor analysis. Higher KMO values are good because higher correlations between pairs of variables. 0.5 is the barely accepted value. Value between 0.7-0.8 is the acceptable level and if the KMO value is above 0.9 it can be highly accepted.</w:t>
      </w:r>
    </w:p>
    <w:p w:rsidR="002E057A" w:rsidRDefault="007174E8" w:rsidP="002E057A">
      <w:pPr>
        <w:spacing w:line="360" w:lineRule="auto"/>
        <w:jc w:val="both"/>
        <w:rPr>
          <w:rFonts w:ascii="Times New Roman" w:hAnsi="Times New Roman" w:cs="Times New Roman"/>
          <w:sz w:val="24"/>
          <w:szCs w:val="24"/>
        </w:rPr>
      </w:pPr>
      <m:oMathPara>
        <m:oMath>
          <m:f>
            <m:fPr>
              <m:ctrlPr>
                <w:rPr>
                  <w:rFonts w:ascii="Cambria Math" w:hAnsi="Cambria Math"/>
                  <w:b/>
                  <w:bCs/>
                  <w:i/>
                  <w:sz w:val="40"/>
                  <w:szCs w:val="40"/>
                </w:rPr>
              </m:ctrlPr>
            </m:fPr>
            <m:num>
              <m:nary>
                <m:naryPr>
                  <m:chr m:val="∑"/>
                  <m:limLoc m:val="subSup"/>
                  <m:supHide m:val="1"/>
                  <m:ctrlPr>
                    <w:rPr>
                      <w:rFonts w:ascii="Cambria Math" w:hAnsi="Cambria Math"/>
                      <w:b/>
                      <w:bCs/>
                      <w:i/>
                      <w:sz w:val="40"/>
                      <w:szCs w:val="40"/>
                    </w:rPr>
                  </m:ctrlPr>
                </m:naryPr>
                <m:sub>
                  <m:r>
                    <m:rPr>
                      <m:sty m:val="bi"/>
                    </m:rPr>
                    <w:rPr>
                      <w:rFonts w:ascii="Cambria Math" w:hAnsi="Cambria Math"/>
                      <w:sz w:val="40"/>
                      <w:szCs w:val="40"/>
                    </w:rPr>
                    <m:t>i</m:t>
                  </m:r>
                </m:sub>
                <m:sup/>
                <m:e>
                  <m:nary>
                    <m:naryPr>
                      <m:chr m:val="∑"/>
                      <m:limLoc m:val="subSup"/>
                      <m:supHide m:val="1"/>
                      <m:ctrlPr>
                        <w:rPr>
                          <w:rFonts w:ascii="Cambria Math" w:hAnsi="Cambria Math"/>
                          <w:b/>
                          <w:bCs/>
                          <w:i/>
                          <w:sz w:val="40"/>
                          <w:szCs w:val="40"/>
                        </w:rPr>
                      </m:ctrlPr>
                    </m:naryPr>
                    <m:sub>
                      <m:r>
                        <m:rPr>
                          <m:sty m:val="bi"/>
                        </m:rPr>
                        <w:rPr>
                          <w:rFonts w:ascii="Cambria Math" w:hAnsi="Cambria Math"/>
                          <w:sz w:val="40"/>
                          <w:szCs w:val="40"/>
                        </w:rPr>
                        <m:t>j</m:t>
                      </m:r>
                    </m:sub>
                    <m:sup/>
                    <m:e>
                      <m:r>
                        <m:rPr>
                          <m:sty m:val="bi"/>
                        </m:rPr>
                        <w:rPr>
                          <w:rFonts w:ascii="Cambria Math" w:hAnsi="Cambria Math"/>
                          <w:sz w:val="40"/>
                          <w:szCs w:val="40"/>
                        </w:rPr>
                        <m:t>≠</m:t>
                      </m:r>
                      <m:d>
                        <m:dPr>
                          <m:ctrlPr>
                            <w:rPr>
                              <w:rFonts w:ascii="Cambria Math" w:hAnsi="Cambria Math"/>
                              <w:b/>
                              <w:bCs/>
                              <w:i/>
                              <w:sz w:val="40"/>
                              <w:szCs w:val="40"/>
                            </w:rPr>
                          </m:ctrlPr>
                        </m:dPr>
                        <m:e>
                          <m:sSup>
                            <m:sSupPr>
                              <m:ctrlPr>
                                <w:rPr>
                                  <w:rFonts w:ascii="Cambria Math" w:hAnsi="Cambria Math"/>
                                  <w:b/>
                                  <w:bCs/>
                                  <w:i/>
                                  <w:sz w:val="40"/>
                                  <w:szCs w:val="40"/>
                                </w:rPr>
                              </m:ctrlPr>
                            </m:sSupPr>
                            <m:e>
                              <m:r>
                                <m:rPr>
                                  <m:sty m:val="bi"/>
                                </m:rPr>
                                <w:rPr>
                                  <w:rFonts w:ascii="Cambria Math" w:hAnsi="Cambria Math"/>
                                  <w:sz w:val="40"/>
                                  <w:szCs w:val="40"/>
                                </w:rPr>
                                <m:t>r</m:t>
                              </m:r>
                            </m:e>
                            <m:sup>
                              <m:r>
                                <m:rPr>
                                  <m:sty m:val="bi"/>
                                </m:rPr>
                                <w:rPr>
                                  <w:rFonts w:ascii="Cambria Math"/>
                                  <w:sz w:val="40"/>
                                  <w:szCs w:val="40"/>
                                </w:rPr>
                                <m:t>2</m:t>
                              </m:r>
                            </m:sup>
                          </m:sSup>
                        </m:e>
                      </m:d>
                    </m:e>
                  </m:nary>
                </m:e>
              </m:nary>
            </m:num>
            <m:den>
              <m:nary>
                <m:naryPr>
                  <m:chr m:val="∑"/>
                  <m:limLoc m:val="subSup"/>
                  <m:supHide m:val="1"/>
                  <m:ctrlPr>
                    <w:rPr>
                      <w:rFonts w:ascii="Cambria Math" w:hAnsi="Cambria Math"/>
                      <w:b/>
                      <w:bCs/>
                      <w:i/>
                      <w:sz w:val="40"/>
                      <w:szCs w:val="40"/>
                    </w:rPr>
                  </m:ctrlPr>
                </m:naryPr>
                <m:sub>
                  <m:r>
                    <m:rPr>
                      <m:sty m:val="bi"/>
                    </m:rPr>
                    <w:rPr>
                      <w:rFonts w:ascii="Cambria Math" w:hAnsi="Cambria Math"/>
                      <w:sz w:val="40"/>
                      <w:szCs w:val="40"/>
                    </w:rPr>
                    <m:t>i</m:t>
                  </m:r>
                </m:sub>
                <m:sup/>
                <m:e>
                  <m:nary>
                    <m:naryPr>
                      <m:chr m:val="∑"/>
                      <m:limLoc m:val="subSup"/>
                      <m:supHide m:val="1"/>
                      <m:ctrlPr>
                        <w:rPr>
                          <w:rFonts w:ascii="Cambria Math" w:hAnsi="Cambria Math"/>
                          <w:b/>
                          <w:bCs/>
                          <w:i/>
                          <w:sz w:val="40"/>
                          <w:szCs w:val="40"/>
                        </w:rPr>
                      </m:ctrlPr>
                    </m:naryPr>
                    <m:sub>
                      <m:r>
                        <m:rPr>
                          <m:sty m:val="bi"/>
                        </m:rPr>
                        <w:rPr>
                          <w:rFonts w:ascii="Cambria Math" w:hAnsi="Cambria Math"/>
                          <w:sz w:val="40"/>
                          <w:szCs w:val="40"/>
                        </w:rPr>
                        <m:t>j</m:t>
                      </m:r>
                    </m:sub>
                    <m:sup/>
                    <m:e>
                      <m:r>
                        <m:rPr>
                          <m:sty m:val="bi"/>
                        </m:rPr>
                        <w:rPr>
                          <w:rFonts w:ascii="Cambria Math" w:hAnsi="Cambria Math"/>
                          <w:sz w:val="40"/>
                          <w:szCs w:val="40"/>
                        </w:rPr>
                        <m:t>≠</m:t>
                      </m:r>
                      <m:d>
                        <m:dPr>
                          <m:ctrlPr>
                            <w:rPr>
                              <w:rFonts w:ascii="Cambria Math" w:hAnsi="Cambria Math"/>
                              <w:b/>
                              <w:bCs/>
                              <w:i/>
                              <w:sz w:val="40"/>
                              <w:szCs w:val="40"/>
                            </w:rPr>
                          </m:ctrlPr>
                        </m:dPr>
                        <m:e>
                          <m:sSup>
                            <m:sSupPr>
                              <m:ctrlPr>
                                <w:rPr>
                                  <w:rFonts w:ascii="Cambria Math" w:hAnsi="Cambria Math"/>
                                  <w:b/>
                                  <w:bCs/>
                                  <w:i/>
                                  <w:sz w:val="40"/>
                                  <w:szCs w:val="40"/>
                                </w:rPr>
                              </m:ctrlPr>
                            </m:sSupPr>
                            <m:e>
                              <m:r>
                                <m:rPr>
                                  <m:sty m:val="bi"/>
                                </m:rPr>
                                <w:rPr>
                                  <w:rFonts w:ascii="Cambria Math" w:hAnsi="Cambria Math"/>
                                  <w:sz w:val="40"/>
                                  <w:szCs w:val="40"/>
                                </w:rPr>
                                <m:t>r</m:t>
                              </m:r>
                            </m:e>
                            <m:sup>
                              <m:r>
                                <m:rPr>
                                  <m:sty m:val="bi"/>
                                </m:rPr>
                                <w:rPr>
                                  <w:rFonts w:ascii="Cambria Math"/>
                                  <w:sz w:val="40"/>
                                  <w:szCs w:val="40"/>
                                </w:rPr>
                                <m:t>2</m:t>
                              </m:r>
                            </m:sup>
                          </m:sSup>
                        </m:e>
                      </m:d>
                      <m:r>
                        <m:rPr>
                          <m:sty m:val="bi"/>
                        </m:rPr>
                        <w:rPr>
                          <w:rFonts w:ascii="Cambria Math"/>
                          <w:sz w:val="40"/>
                          <w:szCs w:val="40"/>
                        </w:rPr>
                        <m:t xml:space="preserve">+ </m:t>
                      </m:r>
                      <m:nary>
                        <m:naryPr>
                          <m:chr m:val="∑"/>
                          <m:limLoc m:val="subSup"/>
                          <m:supHide m:val="1"/>
                          <m:ctrlPr>
                            <w:rPr>
                              <w:rFonts w:ascii="Cambria Math" w:hAnsi="Cambria Math"/>
                              <w:b/>
                              <w:bCs/>
                              <w:i/>
                              <w:sz w:val="40"/>
                              <w:szCs w:val="40"/>
                            </w:rPr>
                          </m:ctrlPr>
                        </m:naryPr>
                        <m:sub>
                          <m:r>
                            <m:rPr>
                              <m:sty m:val="bi"/>
                            </m:rPr>
                            <w:rPr>
                              <w:rFonts w:ascii="Cambria Math" w:hAnsi="Cambria Math"/>
                              <w:sz w:val="40"/>
                              <w:szCs w:val="40"/>
                            </w:rPr>
                            <m:t>j</m:t>
                          </m:r>
                        </m:sub>
                        <m:sup/>
                        <m:e>
                          <m:r>
                            <m:rPr>
                              <m:sty m:val="bi"/>
                            </m:rPr>
                            <w:rPr>
                              <w:rFonts w:ascii="Cambria Math" w:hAnsi="Cambria Math"/>
                              <w:sz w:val="40"/>
                              <w:szCs w:val="40"/>
                            </w:rPr>
                            <m:t>≠</m:t>
                          </m:r>
                          <m:d>
                            <m:dPr>
                              <m:ctrlPr>
                                <w:rPr>
                                  <w:rFonts w:ascii="Cambria Math" w:hAnsi="Cambria Math"/>
                                  <w:b/>
                                  <w:bCs/>
                                  <w:i/>
                                  <w:sz w:val="40"/>
                                  <w:szCs w:val="40"/>
                                </w:rPr>
                              </m:ctrlPr>
                            </m:dPr>
                            <m:e>
                              <m:sSup>
                                <m:sSupPr>
                                  <m:ctrlPr>
                                    <w:rPr>
                                      <w:rFonts w:ascii="Cambria Math" w:hAnsi="Cambria Math"/>
                                      <w:b/>
                                      <w:bCs/>
                                      <w:i/>
                                      <w:sz w:val="40"/>
                                      <w:szCs w:val="40"/>
                                    </w:rPr>
                                  </m:ctrlPr>
                                </m:sSupPr>
                                <m:e>
                                  <m:r>
                                    <m:rPr>
                                      <m:sty m:val="bi"/>
                                    </m:rPr>
                                    <w:rPr>
                                      <w:rFonts w:ascii="Cambria Math" w:hAnsi="Cambria Math"/>
                                      <w:sz w:val="40"/>
                                      <w:szCs w:val="40"/>
                                    </w:rPr>
                                    <m:t>r</m:t>
                                  </m:r>
                                </m:e>
                                <m:sup>
                                  <m:r>
                                    <m:rPr>
                                      <m:sty m:val="bi"/>
                                    </m:rPr>
                                    <w:rPr>
                                      <w:rFonts w:ascii="Cambria Math"/>
                                      <w:sz w:val="40"/>
                                      <w:szCs w:val="40"/>
                                    </w:rPr>
                                    <m:t>2</m:t>
                                  </m:r>
                                </m:sup>
                              </m:sSup>
                            </m:e>
                          </m:d>
                        </m:e>
                      </m:nary>
                    </m:e>
                  </m:nary>
                </m:e>
              </m:nary>
            </m:den>
          </m:f>
        </m:oMath>
      </m:oMathPara>
    </w:p>
    <w:p w:rsidR="002E057A" w:rsidRDefault="002E057A" w:rsidP="002E057A">
      <w:pPr>
        <w:pStyle w:val="Caption"/>
        <w:rPr>
          <w:rFonts w:ascii="Times New Roman" w:hAnsi="Times New Roman" w:cs="Times New Roman"/>
          <w:i w:val="0"/>
          <w:color w:val="auto"/>
          <w:sz w:val="24"/>
          <w:szCs w:val="24"/>
        </w:rPr>
      </w:pPr>
      <w:bookmarkStart w:id="76" w:name="_Toc530482365"/>
      <w:bookmarkStart w:id="77" w:name="_Toc530633269"/>
      <w:bookmarkStart w:id="78" w:name="_Toc532992601"/>
      <w:r w:rsidRPr="002154DA">
        <w:rPr>
          <w:rFonts w:ascii="Times New Roman" w:hAnsi="Times New Roman" w:cs="Times New Roman"/>
          <w:i w:val="0"/>
          <w:color w:val="auto"/>
          <w:sz w:val="24"/>
          <w:szCs w:val="24"/>
        </w:rPr>
        <w:t xml:space="preserve">Equation </w:t>
      </w:r>
      <w:r w:rsidRPr="002154DA">
        <w:rPr>
          <w:rFonts w:ascii="Times New Roman" w:hAnsi="Times New Roman" w:cs="Times New Roman"/>
          <w:i w:val="0"/>
          <w:color w:val="auto"/>
          <w:sz w:val="24"/>
          <w:szCs w:val="24"/>
        </w:rPr>
        <w:fldChar w:fldCharType="begin"/>
      </w:r>
      <w:r w:rsidRPr="002154DA">
        <w:rPr>
          <w:rFonts w:ascii="Times New Roman" w:hAnsi="Times New Roman" w:cs="Times New Roman"/>
          <w:i w:val="0"/>
          <w:color w:val="auto"/>
          <w:sz w:val="24"/>
          <w:szCs w:val="24"/>
        </w:rPr>
        <w:instrText xml:space="preserve"> SEQ Equation \* ARABIC </w:instrText>
      </w:r>
      <w:r w:rsidRPr="002154DA">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sidRPr="002154DA">
        <w:rPr>
          <w:rFonts w:ascii="Times New Roman" w:hAnsi="Times New Roman" w:cs="Times New Roman"/>
          <w:i w:val="0"/>
          <w:color w:val="auto"/>
          <w:sz w:val="24"/>
          <w:szCs w:val="24"/>
        </w:rPr>
        <w:fldChar w:fldCharType="end"/>
      </w:r>
      <w:r w:rsidRPr="002154DA">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w:t>
      </w:r>
      <w:r w:rsidRPr="002154DA">
        <w:rPr>
          <w:rFonts w:ascii="Times New Roman" w:hAnsi="Times New Roman" w:cs="Times New Roman"/>
          <w:i w:val="0"/>
          <w:color w:val="auto"/>
          <w:sz w:val="24"/>
          <w:szCs w:val="24"/>
        </w:rPr>
        <w:t>KMO Index</w:t>
      </w:r>
      <w:bookmarkEnd w:id="76"/>
      <w:bookmarkEnd w:id="77"/>
      <w:bookmarkEnd w:id="78"/>
    </w:p>
    <w:p w:rsidR="002E057A" w:rsidRPr="002E057A" w:rsidRDefault="002E057A" w:rsidP="002E057A">
      <w:pPr>
        <w:rPr>
          <w:rFonts w:eastAsiaTheme="minorHAnsi"/>
        </w:rPr>
      </w:pPr>
    </w:p>
    <w:p w:rsidR="002E057A" w:rsidRPr="002E057A" w:rsidRDefault="002E057A" w:rsidP="002E057A">
      <w:pPr>
        <w:pStyle w:val="Heading2"/>
        <w:rPr>
          <w:rFonts w:ascii="Times New Roman" w:eastAsiaTheme="minorHAnsi" w:hAnsi="Times New Roman" w:cs="Times New Roman"/>
          <w:b/>
          <w:sz w:val="28"/>
          <w:szCs w:val="28"/>
        </w:rPr>
      </w:pPr>
      <w:bookmarkStart w:id="79" w:name="_Toc533053753"/>
      <w:r w:rsidRPr="002E057A">
        <w:rPr>
          <w:rFonts w:ascii="Times New Roman" w:hAnsi="Times New Roman" w:cs="Times New Roman"/>
          <w:b/>
          <w:color w:val="auto"/>
          <w:sz w:val="28"/>
          <w:szCs w:val="28"/>
        </w:rPr>
        <w:t>Rotated Component Matrix</w:t>
      </w:r>
      <w:bookmarkEnd w:id="79"/>
    </w:p>
    <w:p w:rsidR="002E057A" w:rsidRDefault="002E057A" w:rsidP="002E057A">
      <w:pPr>
        <w:rPr>
          <w:rFonts w:eastAsiaTheme="minorHAnsi"/>
        </w:rPr>
      </w:pP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After extracting factors it is difficult to interpret and name the factors based on their factor loading. Factor rotation is identified as a solution for this difficulty. Factor rotation will improve the interpretation of the factors by altering the pattern of factor loading.</w:t>
      </w: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Then a reliability test was done to test the reliability of the newly formed factors. The factors whose reliability was less were rejected for further analysis.</w:t>
      </w:r>
    </w:p>
    <w:p w:rsidR="002E057A" w:rsidRPr="002E057A" w:rsidRDefault="002E057A" w:rsidP="002E057A">
      <w:pPr>
        <w:pStyle w:val="Heading2"/>
        <w:rPr>
          <w:rFonts w:ascii="Times New Roman" w:eastAsiaTheme="minorHAnsi" w:hAnsi="Times New Roman" w:cs="Times New Roman"/>
          <w:b/>
          <w:sz w:val="28"/>
          <w:szCs w:val="28"/>
        </w:rPr>
      </w:pPr>
      <w:bookmarkStart w:id="80" w:name="_Toc533053754"/>
      <w:r w:rsidRPr="002E057A">
        <w:rPr>
          <w:rFonts w:ascii="Times New Roman" w:eastAsiaTheme="minorHAnsi" w:hAnsi="Times New Roman" w:cs="Times New Roman"/>
          <w:b/>
          <w:color w:val="auto"/>
          <w:sz w:val="28"/>
          <w:szCs w:val="28"/>
        </w:rPr>
        <w:t>Kruskal – Wallis Test</w:t>
      </w:r>
      <w:bookmarkEnd w:id="80"/>
    </w:p>
    <w:p w:rsidR="002E057A" w:rsidRDefault="002E057A" w:rsidP="002E057A"/>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The Kruskal – Wallis Test also known as “One – Way ANOVA” is a non-parametric test that is used to determine significance differences between two or more variables. It is generated against the independent variable and the dependent variable. Output of the Kruskal – Wallis Test is used to test the null hypothesis between the independent variable and the dependent variable. This test is more suitable under the following circumstances,</w:t>
      </w:r>
    </w:p>
    <w:p w:rsidR="002E057A" w:rsidRDefault="002E057A" w:rsidP="002E057A">
      <w:pPr>
        <w:pStyle w:val="ListParagraph"/>
        <w:numPr>
          <w:ilvl w:val="0"/>
          <w:numId w:val="11"/>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Should contain more than three conditions test</w:t>
      </w:r>
    </w:p>
    <w:p w:rsidR="002E057A" w:rsidRDefault="002E057A" w:rsidP="002E057A">
      <w:pPr>
        <w:pStyle w:val="ListParagraph"/>
        <w:numPr>
          <w:ilvl w:val="0"/>
          <w:numId w:val="11"/>
        </w:numPr>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Should have independent observations which means there is no relationship between observation between groups or on each group</w:t>
      </w:r>
    </w:p>
    <w:p w:rsidR="002E057A" w:rsidRPr="00D4430F"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Kruskal – Wallis test generates the chi square, degree of freedom (df) and the significance between independent variable and the dependent variable.</w:t>
      </w: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Subsequently the association between the demographic factors and the newly formed variables were tested using this analysis.</w:t>
      </w:r>
    </w:p>
    <w:p w:rsidR="002E057A" w:rsidRDefault="002E057A" w:rsidP="002E057A">
      <w:pPr>
        <w:spacing w:line="360" w:lineRule="auto"/>
        <w:jc w:val="both"/>
        <w:rPr>
          <w:rFonts w:ascii="Times New Roman" w:hAnsi="Times New Roman" w:cs="Times New Roman"/>
          <w:sz w:val="24"/>
          <w:szCs w:val="24"/>
        </w:rPr>
      </w:pPr>
    </w:p>
    <w:p w:rsidR="002E057A" w:rsidRPr="002E057A" w:rsidRDefault="002E057A" w:rsidP="002E057A">
      <w:pPr>
        <w:pStyle w:val="Heading2"/>
        <w:rPr>
          <w:rFonts w:ascii="Times New Roman" w:eastAsiaTheme="minorHAnsi" w:hAnsi="Times New Roman" w:cs="Times New Roman"/>
          <w:b/>
          <w:sz w:val="28"/>
          <w:szCs w:val="28"/>
        </w:rPr>
      </w:pPr>
      <w:bookmarkStart w:id="81" w:name="_Toc533053755"/>
      <w:r w:rsidRPr="002E057A">
        <w:rPr>
          <w:rFonts w:ascii="Times New Roman" w:hAnsi="Times New Roman" w:cs="Times New Roman"/>
          <w:b/>
          <w:color w:val="auto"/>
          <w:sz w:val="28"/>
          <w:szCs w:val="28"/>
        </w:rPr>
        <w:t>Chapter Summary</w:t>
      </w:r>
      <w:bookmarkEnd w:id="81"/>
    </w:p>
    <w:p w:rsidR="002E057A" w:rsidRDefault="002E057A" w:rsidP="002E057A">
      <w:pPr>
        <w:rPr>
          <w:rFonts w:eastAsiaTheme="minorHAnsi"/>
        </w:rPr>
      </w:pPr>
    </w:p>
    <w:p w:rsidR="002E057A" w:rsidRDefault="002E057A" w:rsidP="002E057A">
      <w:pPr>
        <w:spacing w:line="360" w:lineRule="auto"/>
        <w:jc w:val="both"/>
        <w:rPr>
          <w:rFonts w:ascii="Times New Roman" w:hAnsi="Times New Roman" w:cs="Times New Roman"/>
          <w:sz w:val="24"/>
          <w:szCs w:val="24"/>
        </w:rPr>
      </w:pPr>
      <w:r>
        <w:rPr>
          <w:rFonts w:ascii="Times New Roman" w:hAnsi="Times New Roman" w:cs="Times New Roman"/>
          <w:sz w:val="24"/>
          <w:szCs w:val="24"/>
        </w:rPr>
        <w:t>The chapter discussed the structure and the methodology of the research with the aim of achieving the research objectives based on the past literatures reviewed. The dependent variable of the research is the customer choice of cycle super highway in Colombo City Where as independent variables comes under six factor groups which are Infrastructure facilities, Personal consideration, Mobility and cost factors, External environment and social influence, Construction and policy making and Environmental consciousness. Both primary and secondary data was gathered for the purpose of capturing factors affecting customer choice of “cycle super highway”. A total of 253 questionnaires will be used in the analysis, in accordance with the characteristics of the data set, a combination of descriptive statistics, cross tabulation, factor analysis, reliability test were performed in the analysis.</w:t>
      </w:r>
    </w:p>
    <w:p w:rsidR="002E057A" w:rsidRPr="002E057A" w:rsidRDefault="002E057A" w:rsidP="002E057A">
      <w:pPr>
        <w:rPr>
          <w:rFonts w:eastAsiaTheme="minorHAnsi"/>
        </w:rPr>
      </w:pPr>
    </w:p>
    <w:p w:rsidR="00E6574F" w:rsidRPr="002E057A" w:rsidRDefault="00E6574F" w:rsidP="002E057A">
      <w:pPr>
        <w:pStyle w:val="Heading2"/>
        <w:rPr>
          <w:rFonts w:ascii="Times New Roman" w:eastAsiaTheme="minorHAnsi" w:hAnsi="Times New Roman" w:cs="Times New Roman"/>
          <w:b/>
          <w:sz w:val="28"/>
          <w:szCs w:val="28"/>
        </w:rPr>
      </w:pPr>
      <w:r w:rsidRPr="002E057A">
        <w:rPr>
          <w:rFonts w:ascii="Times New Roman" w:hAnsi="Times New Roman" w:cs="Times New Roman"/>
          <w:b/>
          <w:sz w:val="28"/>
          <w:szCs w:val="28"/>
        </w:rPr>
        <w:br w:type="page"/>
      </w:r>
    </w:p>
    <w:p w:rsidR="00E6574F" w:rsidRPr="00F4252B" w:rsidRDefault="00F4252B" w:rsidP="00F4252B">
      <w:pPr>
        <w:pStyle w:val="Heading1"/>
        <w:jc w:val="center"/>
        <w:rPr>
          <w:rFonts w:ascii="Times New Roman" w:hAnsi="Times New Roman" w:cs="Times New Roman"/>
          <w:b/>
          <w:color w:val="auto"/>
        </w:rPr>
      </w:pPr>
      <w:bookmarkStart w:id="82" w:name="_Toc533053756"/>
      <w:r w:rsidRPr="00F4252B">
        <w:rPr>
          <w:rFonts w:ascii="Times New Roman" w:hAnsi="Times New Roman" w:cs="Times New Roman"/>
          <w:b/>
          <w:color w:val="auto"/>
        </w:rPr>
        <w:t>CHAPTER FOUR: DATA ANALYSIS AND DISCUSSION</w:t>
      </w:r>
      <w:bookmarkEnd w:id="82"/>
    </w:p>
    <w:p w:rsidR="00F4252B" w:rsidRDefault="00F4252B">
      <w:pPr>
        <w:spacing w:after="160" w:line="259" w:lineRule="auto"/>
        <w:rPr>
          <w:rFonts w:ascii="Times New Roman" w:hAnsi="Times New Roman" w:cs="Times New Roman"/>
          <w:sz w:val="24"/>
          <w:szCs w:val="24"/>
        </w:rPr>
      </w:pPr>
    </w:p>
    <w:p w:rsidR="00F4252B" w:rsidRPr="00F4252B" w:rsidRDefault="00F4252B" w:rsidP="00F4252B">
      <w:pPr>
        <w:pStyle w:val="Heading2"/>
        <w:rPr>
          <w:rFonts w:ascii="Times New Roman" w:eastAsiaTheme="minorHAnsi" w:hAnsi="Times New Roman" w:cs="Times New Roman"/>
          <w:b/>
          <w:sz w:val="28"/>
          <w:szCs w:val="28"/>
        </w:rPr>
      </w:pPr>
      <w:bookmarkStart w:id="83" w:name="_Toc533053757"/>
      <w:r w:rsidRPr="00F4252B">
        <w:rPr>
          <w:rFonts w:ascii="Times New Roman" w:hAnsi="Times New Roman" w:cs="Times New Roman"/>
          <w:b/>
          <w:color w:val="auto"/>
          <w:sz w:val="28"/>
          <w:szCs w:val="28"/>
        </w:rPr>
        <w:t>Introduction to the Chapter</w:t>
      </w:r>
      <w:bookmarkEnd w:id="83"/>
    </w:p>
    <w:p w:rsidR="00F4252B" w:rsidRDefault="00F4252B" w:rsidP="00F4252B"/>
    <w:p w:rsidR="00F4252B" w:rsidRDefault="00F4252B" w:rsidP="00F4252B">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describes the results of the Data Analysis. The collected data was fed into the statistical software IBM SPSS 20 in order to do the analysis. This chapter will include inferential statistics and descriptive statistics. The factor analysis, reliability analysis and the hypothesis testing has been done under the inferential statistics. Descriptive statistics were used to represent the analyzed data in s meaningful way. The chapter initiates with a comprehensive description of the sample of study by utilizing various frequencies and descriptive statistics. In addition, this chapter comprises the reports of the statistical outputs generated from the statistical software SPSS in respect of the analysis techniques and tools discussed in previous chapters. Further each and every output will be interpreted accordingly for clear understanding. For gathering data 400 questionnaires were distributed and only 325 were returned. After conducting the data cleaning process only 253 responses were taken as valid for the study.</w:t>
      </w:r>
    </w:p>
    <w:p w:rsidR="00F4252B" w:rsidRPr="00F4252B" w:rsidRDefault="00F4252B" w:rsidP="00F4252B">
      <w:pPr>
        <w:pStyle w:val="Heading2"/>
        <w:rPr>
          <w:rFonts w:ascii="Times New Roman" w:eastAsiaTheme="minorHAnsi" w:hAnsi="Times New Roman" w:cs="Times New Roman"/>
          <w:b/>
          <w:sz w:val="28"/>
          <w:szCs w:val="28"/>
        </w:rPr>
      </w:pPr>
      <w:bookmarkStart w:id="84" w:name="_Toc533053758"/>
      <w:r w:rsidRPr="00F4252B">
        <w:rPr>
          <w:rFonts w:ascii="Times New Roman" w:hAnsi="Times New Roman" w:cs="Times New Roman"/>
          <w:b/>
          <w:color w:val="auto"/>
          <w:sz w:val="28"/>
          <w:szCs w:val="28"/>
        </w:rPr>
        <w:t>Demographic Profile and Preference Analysis</w:t>
      </w:r>
      <w:bookmarkEnd w:id="84"/>
      <w:r w:rsidRPr="00F4252B">
        <w:rPr>
          <w:rFonts w:ascii="Times New Roman" w:hAnsi="Times New Roman" w:cs="Times New Roman"/>
          <w:b/>
          <w:color w:val="auto"/>
          <w:sz w:val="28"/>
          <w:szCs w:val="28"/>
        </w:rPr>
        <w:t xml:space="preserve"> </w:t>
      </w:r>
    </w:p>
    <w:p w:rsidR="00F4252B" w:rsidRDefault="00F4252B" w:rsidP="00F4252B">
      <w:pPr>
        <w:rPr>
          <w:rFonts w:eastAsiaTheme="minorHAnsi"/>
        </w:rPr>
      </w:pPr>
    </w:p>
    <w:p w:rsidR="00F4252B" w:rsidRPr="00F4252B" w:rsidRDefault="00F4252B" w:rsidP="00F4252B">
      <w:pPr>
        <w:pStyle w:val="Heading3"/>
        <w:rPr>
          <w:rFonts w:ascii="Times New Roman" w:eastAsiaTheme="minorHAnsi" w:hAnsi="Times New Roman" w:cs="Times New Roman"/>
          <w:b/>
          <w:color w:val="auto"/>
          <w:sz w:val="28"/>
          <w:szCs w:val="28"/>
        </w:rPr>
      </w:pPr>
      <w:bookmarkStart w:id="85" w:name="_Toc533053759"/>
      <w:r w:rsidRPr="00F4252B">
        <w:rPr>
          <w:rFonts w:ascii="Times New Roman" w:eastAsiaTheme="minorHAnsi" w:hAnsi="Times New Roman" w:cs="Times New Roman"/>
          <w:b/>
          <w:color w:val="auto"/>
          <w:sz w:val="28"/>
          <w:szCs w:val="28"/>
        </w:rPr>
        <w:t>Age Group</w:t>
      </w:r>
      <w:bookmarkEnd w:id="85"/>
    </w:p>
    <w:p w:rsidR="00F4252B" w:rsidRDefault="00F4252B" w:rsidP="00F4252B"/>
    <w:p w:rsidR="00F4252B" w:rsidRDefault="00F4252B" w:rsidP="00F4252B">
      <w:r>
        <w:rPr>
          <w:noProof/>
        </w:rPr>
        <w:drawing>
          <wp:inline distT="0" distB="0" distL="0" distR="0" wp14:anchorId="75C05A97" wp14:editId="6F605BAC">
            <wp:extent cx="6041572" cy="2743200"/>
            <wp:effectExtent l="0" t="0" r="1651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6574F" w:rsidRPr="00F4252B" w:rsidRDefault="00F4252B" w:rsidP="00F4252B">
      <w:pPr>
        <w:pStyle w:val="Caption"/>
        <w:rPr>
          <w:rFonts w:ascii="Times New Roman" w:eastAsiaTheme="minorHAnsi" w:hAnsi="Times New Roman" w:cs="Times New Roman"/>
          <w:i w:val="0"/>
          <w:sz w:val="24"/>
          <w:szCs w:val="24"/>
        </w:rPr>
      </w:pPr>
      <w:bookmarkStart w:id="86" w:name="_Toc533002254"/>
      <w:r w:rsidRPr="00F4252B">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1</w:t>
      </w:r>
      <w:r w:rsidR="00897DA9">
        <w:rPr>
          <w:rFonts w:ascii="Times New Roman" w:hAnsi="Times New Roman" w:cs="Times New Roman"/>
          <w:i w:val="0"/>
          <w:color w:val="auto"/>
          <w:sz w:val="24"/>
          <w:szCs w:val="24"/>
        </w:rPr>
        <w:fldChar w:fldCharType="end"/>
      </w:r>
      <w:r w:rsidRPr="00F4252B">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Age group distribution of the respondents</w:t>
      </w:r>
      <w:bookmarkEnd w:id="86"/>
      <w:r w:rsidRPr="00D7145C">
        <w:rPr>
          <w:rFonts w:ascii="Times New Roman" w:hAnsi="Times New Roman" w:cs="Times New Roman"/>
          <w:i w:val="0"/>
          <w:color w:val="auto"/>
          <w:sz w:val="24"/>
          <w:szCs w:val="24"/>
        </w:rPr>
        <w:t xml:space="preserve"> </w:t>
      </w:r>
      <w:r w:rsidR="00E6574F" w:rsidRPr="00F4252B">
        <w:rPr>
          <w:rFonts w:ascii="Times New Roman" w:hAnsi="Times New Roman" w:cs="Times New Roman"/>
          <w:i w:val="0"/>
          <w:sz w:val="24"/>
          <w:szCs w:val="24"/>
        </w:rPr>
        <w:br w:type="page"/>
      </w:r>
    </w:p>
    <w:p w:rsidR="00F4252B" w:rsidRDefault="00F4252B" w:rsidP="00F4252B">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majority of the respondents fall in to the age category between 18-25 which is 182 or 71.9% of the sample. The second highest age category fall between 26-35 which is 35 or 13.8% of the sample. The third highest age category fall between 36-45 which is 21 or 8.3% of the sample. Smallest number of respondents fall into the age groups of 46-55 and Above 55 respectively which are of 14 and 1 in numbers respectively while the percentages are 5.5% and 0.4% respectively.</w:t>
      </w:r>
    </w:p>
    <w:p w:rsidR="00E6574F" w:rsidRDefault="00E6574F" w:rsidP="00F4252B">
      <w:pPr>
        <w:rPr>
          <w:rFonts w:ascii="Times New Roman" w:hAnsi="Times New Roman" w:cs="Times New Roman"/>
          <w:sz w:val="24"/>
          <w:szCs w:val="24"/>
        </w:rPr>
      </w:pPr>
    </w:p>
    <w:p w:rsidR="00F4252B" w:rsidRPr="00972624" w:rsidRDefault="00F4252B" w:rsidP="00972624">
      <w:pPr>
        <w:pStyle w:val="Heading3"/>
        <w:rPr>
          <w:rFonts w:ascii="Times New Roman" w:hAnsi="Times New Roman" w:cs="Times New Roman"/>
          <w:b/>
          <w:color w:val="auto"/>
          <w:sz w:val="28"/>
          <w:szCs w:val="28"/>
        </w:rPr>
      </w:pPr>
      <w:bookmarkStart w:id="87" w:name="_Toc533053760"/>
      <w:r w:rsidRPr="00972624">
        <w:rPr>
          <w:rFonts w:ascii="Times New Roman" w:hAnsi="Times New Roman" w:cs="Times New Roman"/>
          <w:b/>
          <w:color w:val="auto"/>
          <w:sz w:val="28"/>
          <w:szCs w:val="28"/>
        </w:rPr>
        <w:t>Gender</w:t>
      </w:r>
      <w:bookmarkEnd w:id="87"/>
    </w:p>
    <w:p w:rsidR="00F4252B" w:rsidRDefault="00F4252B" w:rsidP="00F4252B"/>
    <w:p w:rsidR="00F4252B" w:rsidRDefault="00F4252B" w:rsidP="00F4252B">
      <w:r>
        <w:rPr>
          <w:noProof/>
        </w:rPr>
        <w:drawing>
          <wp:inline distT="0" distB="0" distL="0" distR="0" wp14:anchorId="7B8B3B9C" wp14:editId="277AB760">
            <wp:extent cx="5943600" cy="2674620"/>
            <wp:effectExtent l="0" t="0" r="0" b="114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4252B" w:rsidRDefault="00F4252B" w:rsidP="00F4252B">
      <w:pPr>
        <w:pStyle w:val="Caption"/>
        <w:rPr>
          <w:rFonts w:ascii="Times New Roman" w:hAnsi="Times New Roman" w:cs="Times New Roman"/>
          <w:i w:val="0"/>
          <w:sz w:val="24"/>
          <w:szCs w:val="24"/>
        </w:rPr>
      </w:pPr>
      <w:bookmarkStart w:id="88" w:name="_Toc533002255"/>
      <w:r w:rsidRPr="00F4252B">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2</w:t>
      </w:r>
      <w:r w:rsidR="00897DA9">
        <w:rPr>
          <w:rFonts w:ascii="Times New Roman" w:hAnsi="Times New Roman" w:cs="Times New Roman"/>
          <w:i w:val="0"/>
          <w:color w:val="auto"/>
          <w:sz w:val="24"/>
          <w:szCs w:val="24"/>
        </w:rPr>
        <w:fldChar w:fldCharType="end"/>
      </w:r>
      <w:r w:rsidRPr="00F4252B">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Gender distribution of the respondents</w:t>
      </w:r>
      <w:bookmarkEnd w:id="88"/>
      <w:r w:rsidRPr="00F4252B">
        <w:rPr>
          <w:rFonts w:ascii="Times New Roman" w:hAnsi="Times New Roman" w:cs="Times New Roman"/>
          <w:i w:val="0"/>
          <w:sz w:val="24"/>
          <w:szCs w:val="24"/>
        </w:rPr>
        <w:t xml:space="preserve"> </w:t>
      </w:r>
    </w:p>
    <w:p w:rsidR="00144542" w:rsidRDefault="00144542" w:rsidP="00F4252B">
      <w:pPr>
        <w:spacing w:line="360" w:lineRule="auto"/>
        <w:jc w:val="both"/>
        <w:rPr>
          <w:rFonts w:ascii="Times New Roman" w:hAnsi="Times New Roman" w:cs="Times New Roman"/>
          <w:sz w:val="24"/>
          <w:szCs w:val="24"/>
        </w:rPr>
      </w:pPr>
    </w:p>
    <w:p w:rsidR="00F4252B" w:rsidRDefault="00F4252B" w:rsidP="00F4252B">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4.2 highest number of respondents belong to male category which is 144 in number and 56.9% in percentage. Out of 253 respondents 109 are belong to the female category and it is 43.1% in percentage.</w:t>
      </w:r>
    </w:p>
    <w:p w:rsidR="00E6574F" w:rsidRPr="00F4252B" w:rsidRDefault="00E6574F" w:rsidP="00F4252B">
      <w:pPr>
        <w:pStyle w:val="Caption"/>
        <w:rPr>
          <w:rFonts w:ascii="Times New Roman" w:eastAsiaTheme="minorHAnsi" w:hAnsi="Times New Roman" w:cs="Times New Roman"/>
          <w:i w:val="0"/>
          <w:sz w:val="24"/>
          <w:szCs w:val="24"/>
        </w:rPr>
      </w:pPr>
      <w:r w:rsidRPr="00F4252B">
        <w:rPr>
          <w:rFonts w:ascii="Times New Roman" w:hAnsi="Times New Roman" w:cs="Times New Roman"/>
          <w:i w:val="0"/>
          <w:sz w:val="24"/>
          <w:szCs w:val="24"/>
        </w:rPr>
        <w:br w:type="page"/>
      </w:r>
    </w:p>
    <w:p w:rsidR="00E6574F" w:rsidRPr="00972624" w:rsidRDefault="00F4252B" w:rsidP="00972624">
      <w:pPr>
        <w:pStyle w:val="Heading3"/>
        <w:rPr>
          <w:rFonts w:ascii="Times New Roman" w:hAnsi="Times New Roman" w:cs="Times New Roman"/>
          <w:b/>
          <w:color w:val="auto"/>
          <w:sz w:val="28"/>
          <w:szCs w:val="28"/>
        </w:rPr>
      </w:pPr>
      <w:bookmarkStart w:id="89" w:name="_Toc533053761"/>
      <w:r w:rsidRPr="00972624">
        <w:rPr>
          <w:rFonts w:ascii="Times New Roman" w:hAnsi="Times New Roman" w:cs="Times New Roman"/>
          <w:b/>
          <w:color w:val="auto"/>
          <w:sz w:val="28"/>
          <w:szCs w:val="28"/>
        </w:rPr>
        <w:t>Employment</w:t>
      </w:r>
      <w:bookmarkEnd w:id="89"/>
    </w:p>
    <w:p w:rsidR="00F4252B" w:rsidRDefault="00F4252B">
      <w:pPr>
        <w:spacing w:after="160" w:line="259" w:lineRule="auto"/>
        <w:rPr>
          <w:rFonts w:ascii="Times New Roman" w:hAnsi="Times New Roman" w:cs="Times New Roman"/>
          <w:sz w:val="24"/>
          <w:szCs w:val="24"/>
        </w:rPr>
      </w:pPr>
    </w:p>
    <w:p w:rsidR="00F4252B" w:rsidRDefault="00F4252B">
      <w:pPr>
        <w:spacing w:after="160" w:line="259" w:lineRule="auto"/>
        <w:rPr>
          <w:rFonts w:ascii="Times New Roman" w:hAnsi="Times New Roman" w:cs="Times New Roman"/>
          <w:sz w:val="24"/>
          <w:szCs w:val="24"/>
        </w:rPr>
      </w:pPr>
      <w:r>
        <w:rPr>
          <w:noProof/>
        </w:rPr>
        <w:drawing>
          <wp:inline distT="0" distB="0" distL="0" distR="0" wp14:anchorId="510DD6F8" wp14:editId="1AFCC160">
            <wp:extent cx="5943600" cy="2674620"/>
            <wp:effectExtent l="0" t="0" r="0" b="1143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252B" w:rsidRDefault="00F4252B" w:rsidP="00F4252B">
      <w:pPr>
        <w:pStyle w:val="Caption"/>
        <w:rPr>
          <w:rFonts w:ascii="Times New Roman" w:hAnsi="Times New Roman" w:cs="Times New Roman"/>
          <w:sz w:val="24"/>
          <w:szCs w:val="24"/>
        </w:rPr>
      </w:pPr>
      <w:bookmarkStart w:id="90" w:name="_Toc533002256"/>
      <w:r w:rsidRPr="00F4252B">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3</w:t>
      </w:r>
      <w:r w:rsidR="00897DA9">
        <w:rPr>
          <w:rFonts w:ascii="Times New Roman" w:hAnsi="Times New Roman" w:cs="Times New Roman"/>
          <w:i w:val="0"/>
          <w:color w:val="auto"/>
          <w:sz w:val="24"/>
          <w:szCs w:val="24"/>
        </w:rPr>
        <w:fldChar w:fldCharType="end"/>
      </w:r>
      <w:r w:rsidRPr="00F4252B">
        <w:rPr>
          <w:rFonts w:ascii="Times New Roman" w:hAnsi="Times New Roman" w:cs="Times New Roman"/>
          <w:i w:val="0"/>
          <w:color w:val="auto"/>
          <w:sz w:val="24"/>
          <w:szCs w:val="24"/>
        </w:rPr>
        <w:t>:</w:t>
      </w:r>
      <w:r w:rsidRPr="00F4252B">
        <w:rPr>
          <w:color w:val="auto"/>
        </w:rPr>
        <w:t xml:space="preserve"> </w:t>
      </w:r>
      <w:r w:rsidRPr="00D7145C">
        <w:rPr>
          <w:rFonts w:ascii="Times New Roman" w:hAnsi="Times New Roman" w:cs="Times New Roman"/>
          <w:i w:val="0"/>
          <w:color w:val="auto"/>
          <w:sz w:val="24"/>
          <w:szCs w:val="24"/>
        </w:rPr>
        <w:t>Employment distribution of the respondents</w:t>
      </w:r>
      <w:bookmarkEnd w:id="90"/>
      <w:r>
        <w:rPr>
          <w:rFonts w:ascii="Times New Roman" w:hAnsi="Times New Roman" w:cs="Times New Roman"/>
          <w:sz w:val="24"/>
          <w:szCs w:val="24"/>
        </w:rPr>
        <w:t xml:space="preserve"> </w:t>
      </w:r>
    </w:p>
    <w:p w:rsidR="00F4252B" w:rsidRDefault="00F4252B" w:rsidP="00F4252B">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4.3 highest number of respondents are students which is 143 in number and 56.5% as a percentage. Second highest number of respondent belong to the group employed which is 66 in number and 26.1% as a percentage. Third highest number of respondents belong to the unemployed group which is 35 in number and 13.8% as a percentage. Lowest number of respondents belong to the groups underemployed and employed at the same time studying where they are 5 and 4 in number respectively and 2% and 1.6% in percentages respectively.</w:t>
      </w:r>
    </w:p>
    <w:p w:rsidR="00972624" w:rsidRPr="00972624" w:rsidRDefault="00F4252B" w:rsidP="00972624">
      <w:pPr>
        <w:pStyle w:val="Heading3"/>
        <w:rPr>
          <w:rFonts w:ascii="Times New Roman" w:eastAsiaTheme="minorHAnsi" w:hAnsi="Times New Roman" w:cs="Times New Roman"/>
          <w:b/>
          <w:sz w:val="28"/>
          <w:szCs w:val="28"/>
        </w:rPr>
      </w:pPr>
      <w:bookmarkStart w:id="91" w:name="_Toc533053762"/>
      <w:r w:rsidRPr="00972624">
        <w:rPr>
          <w:rFonts w:ascii="Times New Roman" w:hAnsi="Times New Roman" w:cs="Times New Roman"/>
          <w:b/>
          <w:color w:val="auto"/>
          <w:sz w:val="28"/>
          <w:szCs w:val="28"/>
        </w:rPr>
        <w:t>E</w:t>
      </w:r>
      <w:r w:rsidR="00972624" w:rsidRPr="00972624">
        <w:rPr>
          <w:rFonts w:ascii="Times New Roman" w:hAnsi="Times New Roman" w:cs="Times New Roman"/>
          <w:b/>
          <w:color w:val="auto"/>
          <w:sz w:val="28"/>
          <w:szCs w:val="28"/>
        </w:rPr>
        <w:t>mployment Sector</w:t>
      </w:r>
      <w:bookmarkEnd w:id="91"/>
    </w:p>
    <w:p w:rsidR="00972624" w:rsidRDefault="00972624" w:rsidP="00972624">
      <w:pPr>
        <w:rPr>
          <w:rFonts w:eastAsiaTheme="minorHAnsi"/>
        </w:rPr>
      </w:pPr>
    </w:p>
    <w:p w:rsidR="00972624" w:rsidRPr="00972624" w:rsidRDefault="00972624" w:rsidP="00972624">
      <w:pPr>
        <w:rPr>
          <w:rFonts w:eastAsiaTheme="minorHAnsi"/>
        </w:rPr>
      </w:pPr>
      <w:r>
        <w:rPr>
          <w:noProof/>
        </w:rPr>
        <w:drawing>
          <wp:inline distT="0" distB="0" distL="0" distR="0" wp14:anchorId="7E9EBA35" wp14:editId="2A5A8B8D">
            <wp:extent cx="6237514" cy="2743200"/>
            <wp:effectExtent l="0" t="0" r="1143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72624" w:rsidRDefault="00972624" w:rsidP="00972624">
      <w:pPr>
        <w:pStyle w:val="Caption"/>
      </w:pPr>
      <w:bookmarkStart w:id="92" w:name="_Toc533002257"/>
      <w:r w:rsidRPr="00972624">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Pr="00972624">
        <w:rPr>
          <w:rFonts w:ascii="Times New Roman" w:hAnsi="Times New Roman" w:cs="Times New Roman"/>
          <w:i w:val="0"/>
          <w:color w:val="auto"/>
          <w:sz w:val="24"/>
          <w:szCs w:val="24"/>
        </w:rPr>
        <w:t>:</w:t>
      </w:r>
      <w:r w:rsidRPr="00972624">
        <w:rPr>
          <w:color w:val="auto"/>
        </w:rPr>
        <w:t xml:space="preserve"> </w:t>
      </w:r>
      <w:r w:rsidRPr="00AC310F">
        <w:rPr>
          <w:rFonts w:ascii="Times New Roman" w:hAnsi="Times New Roman" w:cs="Times New Roman"/>
          <w:i w:val="0"/>
          <w:color w:val="auto"/>
          <w:sz w:val="24"/>
          <w:szCs w:val="24"/>
        </w:rPr>
        <w:t>Employment sector distribution of the respondents</w:t>
      </w:r>
      <w:bookmarkEnd w:id="92"/>
      <w:r w:rsidRPr="00972624">
        <w:t xml:space="preserve"> </w:t>
      </w:r>
    </w:p>
    <w:p w:rsidR="00972624" w:rsidRDefault="00972624" w:rsidP="00972624">
      <w:pPr>
        <w:spacing w:line="360" w:lineRule="auto"/>
        <w:jc w:val="both"/>
        <w:rPr>
          <w:rFonts w:ascii="Times New Roman" w:hAnsi="Times New Roman" w:cs="Times New Roman"/>
          <w:sz w:val="24"/>
          <w:szCs w:val="24"/>
        </w:rPr>
      </w:pPr>
      <w:r>
        <w:rPr>
          <w:rFonts w:ascii="Times New Roman" w:hAnsi="Times New Roman" w:cs="Times New Roman"/>
          <w:sz w:val="24"/>
          <w:szCs w:val="24"/>
        </w:rPr>
        <w:t>In the figure 4.4 it shows highest number of respondents work in the private sector which is 113 in number and 44.7% as a percentage. Second highest number of respondents recorded in not applicable which is 109 in number and 43.1% as a percentage. Respondents who are working the public sector and semi government are equal in number which in 11 and 4.3% as a percentage. Lowest number of respondents are belong to the self-employed category which is 9 in number and 3.6% in percentage.</w:t>
      </w:r>
    </w:p>
    <w:p w:rsidR="00972624" w:rsidRPr="00972624" w:rsidRDefault="00972624" w:rsidP="00972624">
      <w:pPr>
        <w:pStyle w:val="Heading3"/>
        <w:rPr>
          <w:rFonts w:ascii="Times New Roman" w:eastAsiaTheme="minorHAnsi" w:hAnsi="Times New Roman" w:cs="Times New Roman"/>
          <w:b/>
          <w:sz w:val="28"/>
          <w:szCs w:val="28"/>
        </w:rPr>
      </w:pPr>
      <w:bookmarkStart w:id="93" w:name="_Toc533053763"/>
      <w:r w:rsidRPr="00972624">
        <w:rPr>
          <w:rFonts w:ascii="Times New Roman" w:hAnsi="Times New Roman" w:cs="Times New Roman"/>
          <w:b/>
          <w:color w:val="auto"/>
          <w:sz w:val="28"/>
          <w:szCs w:val="28"/>
        </w:rPr>
        <w:t>Monthly Income</w:t>
      </w:r>
      <w:bookmarkEnd w:id="93"/>
    </w:p>
    <w:p w:rsidR="00972624" w:rsidRDefault="00972624" w:rsidP="00972624">
      <w:pPr>
        <w:rPr>
          <w:rFonts w:eastAsiaTheme="minorHAnsi"/>
        </w:rPr>
      </w:pPr>
    </w:p>
    <w:p w:rsidR="00972624" w:rsidRDefault="00972624" w:rsidP="00972624">
      <w:pPr>
        <w:rPr>
          <w:rFonts w:eastAsiaTheme="minorHAnsi"/>
        </w:rPr>
      </w:pPr>
      <w:r>
        <w:rPr>
          <w:noProof/>
        </w:rPr>
        <w:drawing>
          <wp:inline distT="0" distB="0" distL="0" distR="0" wp14:anchorId="0C5299F4" wp14:editId="57E8E5B4">
            <wp:extent cx="6139543" cy="2743200"/>
            <wp:effectExtent l="0" t="0" r="1397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72624" w:rsidRPr="00972624" w:rsidRDefault="00972624" w:rsidP="00972624">
      <w:pPr>
        <w:pStyle w:val="Caption"/>
        <w:rPr>
          <w:rFonts w:eastAsiaTheme="minorHAnsi"/>
          <w:i w:val="0"/>
        </w:rPr>
      </w:pPr>
      <w:bookmarkStart w:id="94" w:name="_Toc533002258"/>
      <w:r w:rsidRPr="00972624">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5</w:t>
      </w:r>
      <w:r w:rsidR="00897DA9">
        <w:rPr>
          <w:rFonts w:ascii="Times New Roman" w:hAnsi="Times New Roman" w:cs="Times New Roman"/>
          <w:i w:val="0"/>
          <w:color w:val="auto"/>
          <w:sz w:val="24"/>
          <w:szCs w:val="24"/>
        </w:rPr>
        <w:fldChar w:fldCharType="end"/>
      </w:r>
      <w:r w:rsidRPr="00972624">
        <w:rPr>
          <w:rFonts w:ascii="Times New Roman" w:hAnsi="Times New Roman" w:cs="Times New Roman"/>
          <w:i w:val="0"/>
          <w:color w:val="auto"/>
          <w:sz w:val="24"/>
          <w:szCs w:val="24"/>
        </w:rPr>
        <w:t xml:space="preserve">: </w:t>
      </w:r>
      <w:r w:rsidRPr="00AC310F">
        <w:rPr>
          <w:rFonts w:ascii="Times New Roman" w:hAnsi="Times New Roman" w:cs="Times New Roman"/>
          <w:i w:val="0"/>
          <w:color w:val="auto"/>
          <w:sz w:val="24"/>
          <w:szCs w:val="24"/>
        </w:rPr>
        <w:t>Monthly income distribution of the respondents</w:t>
      </w:r>
      <w:bookmarkEnd w:id="94"/>
    </w:p>
    <w:p w:rsidR="00972624" w:rsidRDefault="00972624" w:rsidP="00972624">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shown in the figure 4.5 highest number of respondents belong to the income category of 0 – 20,000 which is 166 in number and 65.6% as a percentage. Second highest number of respondents belong to the income category of 20,001 – 40,000 which is 30 in number and 11.9% as a percentage. Third highest number of respondents belong to the income category of 40,001 – 60,000 which is 24 in number and 9.5% as a percentage. Lowest number of respondents fall into the income category of 60,001 – 80,000 which is 9 in number and 3.6% as a percentage.</w:t>
      </w:r>
      <w:ins w:id="95" w:author="User" w:date="2018-11-16T07:08:00Z">
        <w:r>
          <w:rPr>
            <w:rFonts w:ascii="Times New Roman" w:hAnsi="Times New Roman" w:cs="Times New Roman"/>
            <w:sz w:val="24"/>
            <w:szCs w:val="24"/>
          </w:rPr>
          <w:t xml:space="preserve"> </w:t>
        </w:r>
      </w:ins>
    </w:p>
    <w:p w:rsidR="00972624" w:rsidRPr="00E4637D" w:rsidRDefault="00972624" w:rsidP="00972624">
      <w:pPr>
        <w:autoSpaceDE w:val="0"/>
        <w:autoSpaceDN w:val="0"/>
        <w:adjustRightInd w:val="0"/>
        <w:spacing w:after="0" w:line="400" w:lineRule="atLeast"/>
        <w:jc w:val="both"/>
        <w:rPr>
          <w:rFonts w:ascii="Times New Roman" w:hAnsi="Times New Roman" w:cs="Times New Roman"/>
          <w:sz w:val="24"/>
          <w:szCs w:val="24"/>
        </w:rPr>
      </w:pPr>
      <w:r w:rsidRPr="00E4637D">
        <w:rPr>
          <w:rFonts w:ascii="Times New Roman" w:hAnsi="Times New Roman" w:cs="Times New Roman"/>
          <w:sz w:val="24"/>
          <w:szCs w:val="24"/>
        </w:rPr>
        <w:t xml:space="preserve">The most respondents are in the lower income category-this may be useful in deciding the fees/ tolls and etc. </w:t>
      </w:r>
    </w:p>
    <w:p w:rsidR="00B908CF" w:rsidRDefault="00B908CF" w:rsidP="00972624"/>
    <w:p w:rsidR="00B908CF" w:rsidRPr="00B908CF" w:rsidRDefault="00B908CF" w:rsidP="00B908CF">
      <w:pPr>
        <w:pStyle w:val="Heading3"/>
        <w:rPr>
          <w:rFonts w:ascii="Times New Roman" w:eastAsiaTheme="minorHAnsi" w:hAnsi="Times New Roman" w:cs="Times New Roman"/>
          <w:b/>
          <w:sz w:val="28"/>
          <w:szCs w:val="28"/>
        </w:rPr>
      </w:pPr>
      <w:bookmarkStart w:id="96" w:name="_Toc533053764"/>
      <w:r w:rsidRPr="00B908CF">
        <w:rPr>
          <w:rFonts w:ascii="Times New Roman" w:hAnsi="Times New Roman" w:cs="Times New Roman"/>
          <w:b/>
          <w:color w:val="auto"/>
          <w:sz w:val="28"/>
          <w:szCs w:val="28"/>
        </w:rPr>
        <w:t>Bicycle Ownership</w:t>
      </w:r>
      <w:bookmarkEnd w:id="96"/>
    </w:p>
    <w:p w:rsidR="00B908CF" w:rsidRDefault="00B908CF" w:rsidP="00B908CF">
      <w:pPr>
        <w:rPr>
          <w:rFonts w:eastAsiaTheme="minorHAnsi"/>
        </w:rPr>
      </w:pPr>
    </w:p>
    <w:p w:rsidR="00B908CF" w:rsidRDefault="00B908CF" w:rsidP="00B908CF">
      <w:pPr>
        <w:rPr>
          <w:rFonts w:eastAsiaTheme="minorHAnsi"/>
        </w:rPr>
      </w:pPr>
      <w:r>
        <w:rPr>
          <w:noProof/>
        </w:rPr>
        <w:drawing>
          <wp:inline distT="0" distB="0" distL="0" distR="0" wp14:anchorId="49594332" wp14:editId="0073A8DD">
            <wp:extent cx="6286500" cy="3114675"/>
            <wp:effectExtent l="0" t="0" r="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908CF" w:rsidRPr="00B908CF" w:rsidRDefault="00B908CF" w:rsidP="00B908CF">
      <w:pPr>
        <w:pStyle w:val="Caption"/>
        <w:rPr>
          <w:rFonts w:eastAsiaTheme="minorHAnsi"/>
          <w:i w:val="0"/>
        </w:rPr>
      </w:pPr>
      <w:bookmarkStart w:id="97" w:name="_Toc533002259"/>
      <w:r w:rsidRPr="00B908CF">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6</w:t>
      </w:r>
      <w:r w:rsidR="00897DA9">
        <w:rPr>
          <w:rFonts w:ascii="Times New Roman" w:hAnsi="Times New Roman" w:cs="Times New Roman"/>
          <w:i w:val="0"/>
          <w:color w:val="auto"/>
          <w:sz w:val="24"/>
          <w:szCs w:val="24"/>
        </w:rPr>
        <w:fldChar w:fldCharType="end"/>
      </w:r>
      <w:r w:rsidRPr="00B908CF">
        <w:rPr>
          <w:rFonts w:ascii="Times New Roman" w:hAnsi="Times New Roman" w:cs="Times New Roman"/>
          <w:i w:val="0"/>
          <w:color w:val="auto"/>
          <w:sz w:val="24"/>
          <w:szCs w:val="24"/>
        </w:rPr>
        <w:t xml:space="preserve">: </w:t>
      </w:r>
      <w:r w:rsidRPr="00AC310F">
        <w:rPr>
          <w:rFonts w:ascii="Times New Roman" w:hAnsi="Times New Roman" w:cs="Times New Roman"/>
          <w:i w:val="0"/>
          <w:color w:val="auto"/>
          <w:sz w:val="24"/>
          <w:szCs w:val="24"/>
        </w:rPr>
        <w:t>Bicycle ownership of the respondents</w:t>
      </w:r>
      <w:bookmarkEnd w:id="97"/>
    </w:p>
    <w:p w:rsidR="00B908CF" w:rsidRPr="00B908CF" w:rsidRDefault="00B908CF" w:rsidP="00B908CF">
      <w:pPr>
        <w:rPr>
          <w:rFonts w:eastAsiaTheme="minorHAnsi"/>
        </w:rPr>
      </w:pPr>
    </w:p>
    <w:p w:rsidR="00B908CF" w:rsidRDefault="00B908CF" w:rsidP="00B908CF">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4.6 highest number of respondents said “yes” to the question whether they own a bicycle which is 129 in number and 51% as a percentage. Out of 253 respondents 124 said “No” which is 124 in number and 49% as a percentage. More than half of the respondents possess a bicycle.</w:t>
      </w:r>
    </w:p>
    <w:p w:rsidR="00F35AFC" w:rsidRPr="002C4089" w:rsidRDefault="00F35AFC" w:rsidP="00F35AFC">
      <w:pPr>
        <w:pStyle w:val="Heading3"/>
        <w:rPr>
          <w:rFonts w:ascii="Times New Roman" w:eastAsiaTheme="minorHAnsi" w:hAnsi="Times New Roman" w:cs="Times New Roman"/>
          <w:b/>
          <w:color w:val="auto"/>
          <w:sz w:val="28"/>
          <w:szCs w:val="28"/>
        </w:rPr>
      </w:pPr>
      <w:bookmarkStart w:id="98" w:name="_Toc533053765"/>
      <w:r w:rsidRPr="002C4089">
        <w:rPr>
          <w:rFonts w:ascii="Times New Roman" w:hAnsi="Times New Roman" w:cs="Times New Roman"/>
          <w:b/>
          <w:color w:val="auto"/>
          <w:sz w:val="28"/>
          <w:szCs w:val="28"/>
        </w:rPr>
        <w:t>Most Frequent Type/s of Mode Using for Travelling</w:t>
      </w:r>
      <w:bookmarkEnd w:id="98"/>
    </w:p>
    <w:p w:rsidR="00F35AFC" w:rsidRDefault="00F35AFC" w:rsidP="00F35AFC"/>
    <w:p w:rsidR="00E6574F" w:rsidRPr="00B908CF" w:rsidRDefault="00F35AFC" w:rsidP="00F35AFC">
      <w:pPr>
        <w:pStyle w:val="Caption"/>
        <w:rPr>
          <w:rFonts w:eastAsiaTheme="minorHAnsi"/>
        </w:rPr>
      </w:pPr>
      <w:bookmarkStart w:id="99" w:name="_Toc533005148"/>
      <w:r w:rsidRPr="00F35AFC">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w:t>
      </w:r>
      <w:r w:rsidR="007C722F">
        <w:rPr>
          <w:rFonts w:ascii="Times New Roman" w:hAnsi="Times New Roman" w:cs="Times New Roman"/>
          <w:i w:val="0"/>
          <w:color w:val="auto"/>
          <w:sz w:val="24"/>
          <w:szCs w:val="24"/>
        </w:rPr>
        <w:fldChar w:fldCharType="end"/>
      </w:r>
      <w:r w:rsidRPr="00F35AFC">
        <w:rPr>
          <w:rFonts w:ascii="Times New Roman" w:hAnsi="Times New Roman" w:cs="Times New Roman"/>
          <w:i w:val="0"/>
          <w:color w:val="auto"/>
          <w:sz w:val="24"/>
          <w:szCs w:val="24"/>
        </w:rPr>
        <w:t xml:space="preserve">: </w:t>
      </w:r>
      <w:r w:rsidRPr="00306911">
        <w:rPr>
          <w:rFonts w:ascii="Times New Roman" w:hAnsi="Times New Roman" w:cs="Times New Roman"/>
          <w:i w:val="0"/>
          <w:color w:val="auto"/>
          <w:sz w:val="24"/>
          <w:szCs w:val="24"/>
        </w:rPr>
        <w:t>Total respondents</w:t>
      </w:r>
      <w:bookmarkEnd w:id="99"/>
      <w:r w:rsidRPr="00306911">
        <w:rPr>
          <w:rFonts w:ascii="Times New Roman" w:hAnsi="Times New Roman" w:cs="Times New Roman"/>
          <w:i w:val="0"/>
          <w:color w:val="auto"/>
          <w:sz w:val="24"/>
          <w:szCs w:val="24"/>
        </w:rPr>
        <w:t xml:space="preserve"> </w:t>
      </w:r>
      <w:r w:rsidR="00E6574F" w:rsidRPr="00B908CF">
        <w:br w:type="page"/>
      </w: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48"/>
        <w:gridCol w:w="1010"/>
        <w:gridCol w:w="1009"/>
        <w:gridCol w:w="1009"/>
        <w:gridCol w:w="1009"/>
        <w:gridCol w:w="1009"/>
        <w:gridCol w:w="1009"/>
      </w:tblGrid>
      <w:tr w:rsidR="00F35AFC" w:rsidRPr="00DA1B90" w:rsidTr="002513BC">
        <w:trPr>
          <w:cantSplit/>
        </w:trPr>
        <w:tc>
          <w:tcPr>
            <w:tcW w:w="7403" w:type="dxa"/>
            <w:gridSpan w:val="7"/>
            <w:tcBorders>
              <w:top w:val="nil"/>
              <w:left w:val="nil"/>
              <w:bottom w:val="nil"/>
              <w:right w:val="nil"/>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b/>
                <w:bCs/>
                <w:color w:val="000000"/>
                <w:sz w:val="18"/>
                <w:szCs w:val="18"/>
              </w:rPr>
              <w:t>Case Summary</w:t>
            </w:r>
          </w:p>
        </w:tc>
      </w:tr>
      <w:tr w:rsidR="00F35AFC" w:rsidRPr="00DA1B90" w:rsidTr="002513BC">
        <w:trPr>
          <w:cantSplit/>
        </w:trPr>
        <w:tc>
          <w:tcPr>
            <w:tcW w:w="1348" w:type="dxa"/>
            <w:vMerge w:val="restart"/>
            <w:tcBorders>
              <w:top w:val="single" w:sz="16" w:space="0" w:color="000000"/>
              <w:left w:val="single" w:sz="16" w:space="0" w:color="000000"/>
              <w:bottom w:val="nil"/>
              <w:right w:val="single" w:sz="16" w:space="0" w:color="000000"/>
            </w:tcBorders>
            <w:shd w:val="clear" w:color="auto" w:fill="FFFFFF"/>
          </w:tcPr>
          <w:p w:rsidR="00F35AFC" w:rsidRPr="00DA1B90" w:rsidRDefault="00F35AFC" w:rsidP="002513BC">
            <w:pPr>
              <w:autoSpaceDE w:val="0"/>
              <w:autoSpaceDN w:val="0"/>
              <w:adjustRightInd w:val="0"/>
              <w:spacing w:after="0" w:line="320" w:lineRule="atLeast"/>
              <w:rPr>
                <w:rFonts w:ascii="Arial" w:hAnsi="Arial" w:cs="Arial"/>
                <w:color w:val="000000"/>
                <w:sz w:val="18"/>
                <w:szCs w:val="18"/>
              </w:rPr>
            </w:pPr>
          </w:p>
        </w:tc>
        <w:tc>
          <w:tcPr>
            <w:tcW w:w="6055" w:type="dxa"/>
            <w:gridSpan w:val="6"/>
            <w:tcBorders>
              <w:top w:val="single" w:sz="16" w:space="0" w:color="000000"/>
              <w:left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Cases</w:t>
            </w:r>
          </w:p>
        </w:tc>
      </w:tr>
      <w:tr w:rsidR="00F35AFC" w:rsidRPr="00DA1B90" w:rsidTr="002513BC">
        <w:trPr>
          <w:cantSplit/>
        </w:trPr>
        <w:tc>
          <w:tcPr>
            <w:tcW w:w="1348" w:type="dxa"/>
            <w:vMerge/>
            <w:tcBorders>
              <w:top w:val="single" w:sz="16" w:space="0" w:color="000000"/>
              <w:left w:val="single" w:sz="16" w:space="0" w:color="000000"/>
              <w:bottom w:val="nil"/>
              <w:right w:val="single" w:sz="16" w:space="0" w:color="000000"/>
            </w:tcBorders>
            <w:shd w:val="clear" w:color="auto" w:fill="FFFFFF"/>
          </w:tcPr>
          <w:p w:rsidR="00F35AFC" w:rsidRPr="00DA1B90" w:rsidRDefault="00F35AFC" w:rsidP="002513BC">
            <w:pPr>
              <w:autoSpaceDE w:val="0"/>
              <w:autoSpaceDN w:val="0"/>
              <w:adjustRightInd w:val="0"/>
              <w:spacing w:after="0" w:line="240" w:lineRule="auto"/>
              <w:rPr>
                <w:rFonts w:ascii="Arial" w:hAnsi="Arial" w:cs="Arial"/>
                <w:color w:val="000000"/>
                <w:sz w:val="18"/>
                <w:szCs w:val="18"/>
              </w:rPr>
            </w:pPr>
          </w:p>
        </w:tc>
        <w:tc>
          <w:tcPr>
            <w:tcW w:w="2019" w:type="dxa"/>
            <w:gridSpan w:val="2"/>
            <w:tcBorders>
              <w:left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Valid</w:t>
            </w:r>
          </w:p>
        </w:tc>
        <w:tc>
          <w:tcPr>
            <w:tcW w:w="2018" w:type="dxa"/>
            <w:gridSpan w:val="2"/>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Missing</w:t>
            </w:r>
          </w:p>
        </w:tc>
        <w:tc>
          <w:tcPr>
            <w:tcW w:w="2018" w:type="dxa"/>
            <w:gridSpan w:val="2"/>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Total</w:t>
            </w:r>
          </w:p>
        </w:tc>
      </w:tr>
      <w:tr w:rsidR="00F35AFC" w:rsidRPr="00DA1B90" w:rsidTr="002513BC">
        <w:trPr>
          <w:cantSplit/>
        </w:trPr>
        <w:tc>
          <w:tcPr>
            <w:tcW w:w="1348" w:type="dxa"/>
            <w:vMerge/>
            <w:tcBorders>
              <w:top w:val="single" w:sz="16" w:space="0" w:color="000000"/>
              <w:left w:val="single" w:sz="16" w:space="0" w:color="000000"/>
              <w:bottom w:val="nil"/>
              <w:right w:val="single" w:sz="16" w:space="0" w:color="000000"/>
            </w:tcBorders>
            <w:shd w:val="clear" w:color="auto" w:fill="FFFFFF"/>
          </w:tcPr>
          <w:p w:rsidR="00F35AFC" w:rsidRPr="00DA1B90" w:rsidRDefault="00F35AFC" w:rsidP="002513BC">
            <w:pPr>
              <w:autoSpaceDE w:val="0"/>
              <w:autoSpaceDN w:val="0"/>
              <w:adjustRightInd w:val="0"/>
              <w:spacing w:after="0" w:line="240" w:lineRule="auto"/>
              <w:rPr>
                <w:rFonts w:ascii="Arial" w:hAnsi="Arial" w:cs="Arial"/>
                <w:color w:val="000000"/>
                <w:sz w:val="18"/>
                <w:szCs w:val="18"/>
              </w:rPr>
            </w:pPr>
          </w:p>
        </w:tc>
        <w:tc>
          <w:tcPr>
            <w:tcW w:w="1010" w:type="dxa"/>
            <w:tcBorders>
              <w:left w:val="single" w:sz="16" w:space="0" w:color="000000"/>
              <w:bottom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N</w:t>
            </w:r>
          </w:p>
        </w:tc>
        <w:tc>
          <w:tcPr>
            <w:tcW w:w="1009" w:type="dxa"/>
            <w:tcBorders>
              <w:bottom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Percent</w:t>
            </w:r>
          </w:p>
        </w:tc>
        <w:tc>
          <w:tcPr>
            <w:tcW w:w="1009" w:type="dxa"/>
            <w:tcBorders>
              <w:bottom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N</w:t>
            </w:r>
          </w:p>
        </w:tc>
        <w:tc>
          <w:tcPr>
            <w:tcW w:w="1009" w:type="dxa"/>
            <w:tcBorders>
              <w:bottom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Percent</w:t>
            </w:r>
          </w:p>
        </w:tc>
        <w:tc>
          <w:tcPr>
            <w:tcW w:w="1009" w:type="dxa"/>
            <w:tcBorders>
              <w:bottom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N</w:t>
            </w:r>
          </w:p>
        </w:tc>
        <w:tc>
          <w:tcPr>
            <w:tcW w:w="1009" w:type="dxa"/>
            <w:tcBorders>
              <w:bottom w:val="single" w:sz="16" w:space="0" w:color="000000"/>
              <w:right w:val="single" w:sz="16" w:space="0" w:color="000000"/>
            </w:tcBorders>
            <w:shd w:val="clear" w:color="auto" w:fill="FFFFFF"/>
          </w:tcPr>
          <w:p w:rsidR="00F35AFC" w:rsidRPr="00DA1B90" w:rsidRDefault="00F35AFC" w:rsidP="002513BC">
            <w:pPr>
              <w:autoSpaceDE w:val="0"/>
              <w:autoSpaceDN w:val="0"/>
              <w:adjustRightInd w:val="0"/>
              <w:spacing w:after="0" w:line="320" w:lineRule="atLeast"/>
              <w:jc w:val="center"/>
              <w:rPr>
                <w:rFonts w:ascii="Arial" w:hAnsi="Arial" w:cs="Arial"/>
                <w:color w:val="000000"/>
                <w:sz w:val="18"/>
                <w:szCs w:val="18"/>
              </w:rPr>
            </w:pPr>
            <w:r w:rsidRPr="00DA1B90">
              <w:rPr>
                <w:rFonts w:ascii="Arial" w:hAnsi="Arial" w:cs="Arial"/>
                <w:color w:val="000000"/>
                <w:sz w:val="18"/>
                <w:szCs w:val="18"/>
              </w:rPr>
              <w:t>Percent</w:t>
            </w:r>
          </w:p>
        </w:tc>
      </w:tr>
      <w:tr w:rsidR="00F35AFC" w:rsidRPr="00DA1B90" w:rsidTr="002513BC">
        <w:trPr>
          <w:cantSplit/>
        </w:trPr>
        <w:tc>
          <w:tcPr>
            <w:tcW w:w="1348"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rPr>
                <w:rFonts w:ascii="Arial" w:hAnsi="Arial" w:cs="Arial"/>
                <w:color w:val="000000"/>
                <w:sz w:val="18"/>
                <w:szCs w:val="18"/>
              </w:rPr>
            </w:pPr>
          </w:p>
        </w:tc>
        <w:tc>
          <w:tcPr>
            <w:tcW w:w="1010" w:type="dxa"/>
            <w:tcBorders>
              <w:top w:val="single" w:sz="16" w:space="0" w:color="000000"/>
              <w:left w:val="single" w:sz="16" w:space="0" w:color="000000"/>
              <w:bottom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253</w:t>
            </w:r>
          </w:p>
        </w:tc>
        <w:tc>
          <w:tcPr>
            <w:tcW w:w="1009" w:type="dxa"/>
            <w:tcBorders>
              <w:top w:val="single" w:sz="16" w:space="0" w:color="000000"/>
              <w:bottom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100.0%</w:t>
            </w:r>
          </w:p>
        </w:tc>
        <w:tc>
          <w:tcPr>
            <w:tcW w:w="1009" w:type="dxa"/>
            <w:tcBorders>
              <w:top w:val="single" w:sz="16" w:space="0" w:color="000000"/>
              <w:bottom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0</w:t>
            </w:r>
          </w:p>
        </w:tc>
        <w:tc>
          <w:tcPr>
            <w:tcW w:w="1009" w:type="dxa"/>
            <w:tcBorders>
              <w:top w:val="single" w:sz="16" w:space="0" w:color="000000"/>
              <w:bottom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0.0%</w:t>
            </w:r>
          </w:p>
        </w:tc>
        <w:tc>
          <w:tcPr>
            <w:tcW w:w="1009" w:type="dxa"/>
            <w:tcBorders>
              <w:top w:val="single" w:sz="16" w:space="0" w:color="000000"/>
              <w:bottom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253</w:t>
            </w:r>
          </w:p>
        </w:tc>
        <w:tc>
          <w:tcPr>
            <w:tcW w:w="1009" w:type="dxa"/>
            <w:tcBorders>
              <w:top w:val="single" w:sz="16" w:space="0" w:color="000000"/>
              <w:bottom w:val="single" w:sz="16" w:space="0" w:color="000000"/>
              <w:right w:val="single" w:sz="16" w:space="0" w:color="000000"/>
            </w:tcBorders>
            <w:shd w:val="clear" w:color="auto" w:fill="FFFFFF"/>
            <w:vAlign w:val="center"/>
          </w:tcPr>
          <w:p w:rsidR="00F35AFC" w:rsidRPr="00DA1B90" w:rsidRDefault="00F35AFC" w:rsidP="002513BC">
            <w:pPr>
              <w:autoSpaceDE w:val="0"/>
              <w:autoSpaceDN w:val="0"/>
              <w:adjustRightInd w:val="0"/>
              <w:spacing w:after="0" w:line="320" w:lineRule="atLeast"/>
              <w:jc w:val="right"/>
              <w:rPr>
                <w:rFonts w:ascii="Arial" w:hAnsi="Arial" w:cs="Arial"/>
                <w:color w:val="000000"/>
                <w:sz w:val="18"/>
                <w:szCs w:val="18"/>
              </w:rPr>
            </w:pPr>
            <w:r w:rsidRPr="00DA1B90">
              <w:rPr>
                <w:rFonts w:ascii="Arial" w:hAnsi="Arial" w:cs="Arial"/>
                <w:color w:val="000000"/>
                <w:sz w:val="18"/>
                <w:szCs w:val="18"/>
              </w:rPr>
              <w:t>100.0%</w:t>
            </w:r>
          </w:p>
        </w:tc>
      </w:tr>
    </w:tbl>
    <w:p w:rsidR="00E6574F" w:rsidRDefault="00E6574F" w:rsidP="00E6574F">
      <w:pPr>
        <w:pStyle w:val="ListParagraph"/>
        <w:rPr>
          <w:rFonts w:ascii="Times New Roman" w:hAnsi="Times New Roman" w:cs="Times New Roman"/>
          <w:sz w:val="24"/>
          <w:szCs w:val="24"/>
        </w:rPr>
      </w:pPr>
    </w:p>
    <w:p w:rsidR="00F35AFC" w:rsidRDefault="00F35AFC" w:rsidP="00F35AFC">
      <w:pPr>
        <w:pStyle w:val="Caption"/>
        <w:rPr>
          <w:rFonts w:ascii="Times New Roman" w:hAnsi="Times New Roman" w:cs="Times New Roman"/>
          <w:i w:val="0"/>
          <w:color w:val="auto"/>
          <w:sz w:val="24"/>
          <w:szCs w:val="24"/>
        </w:rPr>
      </w:pPr>
      <w:bookmarkStart w:id="100" w:name="_Toc533005149"/>
      <w:r w:rsidRPr="00F35AFC">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w:t>
      </w:r>
      <w:r w:rsidR="007C722F">
        <w:rPr>
          <w:rFonts w:ascii="Times New Roman" w:hAnsi="Times New Roman" w:cs="Times New Roman"/>
          <w:i w:val="0"/>
          <w:color w:val="auto"/>
          <w:sz w:val="24"/>
          <w:szCs w:val="24"/>
        </w:rPr>
        <w:fldChar w:fldCharType="end"/>
      </w:r>
      <w:r w:rsidRPr="00F35AFC">
        <w:rPr>
          <w:rFonts w:ascii="Times New Roman" w:hAnsi="Times New Roman" w:cs="Times New Roman"/>
          <w:i w:val="0"/>
          <w:color w:val="auto"/>
          <w:sz w:val="24"/>
          <w:szCs w:val="24"/>
        </w:rPr>
        <w:t>: Modes of travel distribution of the respondents</w:t>
      </w:r>
      <w:bookmarkEnd w:id="100"/>
    </w:p>
    <w:tbl>
      <w:tblPr>
        <w:tblStyle w:val="PlainTable1"/>
        <w:tblW w:w="0" w:type="auto"/>
        <w:tblLook w:val="04A0" w:firstRow="1" w:lastRow="0" w:firstColumn="1" w:lastColumn="0" w:noHBand="0" w:noVBand="1"/>
      </w:tblPr>
      <w:tblGrid>
        <w:gridCol w:w="2066"/>
        <w:gridCol w:w="2066"/>
        <w:gridCol w:w="2069"/>
        <w:gridCol w:w="2067"/>
      </w:tblGrid>
      <w:tr w:rsidR="00F35AFC" w:rsidRPr="00304FCB" w:rsidTr="008B1450">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066" w:type="dxa"/>
            <w:vMerge w:val="restart"/>
          </w:tcPr>
          <w:p w:rsidR="00F35AFC" w:rsidRPr="00B60285" w:rsidRDefault="00F35AFC" w:rsidP="002513BC">
            <w:pPr>
              <w:jc w:val="center"/>
              <w:rPr>
                <w:rFonts w:ascii="Times New Roman" w:hAnsi="Times New Roman" w:cs="Times New Roman"/>
                <w:sz w:val="24"/>
                <w:szCs w:val="24"/>
              </w:rPr>
            </w:pPr>
            <w:r w:rsidRPr="00B60285">
              <w:rPr>
                <w:rFonts w:ascii="Times New Roman" w:hAnsi="Times New Roman" w:cs="Times New Roman"/>
                <w:color w:val="000000"/>
                <w:sz w:val="24"/>
                <w:szCs w:val="24"/>
              </w:rPr>
              <w:t>Modes which are using frequently for travelling</w:t>
            </w:r>
          </w:p>
        </w:tc>
        <w:tc>
          <w:tcPr>
            <w:tcW w:w="4135" w:type="dxa"/>
            <w:gridSpan w:val="2"/>
          </w:tcPr>
          <w:p w:rsidR="00F35AFC" w:rsidRPr="00B60285" w:rsidRDefault="00F35AFC" w:rsidP="002513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0285">
              <w:rPr>
                <w:rFonts w:ascii="Times New Roman" w:hAnsi="Times New Roman" w:cs="Times New Roman"/>
                <w:sz w:val="24"/>
                <w:szCs w:val="24"/>
              </w:rPr>
              <w:t>Responses</w:t>
            </w:r>
          </w:p>
        </w:tc>
        <w:tc>
          <w:tcPr>
            <w:tcW w:w="2067" w:type="dxa"/>
            <w:vMerge w:val="restart"/>
          </w:tcPr>
          <w:p w:rsidR="00F35AFC" w:rsidRPr="00B60285" w:rsidRDefault="00F35AFC" w:rsidP="002513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0285">
              <w:rPr>
                <w:rFonts w:ascii="Times New Roman" w:hAnsi="Times New Roman" w:cs="Times New Roman"/>
                <w:sz w:val="24"/>
                <w:szCs w:val="24"/>
              </w:rPr>
              <w:t>Percent of cases</w:t>
            </w:r>
          </w:p>
        </w:tc>
      </w:tr>
      <w:tr w:rsidR="00F35AFC" w:rsidRPr="00304FCB" w:rsidTr="008B1450">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66" w:type="dxa"/>
            <w:vMerge/>
          </w:tcPr>
          <w:p w:rsidR="00F35AFC" w:rsidRPr="00DA1B90" w:rsidRDefault="00F35AFC" w:rsidP="002513BC">
            <w:pPr>
              <w:jc w:val="center"/>
              <w:rPr>
                <w:rFonts w:ascii="Times New Roman" w:hAnsi="Times New Roman" w:cs="Times New Roman"/>
                <w:b w:val="0"/>
                <w:color w:val="000000"/>
                <w:sz w:val="24"/>
                <w:szCs w:val="24"/>
              </w:rPr>
            </w:pPr>
          </w:p>
        </w:tc>
        <w:tc>
          <w:tcPr>
            <w:tcW w:w="2066"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Number </w:t>
            </w:r>
          </w:p>
        </w:tc>
        <w:tc>
          <w:tcPr>
            <w:tcW w:w="2068"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Percentage</w:t>
            </w:r>
          </w:p>
        </w:tc>
        <w:tc>
          <w:tcPr>
            <w:tcW w:w="2067" w:type="dxa"/>
            <w:vMerge/>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F35AFC" w:rsidTr="008B1450">
        <w:trPr>
          <w:trHeight w:val="527"/>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sidRPr="00304FCB">
              <w:rPr>
                <w:rFonts w:ascii="Times New Roman" w:hAnsi="Times New Roman" w:cs="Times New Roman"/>
                <w:color w:val="000000"/>
                <w:sz w:val="24"/>
                <w:szCs w:val="24"/>
              </w:rPr>
              <w:t>Bus</w:t>
            </w:r>
          </w:p>
        </w:tc>
        <w:tc>
          <w:tcPr>
            <w:tcW w:w="2066"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174</w:t>
            </w:r>
          </w:p>
        </w:tc>
        <w:tc>
          <w:tcPr>
            <w:tcW w:w="2068"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42.3%</w:t>
            </w:r>
          </w:p>
        </w:tc>
        <w:tc>
          <w:tcPr>
            <w:tcW w:w="2067" w:type="dxa"/>
          </w:tcPr>
          <w:p w:rsidR="00F35AFC" w:rsidRPr="00304FCB" w:rsidRDefault="00F35AFC" w:rsidP="002513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68.8%</w:t>
            </w:r>
          </w:p>
        </w:tc>
      </w:tr>
      <w:tr w:rsidR="00F35AFC" w:rsidTr="008B1450">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Car</w:t>
            </w:r>
          </w:p>
        </w:tc>
        <w:tc>
          <w:tcPr>
            <w:tcW w:w="2066"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82</w:t>
            </w:r>
          </w:p>
        </w:tc>
        <w:tc>
          <w:tcPr>
            <w:tcW w:w="2068"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20.0%</w:t>
            </w:r>
          </w:p>
        </w:tc>
        <w:tc>
          <w:tcPr>
            <w:tcW w:w="2067"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32.4%</w:t>
            </w:r>
          </w:p>
        </w:tc>
      </w:tr>
      <w:tr w:rsidR="00F35AFC" w:rsidTr="008B1450">
        <w:trPr>
          <w:trHeight w:val="512"/>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Three Wheeler</w:t>
            </w:r>
          </w:p>
        </w:tc>
        <w:tc>
          <w:tcPr>
            <w:tcW w:w="2066"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64</w:t>
            </w:r>
          </w:p>
        </w:tc>
        <w:tc>
          <w:tcPr>
            <w:tcW w:w="2068"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15.6%</w:t>
            </w:r>
          </w:p>
        </w:tc>
        <w:tc>
          <w:tcPr>
            <w:tcW w:w="2067" w:type="dxa"/>
          </w:tcPr>
          <w:p w:rsidR="00F35AFC" w:rsidRPr="00304FCB" w:rsidRDefault="00F35AFC" w:rsidP="002513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25.3%</w:t>
            </w:r>
          </w:p>
        </w:tc>
      </w:tr>
      <w:tr w:rsidR="00F35AFC" w:rsidTr="008B1450">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Motorcycle</w:t>
            </w:r>
          </w:p>
        </w:tc>
        <w:tc>
          <w:tcPr>
            <w:tcW w:w="2066"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068"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9.2%</w:t>
            </w:r>
          </w:p>
        </w:tc>
        <w:tc>
          <w:tcPr>
            <w:tcW w:w="2067"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r>
      <w:tr w:rsidR="00F35AFC" w:rsidTr="008B1450">
        <w:trPr>
          <w:trHeight w:val="512"/>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Bicycle</w:t>
            </w:r>
          </w:p>
        </w:tc>
        <w:tc>
          <w:tcPr>
            <w:tcW w:w="2066"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068"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067" w:type="dxa"/>
          </w:tcPr>
          <w:p w:rsidR="00F35AFC" w:rsidRPr="00304FCB" w:rsidRDefault="00F35AFC" w:rsidP="002513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w:t>
            </w:r>
          </w:p>
        </w:tc>
      </w:tr>
      <w:tr w:rsidR="00F35AFC" w:rsidTr="008B1450">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Walking</w:t>
            </w:r>
          </w:p>
        </w:tc>
        <w:tc>
          <w:tcPr>
            <w:tcW w:w="2066"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068"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067"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w:t>
            </w:r>
          </w:p>
        </w:tc>
      </w:tr>
      <w:tr w:rsidR="00F35AFC" w:rsidTr="008B1450">
        <w:trPr>
          <w:trHeight w:val="527"/>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Van</w:t>
            </w:r>
          </w:p>
        </w:tc>
        <w:tc>
          <w:tcPr>
            <w:tcW w:w="2066"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068" w:type="dxa"/>
          </w:tcPr>
          <w:p w:rsidR="00F35AFC" w:rsidRPr="00DA1B90" w:rsidRDefault="00F35AFC"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067" w:type="dxa"/>
          </w:tcPr>
          <w:p w:rsidR="00F35AFC" w:rsidRPr="00304FCB" w:rsidRDefault="00F35AFC" w:rsidP="002513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w:t>
            </w:r>
          </w:p>
        </w:tc>
      </w:tr>
      <w:tr w:rsidR="00F35AFC" w:rsidTr="008B1450">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6" w:type="dxa"/>
          </w:tcPr>
          <w:p w:rsidR="00F35AFC" w:rsidRPr="00DA1B90" w:rsidRDefault="00F35AFC" w:rsidP="002513BC">
            <w:pPr>
              <w:autoSpaceDE w:val="0"/>
              <w:autoSpaceDN w:val="0"/>
              <w:adjustRightInd w:val="0"/>
              <w:spacing w:line="320" w:lineRule="atLeast"/>
              <w:jc w:val="center"/>
              <w:rPr>
                <w:rFonts w:ascii="Times New Roman" w:hAnsi="Times New Roman" w:cs="Times New Roman"/>
                <w:color w:val="000000"/>
                <w:sz w:val="24"/>
                <w:szCs w:val="24"/>
              </w:rPr>
            </w:pPr>
            <w:r>
              <w:rPr>
                <w:rFonts w:ascii="Times New Roman" w:hAnsi="Times New Roman" w:cs="Times New Roman"/>
                <w:color w:val="000000"/>
                <w:sz w:val="24"/>
                <w:szCs w:val="24"/>
              </w:rPr>
              <w:t>Total</w:t>
            </w:r>
          </w:p>
        </w:tc>
        <w:tc>
          <w:tcPr>
            <w:tcW w:w="2066" w:type="dxa"/>
          </w:tcPr>
          <w:p w:rsidR="00F35AFC"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411</w:t>
            </w:r>
          </w:p>
        </w:tc>
        <w:tc>
          <w:tcPr>
            <w:tcW w:w="2068" w:type="dxa"/>
          </w:tcPr>
          <w:p w:rsidR="00F35AFC" w:rsidRPr="00DA1B90" w:rsidRDefault="00F35AFC"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100.0%</w:t>
            </w:r>
          </w:p>
        </w:tc>
        <w:tc>
          <w:tcPr>
            <w:tcW w:w="2067" w:type="dxa"/>
          </w:tcPr>
          <w:p w:rsidR="00F35AFC" w:rsidRPr="00304FCB" w:rsidRDefault="00F35AFC" w:rsidP="002513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162.5%</w:t>
            </w:r>
          </w:p>
        </w:tc>
      </w:tr>
    </w:tbl>
    <w:p w:rsidR="002C4089" w:rsidRDefault="002C4089" w:rsidP="00F35AFC">
      <w:pPr>
        <w:pStyle w:val="Caption"/>
        <w:rPr>
          <w:rFonts w:ascii="Times New Roman" w:hAnsi="Times New Roman" w:cs="Times New Roman"/>
          <w:i w:val="0"/>
          <w:sz w:val="24"/>
          <w:szCs w:val="24"/>
        </w:rPr>
      </w:pPr>
    </w:p>
    <w:p w:rsidR="002C4089" w:rsidRDefault="002C4089" w:rsidP="002C4089">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According to the table 4.1 and 4.2 all the respondents have answered to this question. Those respondents have given this total number of responses which is 411 in number. This implies that respondents have selected more than one responses. Highest number of response which is recorded as 174 in number was the bus. Out of all the responses it is 42.3% as a percentage. From the respondents 68.8% of them selected bus as their mode of transportation. Second highest number of response is recorded as 82 in number and fall into the category of car. It is to be 20% of all the responses and from all the respondents a percentage of 32.4% selected car as a mode of transportation. Lowest number of response is recorded in the category of van which is 17 in number and as a percentage of all the responses it is 4.1%. Out of all the respondents only 6.7% of them selected van as a mode of transportation. A lowest number of response is recorded in the category bicycle users which is 18 in number and as a percentage of all the responses it is 4.4%. Out of all the respondents only 7.1% of them have selected bicycle. It is visible that it has a less frequency and there is a need of a stimulation to encourage more use of bicycles.</w:t>
      </w:r>
    </w:p>
    <w:p w:rsidR="002C4089" w:rsidRPr="002C4089" w:rsidRDefault="002C4089" w:rsidP="002C4089">
      <w:pPr>
        <w:pStyle w:val="Heading3"/>
        <w:rPr>
          <w:rFonts w:ascii="Times New Roman" w:eastAsiaTheme="minorHAnsi" w:hAnsi="Times New Roman" w:cs="Times New Roman"/>
          <w:b/>
          <w:sz w:val="28"/>
          <w:szCs w:val="28"/>
        </w:rPr>
      </w:pPr>
      <w:bookmarkStart w:id="101" w:name="_Toc533053766"/>
      <w:r w:rsidRPr="002C4089">
        <w:rPr>
          <w:rFonts w:ascii="Times New Roman" w:hAnsi="Times New Roman" w:cs="Times New Roman"/>
          <w:b/>
          <w:color w:val="auto"/>
          <w:sz w:val="28"/>
          <w:szCs w:val="28"/>
        </w:rPr>
        <w:t xml:space="preserve">Response </w:t>
      </w:r>
      <w:r w:rsidR="00F23817">
        <w:rPr>
          <w:rFonts w:ascii="Times New Roman" w:hAnsi="Times New Roman" w:cs="Times New Roman"/>
          <w:b/>
          <w:color w:val="auto"/>
          <w:sz w:val="28"/>
          <w:szCs w:val="28"/>
        </w:rPr>
        <w:t>on w</w:t>
      </w:r>
      <w:r w:rsidRPr="002C4089">
        <w:rPr>
          <w:rFonts w:ascii="Times New Roman" w:hAnsi="Times New Roman" w:cs="Times New Roman"/>
          <w:b/>
          <w:color w:val="auto"/>
          <w:sz w:val="28"/>
          <w:szCs w:val="28"/>
        </w:rPr>
        <w:t>hether they have used bicycle for travelling during the past month</w:t>
      </w:r>
      <w:bookmarkEnd w:id="101"/>
      <w:r w:rsidRPr="002C4089">
        <w:rPr>
          <w:rFonts w:ascii="Times New Roman" w:hAnsi="Times New Roman" w:cs="Times New Roman"/>
          <w:b/>
          <w:sz w:val="28"/>
          <w:szCs w:val="28"/>
        </w:rPr>
        <w:t xml:space="preserve"> </w:t>
      </w:r>
    </w:p>
    <w:p w:rsidR="002C4089" w:rsidRPr="002C4089" w:rsidRDefault="002C4089" w:rsidP="002C4089">
      <w:pPr>
        <w:rPr>
          <w:rFonts w:ascii="Times New Roman" w:eastAsiaTheme="minorHAnsi" w:hAnsi="Times New Roman" w:cs="Times New Roman"/>
          <w:sz w:val="28"/>
          <w:szCs w:val="28"/>
        </w:rPr>
      </w:pPr>
      <w:bookmarkStart w:id="102" w:name="_Toc532929438"/>
      <w:r>
        <w:rPr>
          <w:noProof/>
        </w:rPr>
        <w:drawing>
          <wp:inline distT="0" distB="0" distL="0" distR="0" wp14:anchorId="530B92ED" wp14:editId="7E106BFB">
            <wp:extent cx="6139543" cy="2952750"/>
            <wp:effectExtent l="0" t="0" r="1397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102"/>
    </w:p>
    <w:p w:rsidR="002C4089" w:rsidRDefault="002C4089" w:rsidP="002C4089">
      <w:pPr>
        <w:pStyle w:val="Caption"/>
      </w:pPr>
      <w:bookmarkStart w:id="103" w:name="_Toc533002260"/>
      <w:r w:rsidRPr="002C4089">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7</w:t>
      </w:r>
      <w:r w:rsidR="00897DA9">
        <w:rPr>
          <w:rFonts w:ascii="Times New Roman" w:hAnsi="Times New Roman" w:cs="Times New Roman"/>
          <w:i w:val="0"/>
          <w:color w:val="auto"/>
          <w:sz w:val="24"/>
          <w:szCs w:val="24"/>
        </w:rPr>
        <w:fldChar w:fldCharType="end"/>
      </w:r>
      <w:r w:rsidRPr="002C4089">
        <w:rPr>
          <w:rFonts w:ascii="Times New Roman" w:hAnsi="Times New Roman" w:cs="Times New Roman"/>
          <w:i w:val="0"/>
          <w:color w:val="auto"/>
          <w:sz w:val="24"/>
          <w:szCs w:val="24"/>
        </w:rPr>
        <w:t>:</w:t>
      </w:r>
      <w:r w:rsidRPr="002C4089">
        <w:rPr>
          <w:color w:val="auto"/>
        </w:rPr>
        <w:t xml:space="preserve"> </w:t>
      </w:r>
      <w:r w:rsidRPr="005942BE">
        <w:rPr>
          <w:rFonts w:ascii="Times New Roman" w:hAnsi="Times New Roman" w:cs="Times New Roman"/>
          <w:i w:val="0"/>
          <w:color w:val="auto"/>
          <w:sz w:val="24"/>
          <w:szCs w:val="24"/>
        </w:rPr>
        <w:t>Distribution of respondents have used bicycle</w:t>
      </w:r>
      <w:bookmarkEnd w:id="103"/>
      <w:r w:rsidRPr="002C4089">
        <w:t xml:space="preserve"> </w:t>
      </w:r>
    </w:p>
    <w:p w:rsidR="002C4089" w:rsidRPr="00EB7EEC" w:rsidRDefault="002C4089" w:rsidP="002C408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figure 4.7 it shows that, out of 253 respondents only 63 have used bicycle during the past month which is 24.9% as a percentage. Out of respondents 190 of them haven’t used bicycle during the past month which is 75.1% as a percentage. Here also it is visible that relatively a less number of people have used bicycle therefore there is a need of stimulation in order to encourage more use of it.</w:t>
      </w:r>
    </w:p>
    <w:p w:rsidR="002C4089" w:rsidRPr="002C4089" w:rsidRDefault="002C4089" w:rsidP="002C4089">
      <w:pPr>
        <w:pStyle w:val="Heading3"/>
        <w:rPr>
          <w:rFonts w:ascii="Times New Roman" w:eastAsiaTheme="minorHAnsi" w:hAnsi="Times New Roman" w:cs="Times New Roman"/>
          <w:b/>
          <w:sz w:val="28"/>
          <w:szCs w:val="28"/>
        </w:rPr>
      </w:pPr>
      <w:bookmarkStart w:id="104" w:name="_Toc533053767"/>
      <w:r w:rsidRPr="002C4089">
        <w:rPr>
          <w:rFonts w:ascii="Times New Roman" w:hAnsi="Times New Roman" w:cs="Times New Roman"/>
          <w:b/>
          <w:color w:val="auto"/>
          <w:sz w:val="28"/>
          <w:szCs w:val="28"/>
        </w:rPr>
        <w:t>Reasons for Not Using</w:t>
      </w:r>
      <w:bookmarkEnd w:id="104"/>
    </w:p>
    <w:p w:rsidR="002C4089" w:rsidRDefault="002C4089" w:rsidP="002C4089"/>
    <w:p w:rsidR="002C4089" w:rsidRDefault="002C4089" w:rsidP="002C4089">
      <w:pPr>
        <w:pStyle w:val="Caption"/>
      </w:pPr>
      <w:bookmarkStart w:id="105" w:name="_Toc533005150"/>
      <w:r w:rsidRPr="002C4089">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w:t>
      </w:r>
      <w:r w:rsidR="007C722F">
        <w:rPr>
          <w:rFonts w:ascii="Times New Roman" w:hAnsi="Times New Roman" w:cs="Times New Roman"/>
          <w:i w:val="0"/>
          <w:color w:val="auto"/>
          <w:sz w:val="24"/>
          <w:szCs w:val="24"/>
        </w:rPr>
        <w:fldChar w:fldCharType="end"/>
      </w:r>
      <w:r w:rsidRPr="002C4089">
        <w:rPr>
          <w:rFonts w:ascii="Times New Roman" w:hAnsi="Times New Roman" w:cs="Times New Roman"/>
          <w:i w:val="0"/>
          <w:color w:val="auto"/>
          <w:sz w:val="24"/>
          <w:szCs w:val="24"/>
        </w:rPr>
        <w:t>:</w:t>
      </w:r>
      <w:r w:rsidRPr="002C4089">
        <w:rPr>
          <w:color w:val="auto"/>
        </w:rPr>
        <w:t xml:space="preserve"> </w:t>
      </w:r>
      <w:r w:rsidRPr="0026682A">
        <w:rPr>
          <w:rFonts w:ascii="Times New Roman" w:hAnsi="Times New Roman" w:cs="Times New Roman"/>
          <w:i w:val="0"/>
          <w:color w:val="auto"/>
          <w:sz w:val="24"/>
          <w:szCs w:val="24"/>
        </w:rPr>
        <w:t>Total respondents</w:t>
      </w:r>
      <w:bookmarkEnd w:id="105"/>
      <w:r w:rsidRPr="002C4089">
        <w:t xml:space="preserve"> </w:t>
      </w:r>
    </w:p>
    <w:tbl>
      <w:tblPr>
        <w:tblStyle w:val="TableGrid"/>
        <w:tblW w:w="7403" w:type="dxa"/>
        <w:tblLayout w:type="fixed"/>
        <w:tblLook w:val="0000" w:firstRow="0" w:lastRow="0" w:firstColumn="0" w:lastColumn="0" w:noHBand="0" w:noVBand="0"/>
      </w:tblPr>
      <w:tblGrid>
        <w:gridCol w:w="1348"/>
        <w:gridCol w:w="1010"/>
        <w:gridCol w:w="1009"/>
        <w:gridCol w:w="1009"/>
        <w:gridCol w:w="1009"/>
        <w:gridCol w:w="1009"/>
        <w:gridCol w:w="1009"/>
      </w:tblGrid>
      <w:tr w:rsidR="002C4089" w:rsidRPr="002E54A0" w:rsidTr="002C4089">
        <w:tc>
          <w:tcPr>
            <w:tcW w:w="7403" w:type="dxa"/>
            <w:gridSpan w:val="7"/>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b/>
                <w:bCs/>
                <w:color w:val="000000"/>
                <w:sz w:val="18"/>
                <w:szCs w:val="18"/>
              </w:rPr>
              <w:t>Case Summary</w:t>
            </w:r>
          </w:p>
        </w:tc>
      </w:tr>
      <w:tr w:rsidR="002C4089" w:rsidRPr="002E54A0" w:rsidTr="002C4089">
        <w:tc>
          <w:tcPr>
            <w:tcW w:w="1348" w:type="dxa"/>
            <w:vMerge w:val="restart"/>
          </w:tcPr>
          <w:p w:rsidR="002C4089" w:rsidRPr="002E54A0" w:rsidRDefault="002C4089" w:rsidP="002513BC">
            <w:pPr>
              <w:autoSpaceDE w:val="0"/>
              <w:autoSpaceDN w:val="0"/>
              <w:adjustRightInd w:val="0"/>
              <w:spacing w:line="320" w:lineRule="atLeast"/>
              <w:rPr>
                <w:rFonts w:ascii="Arial" w:hAnsi="Arial" w:cs="Arial"/>
                <w:color w:val="000000"/>
                <w:sz w:val="18"/>
                <w:szCs w:val="18"/>
              </w:rPr>
            </w:pPr>
          </w:p>
        </w:tc>
        <w:tc>
          <w:tcPr>
            <w:tcW w:w="6055" w:type="dxa"/>
            <w:gridSpan w:val="6"/>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Cases</w:t>
            </w:r>
          </w:p>
        </w:tc>
      </w:tr>
      <w:tr w:rsidR="002C4089" w:rsidRPr="002E54A0" w:rsidTr="002C4089">
        <w:tc>
          <w:tcPr>
            <w:tcW w:w="1348"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019" w:type="dxa"/>
            <w:gridSpan w:val="2"/>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Valid</w:t>
            </w:r>
          </w:p>
        </w:tc>
        <w:tc>
          <w:tcPr>
            <w:tcW w:w="2018" w:type="dxa"/>
            <w:gridSpan w:val="2"/>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Missing</w:t>
            </w:r>
          </w:p>
        </w:tc>
        <w:tc>
          <w:tcPr>
            <w:tcW w:w="2018" w:type="dxa"/>
            <w:gridSpan w:val="2"/>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Total</w:t>
            </w:r>
          </w:p>
        </w:tc>
      </w:tr>
      <w:tr w:rsidR="002C4089" w:rsidRPr="002E54A0" w:rsidTr="002C4089">
        <w:trPr>
          <w:trHeight w:val="70"/>
        </w:trPr>
        <w:tc>
          <w:tcPr>
            <w:tcW w:w="1348"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1010"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09"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009"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09"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009"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09"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r>
      <w:tr w:rsidR="002C4089" w:rsidRPr="002E54A0" w:rsidTr="002C4089">
        <w:tc>
          <w:tcPr>
            <w:tcW w:w="1348" w:type="dxa"/>
          </w:tcPr>
          <w:p w:rsidR="002C4089" w:rsidRPr="002E54A0" w:rsidRDefault="002C4089" w:rsidP="002513BC">
            <w:pPr>
              <w:autoSpaceDE w:val="0"/>
              <w:autoSpaceDN w:val="0"/>
              <w:adjustRightInd w:val="0"/>
              <w:spacing w:line="320" w:lineRule="atLeast"/>
              <w:rPr>
                <w:rFonts w:ascii="Arial" w:hAnsi="Arial" w:cs="Arial"/>
                <w:color w:val="000000"/>
                <w:sz w:val="18"/>
                <w:szCs w:val="18"/>
              </w:rPr>
            </w:pPr>
          </w:p>
        </w:tc>
        <w:tc>
          <w:tcPr>
            <w:tcW w:w="1010"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190</w:t>
            </w:r>
          </w:p>
        </w:tc>
        <w:tc>
          <w:tcPr>
            <w:tcW w:w="1009"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c>
          <w:tcPr>
            <w:tcW w:w="1009"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0</w:t>
            </w:r>
          </w:p>
        </w:tc>
        <w:tc>
          <w:tcPr>
            <w:tcW w:w="1009"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0.0%</w:t>
            </w:r>
          </w:p>
        </w:tc>
        <w:tc>
          <w:tcPr>
            <w:tcW w:w="1009"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190</w:t>
            </w:r>
          </w:p>
        </w:tc>
        <w:tc>
          <w:tcPr>
            <w:tcW w:w="1009"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r>
    </w:tbl>
    <w:p w:rsidR="00E6574F" w:rsidRPr="002C4089" w:rsidRDefault="00E6574F" w:rsidP="002C4089">
      <w:pPr>
        <w:pStyle w:val="Caption"/>
        <w:rPr>
          <w:rFonts w:eastAsiaTheme="minorHAnsi"/>
        </w:rPr>
      </w:pPr>
      <w:r w:rsidRPr="002C4089">
        <w:br w:type="page"/>
      </w:r>
    </w:p>
    <w:p w:rsidR="00E6574F" w:rsidRPr="002C4089" w:rsidRDefault="002C4089" w:rsidP="002C4089">
      <w:pPr>
        <w:pStyle w:val="Caption"/>
        <w:rPr>
          <w:rFonts w:ascii="Times New Roman" w:hAnsi="Times New Roman" w:cs="Times New Roman"/>
          <w:i w:val="0"/>
          <w:sz w:val="24"/>
          <w:szCs w:val="24"/>
        </w:rPr>
      </w:pPr>
      <w:bookmarkStart w:id="106" w:name="_Toc533005151"/>
      <w:r w:rsidRPr="002C4089">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Pr="002C4089">
        <w:rPr>
          <w:rFonts w:ascii="Times New Roman" w:hAnsi="Times New Roman" w:cs="Times New Roman"/>
          <w:i w:val="0"/>
          <w:color w:val="auto"/>
          <w:sz w:val="24"/>
          <w:szCs w:val="24"/>
        </w:rPr>
        <w:t>:</w:t>
      </w:r>
      <w:r w:rsidRPr="002C4089">
        <w:rPr>
          <w:color w:val="auto"/>
        </w:rPr>
        <w:t xml:space="preserve"> </w:t>
      </w:r>
      <w:r w:rsidRPr="00F42239">
        <w:rPr>
          <w:rFonts w:ascii="Times New Roman" w:hAnsi="Times New Roman" w:cs="Times New Roman"/>
          <w:i w:val="0"/>
          <w:color w:val="auto"/>
          <w:sz w:val="24"/>
          <w:szCs w:val="24"/>
        </w:rPr>
        <w:t xml:space="preserve">Frequencies of the </w:t>
      </w:r>
      <w:r>
        <w:rPr>
          <w:rFonts w:ascii="Times New Roman" w:hAnsi="Times New Roman" w:cs="Times New Roman"/>
          <w:i w:val="0"/>
          <w:color w:val="auto"/>
          <w:sz w:val="24"/>
          <w:szCs w:val="24"/>
        </w:rPr>
        <w:t>respondents who are</w:t>
      </w:r>
      <w:r w:rsidRPr="00F42239">
        <w:rPr>
          <w:rFonts w:ascii="Times New Roman" w:hAnsi="Times New Roman" w:cs="Times New Roman"/>
          <w:i w:val="0"/>
          <w:color w:val="auto"/>
          <w:sz w:val="24"/>
          <w:szCs w:val="24"/>
        </w:rPr>
        <w:t xml:space="preserve"> not using </w:t>
      </w:r>
      <w:r>
        <w:rPr>
          <w:rFonts w:ascii="Times New Roman" w:hAnsi="Times New Roman" w:cs="Times New Roman"/>
          <w:i w:val="0"/>
          <w:color w:val="auto"/>
          <w:sz w:val="24"/>
          <w:szCs w:val="24"/>
        </w:rPr>
        <w:t>with their reasons</w:t>
      </w:r>
      <w:bookmarkEnd w:id="106"/>
    </w:p>
    <w:tbl>
      <w:tblPr>
        <w:tblStyle w:val="PlainTable1"/>
        <w:tblW w:w="7806" w:type="dxa"/>
        <w:tblLayout w:type="fixed"/>
        <w:tblLook w:val="0000" w:firstRow="0" w:lastRow="0" w:firstColumn="0" w:lastColumn="0" w:noHBand="0" w:noVBand="0"/>
      </w:tblPr>
      <w:tblGrid>
        <w:gridCol w:w="2132"/>
        <w:gridCol w:w="2341"/>
        <w:gridCol w:w="961"/>
        <w:gridCol w:w="966"/>
        <w:gridCol w:w="1406"/>
      </w:tblGrid>
      <w:tr w:rsidR="002C4089" w:rsidRPr="002E54A0" w:rsidTr="008B1450">
        <w:trPr>
          <w:cnfStyle w:val="000000100000" w:firstRow="0" w:lastRow="0" w:firstColumn="0" w:lastColumn="0" w:oddVBand="0" w:evenVBand="0" w:oddHBand="1" w:evenHBand="0" w:firstRowFirstColumn="0" w:firstRowLastColumn="0" w:lastRowFirstColumn="0" w:lastRowLastColumn="0"/>
          <w:trHeight w:val="231"/>
        </w:trPr>
        <w:tc>
          <w:tcPr>
            <w:cnfStyle w:val="000010000000" w:firstRow="0" w:lastRow="0" w:firstColumn="0" w:lastColumn="0" w:oddVBand="1" w:evenVBand="0" w:oddHBand="0" w:evenHBand="0" w:firstRowFirstColumn="0" w:firstRowLastColumn="0" w:lastRowFirstColumn="0" w:lastRowLastColumn="0"/>
            <w:tcW w:w="7806" w:type="dxa"/>
            <w:gridSpan w:val="5"/>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b/>
                <w:bCs/>
                <w:color w:val="000000"/>
                <w:sz w:val="18"/>
                <w:szCs w:val="18"/>
              </w:rPr>
              <w:t>Frequencies</w:t>
            </w:r>
          </w:p>
        </w:tc>
      </w:tr>
      <w:tr w:rsidR="008B1450" w:rsidRPr="002E54A0" w:rsidTr="008B1450">
        <w:trPr>
          <w:trHeight w:val="238"/>
        </w:trPr>
        <w:tc>
          <w:tcPr>
            <w:cnfStyle w:val="000010000000" w:firstRow="0" w:lastRow="0" w:firstColumn="0" w:lastColumn="0" w:oddVBand="1" w:evenVBand="0" w:oddHBand="0" w:evenHBand="0" w:firstRowFirstColumn="0" w:firstRowLastColumn="0" w:lastRowFirstColumn="0" w:lastRowLastColumn="0"/>
            <w:tcW w:w="4473" w:type="dxa"/>
            <w:gridSpan w:val="2"/>
            <w:vMerge w:val="restart"/>
          </w:tcPr>
          <w:p w:rsidR="002C4089" w:rsidRPr="002E54A0" w:rsidRDefault="002C4089" w:rsidP="002513BC">
            <w:pPr>
              <w:autoSpaceDE w:val="0"/>
              <w:autoSpaceDN w:val="0"/>
              <w:adjustRightInd w:val="0"/>
              <w:spacing w:line="320" w:lineRule="atLeast"/>
              <w:rPr>
                <w:rFonts w:ascii="Arial" w:hAnsi="Arial" w:cs="Arial"/>
                <w:color w:val="000000"/>
                <w:sz w:val="18"/>
                <w:szCs w:val="18"/>
              </w:rPr>
            </w:pPr>
          </w:p>
        </w:tc>
        <w:tc>
          <w:tcPr>
            <w:tcW w:w="1927" w:type="dxa"/>
            <w:gridSpan w:val="2"/>
          </w:tcPr>
          <w:p w:rsidR="002C4089" w:rsidRPr="002E54A0" w:rsidRDefault="002C4089"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Responses</w:t>
            </w:r>
          </w:p>
        </w:tc>
        <w:tc>
          <w:tcPr>
            <w:cnfStyle w:val="000010000000" w:firstRow="0" w:lastRow="0" w:firstColumn="0" w:lastColumn="0" w:oddVBand="1" w:evenVBand="0" w:oddHBand="0" w:evenHBand="0" w:firstRowFirstColumn="0" w:firstRowLastColumn="0" w:lastRowFirstColumn="0" w:lastRowLastColumn="0"/>
            <w:tcW w:w="1406" w:type="dxa"/>
            <w:vMerge w:val="restart"/>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 of Cases</w:t>
            </w:r>
          </w:p>
        </w:tc>
      </w:tr>
      <w:tr w:rsidR="008B1450" w:rsidRPr="002E54A0" w:rsidTr="008B1450">
        <w:trPr>
          <w:cnfStyle w:val="000000100000" w:firstRow="0" w:lastRow="0" w:firstColumn="0" w:lastColumn="0" w:oddVBand="0" w:evenVBand="0" w:oddHBand="1" w:evenHBand="0"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4473" w:type="dxa"/>
            <w:gridSpan w:val="2"/>
            <w:vMerge/>
          </w:tcPr>
          <w:p w:rsidR="002C4089" w:rsidRPr="002E54A0" w:rsidRDefault="002C4089" w:rsidP="002513BC">
            <w:pPr>
              <w:autoSpaceDE w:val="0"/>
              <w:autoSpaceDN w:val="0"/>
              <w:adjustRightInd w:val="0"/>
              <w:rPr>
                <w:rFonts w:ascii="Arial" w:hAnsi="Arial" w:cs="Arial"/>
                <w:color w:val="000000"/>
                <w:sz w:val="18"/>
                <w:szCs w:val="18"/>
              </w:rPr>
            </w:pPr>
          </w:p>
        </w:tc>
        <w:tc>
          <w:tcPr>
            <w:tcW w:w="961" w:type="dxa"/>
          </w:tcPr>
          <w:p w:rsidR="002C4089" w:rsidRPr="002E54A0" w:rsidRDefault="002C4089"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N</w:t>
            </w:r>
          </w:p>
        </w:tc>
        <w:tc>
          <w:tcPr>
            <w:cnfStyle w:val="000010000000" w:firstRow="0" w:lastRow="0" w:firstColumn="0" w:lastColumn="0" w:oddVBand="1" w:evenVBand="0" w:oddHBand="0" w:evenHBand="0" w:firstRowFirstColumn="0" w:firstRowLastColumn="0" w:lastRowFirstColumn="0" w:lastRowLastColumn="0"/>
            <w:tcW w:w="965" w:type="dxa"/>
          </w:tcPr>
          <w:p w:rsidR="002C4089" w:rsidRPr="002E54A0" w:rsidRDefault="002C4089"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406" w:type="dxa"/>
            <w:vMerge/>
          </w:tcPr>
          <w:p w:rsidR="002C4089" w:rsidRPr="002E54A0" w:rsidRDefault="002C4089" w:rsidP="00251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C4089" w:rsidRPr="002E54A0" w:rsidTr="008B1450">
        <w:trPr>
          <w:trHeight w:val="231"/>
        </w:trPr>
        <w:tc>
          <w:tcPr>
            <w:cnfStyle w:val="000010000000" w:firstRow="0" w:lastRow="0" w:firstColumn="0" w:lastColumn="0" w:oddVBand="1" w:evenVBand="0" w:oddHBand="0" w:evenHBand="0" w:firstRowFirstColumn="0" w:firstRowLastColumn="0" w:lastRowFirstColumn="0" w:lastRowLastColumn="0"/>
            <w:tcW w:w="2132" w:type="dxa"/>
            <w:vMerge w:val="restart"/>
          </w:tcPr>
          <w:p w:rsidR="002C4089" w:rsidRPr="002E54A0" w:rsidRDefault="002C4089" w:rsidP="002513BC">
            <w:pPr>
              <w:autoSpaceDE w:val="0"/>
              <w:autoSpaceDN w:val="0"/>
              <w:adjustRightInd w:val="0"/>
              <w:spacing w:line="320" w:lineRule="atLeast"/>
              <w:rPr>
                <w:rFonts w:ascii="Arial" w:hAnsi="Arial" w:cs="Arial"/>
                <w:color w:val="000000"/>
                <w:sz w:val="18"/>
                <w:szCs w:val="18"/>
              </w:rPr>
            </w:pPr>
            <w:r w:rsidRPr="002E54A0">
              <w:rPr>
                <w:rFonts w:ascii="Arial" w:hAnsi="Arial" w:cs="Arial"/>
                <w:color w:val="000000"/>
                <w:sz w:val="18"/>
                <w:szCs w:val="18"/>
              </w:rPr>
              <w:t>Reasons for not using</w:t>
            </w:r>
          </w:p>
        </w:tc>
        <w:tc>
          <w:tcPr>
            <w:tcW w:w="2340" w:type="dxa"/>
          </w:tcPr>
          <w:p w:rsidR="002C4089" w:rsidRPr="002E54A0" w:rsidRDefault="002C4089"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Too Busy</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48</w:t>
            </w:r>
          </w:p>
        </w:tc>
        <w:tc>
          <w:tcPr>
            <w:tcW w:w="965" w:type="dxa"/>
          </w:tcPr>
          <w:p w:rsidR="002C4089" w:rsidRPr="002E54A0" w:rsidRDefault="002C4089"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14.9%</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25.3%</w:t>
            </w:r>
          </w:p>
        </w:tc>
      </w:tr>
      <w:tr w:rsidR="002C4089" w:rsidRPr="002E54A0" w:rsidTr="008B1450">
        <w:trPr>
          <w:cnfStyle w:val="000000100000" w:firstRow="0" w:lastRow="0" w:firstColumn="0" w:lastColumn="0" w:oddVBand="0" w:evenVBand="0" w:oddHBand="1" w:evenHBand="0" w:firstRowFirstColumn="0" w:firstRowLastColumn="0" w:lastRowFirstColumn="0" w:lastRowLastColumn="0"/>
          <w:trHeight w:val="246"/>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Disability/Health Issues</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3</w:t>
            </w:r>
          </w:p>
        </w:tc>
        <w:tc>
          <w:tcPr>
            <w:tcW w:w="965"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0.9%</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1.6%</w:t>
            </w:r>
          </w:p>
        </w:tc>
      </w:tr>
      <w:tr w:rsidR="002C4089" w:rsidRPr="002E54A0" w:rsidTr="008B1450">
        <w:trPr>
          <w:trHeight w:val="238"/>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Bad Weather</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20</w:t>
            </w:r>
          </w:p>
        </w:tc>
        <w:tc>
          <w:tcPr>
            <w:tcW w:w="965" w:type="dxa"/>
          </w:tcPr>
          <w:p w:rsidR="002C4089" w:rsidRPr="002E54A0" w:rsidRDefault="002C4089"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6.2%</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10.5%</w:t>
            </w:r>
          </w:p>
        </w:tc>
      </w:tr>
      <w:tr w:rsidR="002C4089" w:rsidRPr="002E54A0" w:rsidTr="008B1450">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It does not match to personal image/status</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32</w:t>
            </w:r>
          </w:p>
        </w:tc>
        <w:tc>
          <w:tcPr>
            <w:tcW w:w="965"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9.9%</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16.8%</w:t>
            </w:r>
          </w:p>
        </w:tc>
      </w:tr>
      <w:tr w:rsidR="002C4089" w:rsidRPr="002E54A0" w:rsidTr="008B1450">
        <w:trPr>
          <w:trHeight w:val="238"/>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Age</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18</w:t>
            </w:r>
          </w:p>
        </w:tc>
        <w:tc>
          <w:tcPr>
            <w:tcW w:w="965" w:type="dxa"/>
          </w:tcPr>
          <w:p w:rsidR="002C4089" w:rsidRPr="002E54A0" w:rsidRDefault="002C4089"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5.6%</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9.5%</w:t>
            </w:r>
          </w:p>
        </w:tc>
      </w:tr>
      <w:tr w:rsidR="002C4089" w:rsidRPr="002E54A0" w:rsidTr="008B1450">
        <w:trPr>
          <w:cnfStyle w:val="000000100000" w:firstRow="0" w:lastRow="0" w:firstColumn="0" w:lastColumn="0" w:oddVBand="0" w:evenVBand="0" w:oddHBand="1" w:evenHBand="0"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No safe place to ride</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64</w:t>
            </w:r>
          </w:p>
        </w:tc>
        <w:tc>
          <w:tcPr>
            <w:tcW w:w="965"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19.9%</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33.7%</w:t>
            </w:r>
          </w:p>
        </w:tc>
      </w:tr>
      <w:tr w:rsidR="002C4089" w:rsidRPr="002E54A0" w:rsidTr="008B1450">
        <w:trPr>
          <w:trHeight w:val="246"/>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Need to carry stuff/kids</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16</w:t>
            </w:r>
          </w:p>
        </w:tc>
        <w:tc>
          <w:tcPr>
            <w:tcW w:w="965" w:type="dxa"/>
          </w:tcPr>
          <w:p w:rsidR="002C4089" w:rsidRPr="002E54A0" w:rsidRDefault="002C4089"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5.0%</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8.4%</w:t>
            </w:r>
          </w:p>
        </w:tc>
      </w:tr>
      <w:tr w:rsidR="002C4089" w:rsidRPr="002E54A0" w:rsidTr="008B1450">
        <w:trPr>
          <w:cnfStyle w:val="000000100000" w:firstRow="0" w:lastRow="0" w:firstColumn="0" w:lastColumn="0" w:oddVBand="0" w:evenVBand="0" w:oddHBand="1" w:evenHBand="0"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Not owning a bicycle</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75</w:t>
            </w:r>
          </w:p>
        </w:tc>
        <w:tc>
          <w:tcPr>
            <w:tcW w:w="965"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23.3%</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39.5%</w:t>
            </w:r>
          </w:p>
        </w:tc>
      </w:tr>
      <w:tr w:rsidR="002C4089" w:rsidRPr="002E54A0" w:rsidTr="008B1450">
        <w:trPr>
          <w:trHeight w:val="238"/>
        </w:trPr>
        <w:tc>
          <w:tcPr>
            <w:cnfStyle w:val="000010000000" w:firstRow="0" w:lastRow="0" w:firstColumn="0" w:lastColumn="0" w:oddVBand="1" w:evenVBand="0" w:oddHBand="0" w:evenHBand="0" w:firstRowFirstColumn="0" w:firstRowLastColumn="0" w:lastRowFirstColumn="0" w:lastRowLastColumn="0"/>
            <w:tcW w:w="2132" w:type="dxa"/>
            <w:vMerge/>
          </w:tcPr>
          <w:p w:rsidR="002C4089" w:rsidRPr="002E54A0" w:rsidRDefault="002C4089" w:rsidP="002513BC">
            <w:pPr>
              <w:autoSpaceDE w:val="0"/>
              <w:autoSpaceDN w:val="0"/>
              <w:adjustRightInd w:val="0"/>
              <w:rPr>
                <w:rFonts w:ascii="Arial" w:hAnsi="Arial" w:cs="Arial"/>
                <w:color w:val="000000"/>
                <w:sz w:val="18"/>
                <w:szCs w:val="18"/>
              </w:rPr>
            </w:pPr>
          </w:p>
        </w:tc>
        <w:tc>
          <w:tcPr>
            <w:tcW w:w="2340" w:type="dxa"/>
          </w:tcPr>
          <w:p w:rsidR="002C4089" w:rsidRPr="002E54A0" w:rsidRDefault="002C4089"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Pr>
                <w:rFonts w:ascii="Arial" w:hAnsi="Arial" w:cs="Arial"/>
                <w:color w:val="000000"/>
                <w:sz w:val="18"/>
                <w:szCs w:val="18"/>
              </w:rPr>
              <w:t>Don't know how</w:t>
            </w:r>
            <w:r w:rsidRPr="002E54A0">
              <w:rPr>
                <w:rFonts w:ascii="Arial" w:hAnsi="Arial" w:cs="Arial"/>
                <w:color w:val="000000"/>
                <w:sz w:val="18"/>
                <w:szCs w:val="18"/>
              </w:rPr>
              <w:t xml:space="preserve"> to ride</w:t>
            </w:r>
          </w:p>
        </w:tc>
        <w:tc>
          <w:tcPr>
            <w:cnfStyle w:val="000010000000" w:firstRow="0" w:lastRow="0" w:firstColumn="0" w:lastColumn="0" w:oddVBand="1" w:evenVBand="0" w:oddHBand="0" w:evenHBand="0" w:firstRowFirstColumn="0" w:firstRowLastColumn="0" w:lastRowFirstColumn="0" w:lastRowLastColumn="0"/>
            <w:tcW w:w="961"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46</w:t>
            </w:r>
          </w:p>
        </w:tc>
        <w:tc>
          <w:tcPr>
            <w:tcW w:w="965" w:type="dxa"/>
          </w:tcPr>
          <w:p w:rsidR="002C4089" w:rsidRPr="002E54A0" w:rsidRDefault="002C4089"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14.3%</w:t>
            </w:r>
          </w:p>
        </w:tc>
        <w:tc>
          <w:tcPr>
            <w:cnfStyle w:val="000010000000" w:firstRow="0" w:lastRow="0" w:firstColumn="0" w:lastColumn="0" w:oddVBand="1" w:evenVBand="0" w:oddHBand="0" w:evenHBand="0" w:firstRowFirstColumn="0" w:firstRowLastColumn="0" w:lastRowFirstColumn="0" w:lastRowLastColumn="0"/>
            <w:tcW w:w="1406"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24.2%</w:t>
            </w:r>
          </w:p>
        </w:tc>
      </w:tr>
      <w:tr w:rsidR="008B1450" w:rsidRPr="002E54A0" w:rsidTr="008B1450">
        <w:trPr>
          <w:cnfStyle w:val="000000100000" w:firstRow="0" w:lastRow="0" w:firstColumn="0" w:lastColumn="0" w:oddVBand="0" w:evenVBand="0" w:oddHBand="1" w:evenHBand="0" w:firstRowFirstColumn="0" w:firstRowLastColumn="0" w:lastRowFirstColumn="0" w:lastRowLastColumn="0"/>
          <w:trHeight w:val="67"/>
        </w:trPr>
        <w:tc>
          <w:tcPr>
            <w:cnfStyle w:val="000010000000" w:firstRow="0" w:lastRow="0" w:firstColumn="0" w:lastColumn="0" w:oddVBand="1" w:evenVBand="0" w:oddHBand="0" w:evenHBand="0" w:firstRowFirstColumn="0" w:firstRowLastColumn="0" w:lastRowFirstColumn="0" w:lastRowLastColumn="0"/>
            <w:tcW w:w="4473" w:type="dxa"/>
            <w:gridSpan w:val="2"/>
          </w:tcPr>
          <w:p w:rsidR="002C4089" w:rsidRPr="002E54A0" w:rsidRDefault="002C4089" w:rsidP="002513BC">
            <w:pPr>
              <w:autoSpaceDE w:val="0"/>
              <w:autoSpaceDN w:val="0"/>
              <w:adjustRightInd w:val="0"/>
              <w:spacing w:line="320" w:lineRule="atLeast"/>
              <w:rPr>
                <w:rFonts w:ascii="Arial" w:hAnsi="Arial" w:cs="Arial"/>
                <w:color w:val="000000"/>
                <w:sz w:val="18"/>
                <w:szCs w:val="18"/>
              </w:rPr>
            </w:pPr>
            <w:r w:rsidRPr="002E54A0">
              <w:rPr>
                <w:rFonts w:ascii="Arial" w:hAnsi="Arial" w:cs="Arial"/>
                <w:color w:val="000000"/>
                <w:sz w:val="18"/>
                <w:szCs w:val="18"/>
              </w:rPr>
              <w:t>Total</w:t>
            </w:r>
          </w:p>
        </w:tc>
        <w:tc>
          <w:tcPr>
            <w:tcW w:w="961"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322</w:t>
            </w:r>
          </w:p>
        </w:tc>
        <w:tc>
          <w:tcPr>
            <w:cnfStyle w:val="000010000000" w:firstRow="0" w:lastRow="0" w:firstColumn="0" w:lastColumn="0" w:oddVBand="1" w:evenVBand="0" w:oddHBand="0" w:evenHBand="0" w:firstRowFirstColumn="0" w:firstRowLastColumn="0" w:lastRowFirstColumn="0" w:lastRowLastColumn="0"/>
            <w:tcW w:w="965" w:type="dxa"/>
          </w:tcPr>
          <w:p w:rsidR="002C4089" w:rsidRPr="002E54A0" w:rsidRDefault="002C4089"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c>
          <w:tcPr>
            <w:tcW w:w="1406" w:type="dxa"/>
          </w:tcPr>
          <w:p w:rsidR="002C4089" w:rsidRPr="002E54A0" w:rsidRDefault="002C4089"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169.5%</w:t>
            </w:r>
          </w:p>
        </w:tc>
      </w:tr>
    </w:tbl>
    <w:p w:rsidR="00FD7174" w:rsidRDefault="00FD7174">
      <w:pPr>
        <w:spacing w:after="160" w:line="259" w:lineRule="auto"/>
        <w:rPr>
          <w:rFonts w:ascii="Times New Roman" w:hAnsi="Times New Roman" w:cs="Times New Roman"/>
          <w:sz w:val="24"/>
          <w:szCs w:val="24"/>
        </w:rPr>
      </w:pPr>
    </w:p>
    <w:p w:rsidR="00FD7174" w:rsidRDefault="00FD7174" w:rsidP="00FD7174">
      <w:pPr>
        <w:spacing w:line="360" w:lineRule="auto"/>
        <w:jc w:val="both"/>
        <w:rPr>
          <w:rFonts w:ascii="Times New Roman" w:hAnsi="Times New Roman" w:cs="Times New Roman"/>
          <w:sz w:val="24"/>
          <w:szCs w:val="24"/>
        </w:rPr>
      </w:pPr>
      <w:r w:rsidRPr="006253FF">
        <w:rPr>
          <w:rFonts w:ascii="Times New Roman" w:hAnsi="Times New Roman" w:cs="Times New Roman"/>
          <w:sz w:val="24"/>
          <w:szCs w:val="24"/>
        </w:rPr>
        <w:t xml:space="preserve">According to the </w:t>
      </w:r>
      <w:r>
        <w:rPr>
          <w:rFonts w:ascii="Times New Roman" w:hAnsi="Times New Roman" w:cs="Times New Roman"/>
          <w:sz w:val="24"/>
          <w:szCs w:val="24"/>
        </w:rPr>
        <w:t xml:space="preserve">table 4.3 and 4.4 </w:t>
      </w:r>
      <w:r w:rsidRPr="006253FF">
        <w:rPr>
          <w:rFonts w:ascii="Times New Roman" w:hAnsi="Times New Roman" w:cs="Times New Roman"/>
          <w:sz w:val="24"/>
          <w:szCs w:val="24"/>
        </w:rPr>
        <w:t xml:space="preserve">for this question 190 out of 253 participants have answered this question. Highest number of response was recorded in the group </w:t>
      </w:r>
      <w:r>
        <w:rPr>
          <w:rFonts w:ascii="Times New Roman" w:hAnsi="Times New Roman" w:cs="Times New Roman"/>
          <w:sz w:val="24"/>
          <w:szCs w:val="24"/>
        </w:rPr>
        <w:t>not owning a bicycle which is 75</w:t>
      </w:r>
      <w:r w:rsidRPr="006253FF">
        <w:rPr>
          <w:rFonts w:ascii="Times New Roman" w:hAnsi="Times New Roman" w:cs="Times New Roman"/>
          <w:sz w:val="24"/>
          <w:szCs w:val="24"/>
        </w:rPr>
        <w:t xml:space="preserve"> in number and am</w:t>
      </w:r>
      <w:r>
        <w:rPr>
          <w:rFonts w:ascii="Times New Roman" w:hAnsi="Times New Roman" w:cs="Times New Roman"/>
          <w:sz w:val="24"/>
          <w:szCs w:val="24"/>
        </w:rPr>
        <w:t>ong all the responses it is 23.3</w:t>
      </w:r>
      <w:r w:rsidRPr="006253FF">
        <w:rPr>
          <w:rFonts w:ascii="Times New Roman" w:hAnsi="Times New Roman" w:cs="Times New Roman"/>
          <w:sz w:val="24"/>
          <w:szCs w:val="24"/>
        </w:rPr>
        <w:t xml:space="preserve">% as a percentage. Out of all the </w:t>
      </w:r>
      <w:r>
        <w:rPr>
          <w:rFonts w:ascii="Times New Roman" w:hAnsi="Times New Roman" w:cs="Times New Roman"/>
          <w:sz w:val="24"/>
          <w:szCs w:val="24"/>
        </w:rPr>
        <w:t>respondents 39.5</w:t>
      </w:r>
      <w:r w:rsidRPr="006253FF">
        <w:rPr>
          <w:rFonts w:ascii="Times New Roman" w:hAnsi="Times New Roman" w:cs="Times New Roman"/>
          <w:sz w:val="24"/>
          <w:szCs w:val="24"/>
        </w:rPr>
        <w:t>% have selected “not owning a bicycle” as a reason for not doing cycling during past month. Second highest number of responses is recorded for the response “no</w:t>
      </w:r>
      <w:r>
        <w:rPr>
          <w:rFonts w:ascii="Times New Roman" w:hAnsi="Times New Roman" w:cs="Times New Roman"/>
          <w:sz w:val="24"/>
          <w:szCs w:val="24"/>
        </w:rPr>
        <w:t xml:space="preserve"> safe place to ride” which is 64</w:t>
      </w:r>
      <w:r w:rsidRPr="006253FF">
        <w:rPr>
          <w:rFonts w:ascii="Times New Roman" w:hAnsi="Times New Roman" w:cs="Times New Roman"/>
          <w:sz w:val="24"/>
          <w:szCs w:val="24"/>
        </w:rPr>
        <w:t xml:space="preserve"> in numbe</w:t>
      </w:r>
      <w:r>
        <w:rPr>
          <w:rFonts w:ascii="Times New Roman" w:hAnsi="Times New Roman" w:cs="Times New Roman"/>
          <w:sz w:val="24"/>
          <w:szCs w:val="24"/>
        </w:rPr>
        <w:t>r and as a percentage it is 19.9</w:t>
      </w:r>
      <w:r w:rsidRPr="006253FF">
        <w:rPr>
          <w:rFonts w:ascii="Times New Roman" w:hAnsi="Times New Roman" w:cs="Times New Roman"/>
          <w:sz w:val="24"/>
          <w:szCs w:val="24"/>
        </w:rPr>
        <w:t>% of all the response</w:t>
      </w:r>
      <w:r>
        <w:rPr>
          <w:rFonts w:ascii="Times New Roman" w:hAnsi="Times New Roman" w:cs="Times New Roman"/>
          <w:sz w:val="24"/>
          <w:szCs w:val="24"/>
        </w:rPr>
        <w:t>s. Out of all the respondents 33.7</w:t>
      </w:r>
      <w:r w:rsidRPr="006253FF">
        <w:rPr>
          <w:rFonts w:ascii="Times New Roman" w:hAnsi="Times New Roman" w:cs="Times New Roman"/>
          <w:sz w:val="24"/>
          <w:szCs w:val="24"/>
        </w:rPr>
        <w:t xml:space="preserve">% have selected this as a reason for not doing cycling during the past month. </w:t>
      </w:r>
      <w:r>
        <w:rPr>
          <w:rFonts w:ascii="Times New Roman" w:hAnsi="Times New Roman" w:cs="Times New Roman"/>
          <w:color w:val="222222"/>
          <w:sz w:val="24"/>
          <w:szCs w:val="24"/>
          <w:shd w:val="clear" w:color="auto" w:fill="FFFFFF"/>
        </w:rPr>
        <w:t>It shows, people are more</w:t>
      </w:r>
      <w:r w:rsidRPr="00A954B5">
        <w:rPr>
          <w:rFonts w:ascii="Times New Roman" w:hAnsi="Times New Roman" w:cs="Times New Roman"/>
          <w:color w:val="222222"/>
          <w:sz w:val="24"/>
          <w:szCs w:val="24"/>
          <w:shd w:val="clear" w:color="auto" w:fill="FFFFFF"/>
        </w:rPr>
        <w:t xml:space="preserve"> safety concern</w:t>
      </w:r>
      <w:r>
        <w:rPr>
          <w:rFonts w:ascii="Times New Roman" w:hAnsi="Times New Roman" w:cs="Times New Roman"/>
          <w:color w:val="222222"/>
          <w:sz w:val="24"/>
          <w:szCs w:val="24"/>
          <w:shd w:val="clear" w:color="auto" w:fill="FFFFFF"/>
        </w:rPr>
        <w:t>ed</w:t>
      </w:r>
      <w:r w:rsidRPr="00A954B5">
        <w:rPr>
          <w:rFonts w:ascii="Times New Roman" w:hAnsi="Times New Roman" w:cs="Times New Roman"/>
          <w:color w:val="222222"/>
          <w:sz w:val="24"/>
          <w:szCs w:val="24"/>
          <w:shd w:val="clear" w:color="auto" w:fill="FFFFFF"/>
        </w:rPr>
        <w:t>, this is good for internal construction /policy makers' decision and also in advertising</w:t>
      </w:r>
      <w:r w:rsidRPr="006253FF">
        <w:rPr>
          <w:rFonts w:ascii="Times New Roman" w:hAnsi="Times New Roman" w:cs="Times New Roman"/>
          <w:sz w:val="24"/>
          <w:szCs w:val="24"/>
        </w:rPr>
        <w:t xml:space="preserve"> Next highest number of responses were recorded for the response “don’t know how to ride a bicycle” which is 46 in numbe</w:t>
      </w:r>
      <w:r>
        <w:rPr>
          <w:rFonts w:ascii="Times New Roman" w:hAnsi="Times New Roman" w:cs="Times New Roman"/>
          <w:sz w:val="24"/>
          <w:szCs w:val="24"/>
        </w:rPr>
        <w:t>r and as a percentage it is 14.3</w:t>
      </w:r>
      <w:r w:rsidRPr="006253FF">
        <w:rPr>
          <w:rFonts w:ascii="Times New Roman" w:hAnsi="Times New Roman" w:cs="Times New Roman"/>
          <w:sz w:val="24"/>
          <w:szCs w:val="24"/>
        </w:rPr>
        <w:t>%. Out of all the respondents as a percentage 24.2% selected this as a reason for not doing cycling during the past month. Lowest number of responses were recorded in the group “disa</w:t>
      </w:r>
      <w:r>
        <w:rPr>
          <w:rFonts w:ascii="Times New Roman" w:hAnsi="Times New Roman" w:cs="Times New Roman"/>
          <w:sz w:val="24"/>
          <w:szCs w:val="24"/>
        </w:rPr>
        <w:t>bility/health issues” which is 3</w:t>
      </w:r>
      <w:r w:rsidRPr="006253FF">
        <w:rPr>
          <w:rFonts w:ascii="Times New Roman" w:hAnsi="Times New Roman" w:cs="Times New Roman"/>
          <w:sz w:val="24"/>
          <w:szCs w:val="24"/>
        </w:rPr>
        <w:t xml:space="preserve"> in nu</w:t>
      </w:r>
      <w:r>
        <w:rPr>
          <w:rFonts w:ascii="Times New Roman" w:hAnsi="Times New Roman" w:cs="Times New Roman"/>
          <w:sz w:val="24"/>
          <w:szCs w:val="24"/>
        </w:rPr>
        <w:t>mber and as a percentage it is 0.9</w:t>
      </w:r>
      <w:r w:rsidRPr="006253FF">
        <w:rPr>
          <w:rFonts w:ascii="Times New Roman" w:hAnsi="Times New Roman" w:cs="Times New Roman"/>
          <w:sz w:val="24"/>
          <w:szCs w:val="24"/>
        </w:rPr>
        <w:t>% of all the respons</w:t>
      </w:r>
      <w:r>
        <w:rPr>
          <w:rFonts w:ascii="Times New Roman" w:hAnsi="Times New Roman" w:cs="Times New Roman"/>
          <w:sz w:val="24"/>
          <w:szCs w:val="24"/>
        </w:rPr>
        <w:t>es. Out of all the respondents 1.6</w:t>
      </w:r>
      <w:r w:rsidRPr="006253FF">
        <w:rPr>
          <w:rFonts w:ascii="Times New Roman" w:hAnsi="Times New Roman" w:cs="Times New Roman"/>
          <w:sz w:val="24"/>
          <w:szCs w:val="24"/>
        </w:rPr>
        <w:t>% of them selected “disability/health issues” as a reason for not doing cycling during the past month.</w:t>
      </w:r>
    </w:p>
    <w:p w:rsidR="00FD7174" w:rsidRPr="00FD7174" w:rsidRDefault="00AC48BF" w:rsidP="00FD7174">
      <w:pPr>
        <w:pStyle w:val="Heading3"/>
        <w:rPr>
          <w:rFonts w:ascii="Times New Roman" w:eastAsiaTheme="minorHAnsi" w:hAnsi="Times New Roman" w:cs="Times New Roman"/>
          <w:b/>
          <w:sz w:val="28"/>
          <w:szCs w:val="28"/>
        </w:rPr>
      </w:pPr>
      <w:r>
        <w:rPr>
          <w:rFonts w:ascii="Times New Roman" w:hAnsi="Times New Roman" w:cs="Times New Roman"/>
          <w:b/>
          <w:color w:val="auto"/>
          <w:sz w:val="28"/>
          <w:szCs w:val="28"/>
        </w:rPr>
        <w:t xml:space="preserve"> </w:t>
      </w:r>
      <w:bookmarkStart w:id="107" w:name="_Toc533053768"/>
      <w:r w:rsidR="00FD7174" w:rsidRPr="00FD7174">
        <w:rPr>
          <w:rFonts w:ascii="Times New Roman" w:hAnsi="Times New Roman" w:cs="Times New Roman"/>
          <w:b/>
          <w:color w:val="auto"/>
          <w:sz w:val="28"/>
          <w:szCs w:val="28"/>
        </w:rPr>
        <w:t>Purposes of Using</w:t>
      </w:r>
      <w:bookmarkEnd w:id="107"/>
    </w:p>
    <w:p w:rsidR="00FD7174" w:rsidRDefault="00FD7174" w:rsidP="00FD7174"/>
    <w:p w:rsidR="00FD7174" w:rsidRDefault="00FD7174" w:rsidP="00FD7174">
      <w:pPr>
        <w:pStyle w:val="Caption"/>
      </w:pPr>
      <w:bookmarkStart w:id="108" w:name="_Toc533005152"/>
      <w:r w:rsidRPr="00FD7174">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5</w:t>
      </w:r>
      <w:r w:rsidR="007C722F">
        <w:rPr>
          <w:rFonts w:ascii="Times New Roman" w:hAnsi="Times New Roman" w:cs="Times New Roman"/>
          <w:i w:val="0"/>
          <w:color w:val="auto"/>
          <w:sz w:val="24"/>
          <w:szCs w:val="24"/>
        </w:rPr>
        <w:fldChar w:fldCharType="end"/>
      </w:r>
      <w:r w:rsidRPr="00FD7174">
        <w:rPr>
          <w:rFonts w:ascii="Times New Roman" w:hAnsi="Times New Roman" w:cs="Times New Roman"/>
          <w:i w:val="0"/>
          <w:color w:val="auto"/>
          <w:sz w:val="24"/>
          <w:szCs w:val="24"/>
        </w:rPr>
        <w:t>:</w:t>
      </w:r>
      <w:r w:rsidRPr="00FD7174">
        <w:rPr>
          <w:color w:val="auto"/>
        </w:rPr>
        <w:t xml:space="preserve"> </w:t>
      </w:r>
      <w:r w:rsidRPr="00F42239">
        <w:rPr>
          <w:rFonts w:ascii="Times New Roman" w:hAnsi="Times New Roman" w:cs="Times New Roman"/>
          <w:i w:val="0"/>
          <w:color w:val="auto"/>
          <w:sz w:val="24"/>
          <w:szCs w:val="24"/>
        </w:rPr>
        <w:t>Total respondents</w:t>
      </w:r>
      <w:bookmarkEnd w:id="108"/>
      <w:r w:rsidRPr="00FD7174">
        <w:t xml:space="preserve"> </w:t>
      </w:r>
    </w:p>
    <w:tbl>
      <w:tblPr>
        <w:tblStyle w:val="TableGrid"/>
        <w:tblW w:w="7511" w:type="dxa"/>
        <w:tblLayout w:type="fixed"/>
        <w:tblLook w:val="0000" w:firstRow="0" w:lastRow="0" w:firstColumn="0" w:lastColumn="0" w:noHBand="0" w:noVBand="0"/>
      </w:tblPr>
      <w:tblGrid>
        <w:gridCol w:w="1453"/>
        <w:gridCol w:w="1009"/>
        <w:gridCol w:w="1009"/>
        <w:gridCol w:w="1010"/>
        <w:gridCol w:w="1010"/>
        <w:gridCol w:w="1010"/>
        <w:gridCol w:w="1010"/>
      </w:tblGrid>
      <w:tr w:rsidR="00FD7174" w:rsidRPr="002E54A0" w:rsidTr="00FD7174">
        <w:tc>
          <w:tcPr>
            <w:tcW w:w="7511" w:type="dxa"/>
            <w:gridSpan w:val="7"/>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b/>
                <w:bCs/>
                <w:color w:val="000000"/>
                <w:sz w:val="18"/>
                <w:szCs w:val="18"/>
              </w:rPr>
              <w:t>Case Summary</w:t>
            </w:r>
          </w:p>
        </w:tc>
      </w:tr>
      <w:tr w:rsidR="00FD7174" w:rsidRPr="002E54A0" w:rsidTr="00FD7174">
        <w:tc>
          <w:tcPr>
            <w:tcW w:w="1453" w:type="dxa"/>
            <w:vMerge w:val="restart"/>
          </w:tcPr>
          <w:p w:rsidR="00FD7174" w:rsidRPr="002E54A0" w:rsidRDefault="00FD7174" w:rsidP="002513BC">
            <w:pPr>
              <w:autoSpaceDE w:val="0"/>
              <w:autoSpaceDN w:val="0"/>
              <w:adjustRightInd w:val="0"/>
              <w:spacing w:line="320" w:lineRule="atLeast"/>
              <w:rPr>
                <w:rFonts w:ascii="Arial" w:hAnsi="Arial" w:cs="Arial"/>
                <w:color w:val="000000"/>
                <w:sz w:val="18"/>
                <w:szCs w:val="18"/>
              </w:rPr>
            </w:pPr>
          </w:p>
        </w:tc>
        <w:tc>
          <w:tcPr>
            <w:tcW w:w="6058" w:type="dxa"/>
            <w:gridSpan w:val="6"/>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Cases</w:t>
            </w:r>
          </w:p>
        </w:tc>
      </w:tr>
      <w:tr w:rsidR="00FD7174" w:rsidRPr="002E54A0" w:rsidTr="00FD7174">
        <w:tc>
          <w:tcPr>
            <w:tcW w:w="145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2018" w:type="dxa"/>
            <w:gridSpan w:val="2"/>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Valid</w:t>
            </w:r>
          </w:p>
        </w:tc>
        <w:tc>
          <w:tcPr>
            <w:tcW w:w="2020" w:type="dxa"/>
            <w:gridSpan w:val="2"/>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Missing</w:t>
            </w:r>
          </w:p>
        </w:tc>
        <w:tc>
          <w:tcPr>
            <w:tcW w:w="2020" w:type="dxa"/>
            <w:gridSpan w:val="2"/>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Total</w:t>
            </w:r>
          </w:p>
        </w:tc>
      </w:tr>
      <w:tr w:rsidR="00FD7174" w:rsidRPr="002E54A0" w:rsidTr="00FD7174">
        <w:tc>
          <w:tcPr>
            <w:tcW w:w="145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1009"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09"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010"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10"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010"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N</w:t>
            </w:r>
          </w:p>
        </w:tc>
        <w:tc>
          <w:tcPr>
            <w:tcW w:w="1010"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r>
      <w:tr w:rsidR="00FD7174" w:rsidRPr="002E54A0" w:rsidTr="00FD7174">
        <w:tc>
          <w:tcPr>
            <w:tcW w:w="1453" w:type="dxa"/>
          </w:tcPr>
          <w:p w:rsidR="00FD7174" w:rsidRPr="002E54A0" w:rsidRDefault="00FD7174" w:rsidP="002513BC">
            <w:pPr>
              <w:autoSpaceDE w:val="0"/>
              <w:autoSpaceDN w:val="0"/>
              <w:adjustRightInd w:val="0"/>
              <w:spacing w:line="320" w:lineRule="atLeast"/>
              <w:rPr>
                <w:rFonts w:ascii="Arial" w:hAnsi="Arial" w:cs="Arial"/>
                <w:color w:val="000000"/>
                <w:sz w:val="18"/>
                <w:szCs w:val="18"/>
              </w:rPr>
            </w:pPr>
          </w:p>
        </w:tc>
        <w:tc>
          <w:tcPr>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63</w:t>
            </w:r>
          </w:p>
        </w:tc>
        <w:tc>
          <w:tcPr>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c>
          <w:tcPr>
            <w:tcW w:w="1010"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0</w:t>
            </w:r>
          </w:p>
        </w:tc>
        <w:tc>
          <w:tcPr>
            <w:tcW w:w="1010"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0.0%</w:t>
            </w:r>
          </w:p>
        </w:tc>
        <w:tc>
          <w:tcPr>
            <w:tcW w:w="1010"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63</w:t>
            </w:r>
          </w:p>
        </w:tc>
        <w:tc>
          <w:tcPr>
            <w:tcW w:w="1010"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r>
    </w:tbl>
    <w:p w:rsidR="00FD7174" w:rsidRDefault="00FD7174" w:rsidP="00FD7174">
      <w:pPr>
        <w:pStyle w:val="Caption"/>
      </w:pPr>
    </w:p>
    <w:p w:rsidR="00FD7174" w:rsidRDefault="00FD7174" w:rsidP="00FD7174">
      <w:pPr>
        <w:pStyle w:val="Caption"/>
        <w:rPr>
          <w:rFonts w:ascii="Times New Roman" w:hAnsi="Times New Roman" w:cs="Times New Roman"/>
          <w:i w:val="0"/>
          <w:color w:val="auto"/>
          <w:sz w:val="24"/>
          <w:szCs w:val="24"/>
        </w:rPr>
      </w:pPr>
      <w:bookmarkStart w:id="109" w:name="_Toc533005153"/>
      <w:r w:rsidRPr="00FD7174">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6</w:t>
      </w:r>
      <w:r w:rsidR="007C722F">
        <w:rPr>
          <w:rFonts w:ascii="Times New Roman" w:hAnsi="Times New Roman" w:cs="Times New Roman"/>
          <w:i w:val="0"/>
          <w:color w:val="auto"/>
          <w:sz w:val="24"/>
          <w:szCs w:val="24"/>
        </w:rPr>
        <w:fldChar w:fldCharType="end"/>
      </w:r>
      <w:r w:rsidRPr="00FD7174">
        <w:rPr>
          <w:rFonts w:ascii="Times New Roman" w:hAnsi="Times New Roman" w:cs="Times New Roman"/>
          <w:i w:val="0"/>
          <w:color w:val="auto"/>
          <w:sz w:val="24"/>
          <w:szCs w:val="24"/>
        </w:rPr>
        <w:t>:</w:t>
      </w:r>
      <w:r w:rsidRPr="00FD7174">
        <w:rPr>
          <w:color w:val="auto"/>
        </w:rPr>
        <w:t xml:space="preserve"> </w:t>
      </w:r>
      <w:r w:rsidRPr="00F42239">
        <w:rPr>
          <w:rFonts w:ascii="Times New Roman" w:hAnsi="Times New Roman" w:cs="Times New Roman"/>
          <w:i w:val="0"/>
          <w:color w:val="auto"/>
          <w:sz w:val="24"/>
          <w:szCs w:val="24"/>
        </w:rPr>
        <w:t>Frequencies of respondents using bicycle for different purposes</w:t>
      </w:r>
      <w:bookmarkEnd w:id="109"/>
    </w:p>
    <w:tbl>
      <w:tblPr>
        <w:tblStyle w:val="PlainTable1"/>
        <w:tblW w:w="7801" w:type="dxa"/>
        <w:tblLayout w:type="fixed"/>
        <w:tblLook w:val="0000" w:firstRow="0" w:lastRow="0" w:firstColumn="0" w:lastColumn="0" w:noHBand="0" w:noVBand="0"/>
      </w:tblPr>
      <w:tblGrid>
        <w:gridCol w:w="1913"/>
        <w:gridCol w:w="2402"/>
        <w:gridCol w:w="1009"/>
        <w:gridCol w:w="1009"/>
        <w:gridCol w:w="1468"/>
      </w:tblGrid>
      <w:tr w:rsidR="00FD7174" w:rsidRPr="002E54A0" w:rsidTr="008B14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801" w:type="dxa"/>
            <w:gridSpan w:val="5"/>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b/>
                <w:bCs/>
                <w:color w:val="000000"/>
                <w:sz w:val="18"/>
                <w:szCs w:val="18"/>
              </w:rPr>
              <w:t>Frequencies</w:t>
            </w:r>
          </w:p>
        </w:tc>
      </w:tr>
      <w:tr w:rsidR="00FD7174" w:rsidRPr="002E54A0" w:rsidTr="008B1450">
        <w:tc>
          <w:tcPr>
            <w:cnfStyle w:val="000010000000" w:firstRow="0" w:lastRow="0" w:firstColumn="0" w:lastColumn="0" w:oddVBand="1" w:evenVBand="0" w:oddHBand="0" w:evenHBand="0" w:firstRowFirstColumn="0" w:firstRowLastColumn="0" w:lastRowFirstColumn="0" w:lastRowLastColumn="0"/>
            <w:tcW w:w="4315" w:type="dxa"/>
            <w:gridSpan w:val="2"/>
            <w:vMerge w:val="restart"/>
          </w:tcPr>
          <w:p w:rsidR="00FD7174" w:rsidRPr="002E54A0" w:rsidRDefault="00FD7174" w:rsidP="002513BC">
            <w:pPr>
              <w:autoSpaceDE w:val="0"/>
              <w:autoSpaceDN w:val="0"/>
              <w:adjustRightInd w:val="0"/>
              <w:spacing w:line="320" w:lineRule="atLeast"/>
              <w:rPr>
                <w:rFonts w:ascii="Arial" w:hAnsi="Arial" w:cs="Arial"/>
                <w:color w:val="000000"/>
                <w:sz w:val="18"/>
                <w:szCs w:val="18"/>
              </w:rPr>
            </w:pPr>
          </w:p>
        </w:tc>
        <w:tc>
          <w:tcPr>
            <w:tcW w:w="2018" w:type="dxa"/>
            <w:gridSpan w:val="2"/>
          </w:tcPr>
          <w:p w:rsidR="00FD7174" w:rsidRPr="002E54A0" w:rsidRDefault="00FD7174"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Responses</w:t>
            </w:r>
          </w:p>
        </w:tc>
        <w:tc>
          <w:tcPr>
            <w:cnfStyle w:val="000010000000" w:firstRow="0" w:lastRow="0" w:firstColumn="0" w:lastColumn="0" w:oddVBand="1" w:evenVBand="0" w:oddHBand="0" w:evenHBand="0" w:firstRowFirstColumn="0" w:firstRowLastColumn="0" w:lastRowFirstColumn="0" w:lastRowLastColumn="0"/>
            <w:tcW w:w="1468" w:type="dxa"/>
            <w:vMerge w:val="restart"/>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 of Cases</w:t>
            </w:r>
          </w:p>
        </w:tc>
      </w:tr>
      <w:tr w:rsidR="00FD7174" w:rsidRPr="002E54A0" w:rsidTr="008B14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5" w:type="dxa"/>
            <w:gridSpan w:val="2"/>
            <w:vMerge/>
          </w:tcPr>
          <w:p w:rsidR="00FD7174" w:rsidRPr="002E54A0" w:rsidRDefault="00FD7174" w:rsidP="002513BC">
            <w:pPr>
              <w:autoSpaceDE w:val="0"/>
              <w:autoSpaceDN w:val="0"/>
              <w:adjustRightInd w:val="0"/>
              <w:rPr>
                <w:rFonts w:ascii="Arial" w:hAnsi="Arial" w:cs="Arial"/>
                <w:color w:val="000000"/>
                <w:sz w:val="18"/>
                <w:szCs w:val="18"/>
              </w:rPr>
            </w:pPr>
          </w:p>
        </w:tc>
        <w:tc>
          <w:tcPr>
            <w:tcW w:w="1009" w:type="dxa"/>
          </w:tcPr>
          <w:p w:rsidR="00FD7174" w:rsidRPr="002E54A0" w:rsidRDefault="00FD7174"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N</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center"/>
              <w:rPr>
                <w:rFonts w:ascii="Arial" w:hAnsi="Arial" w:cs="Arial"/>
                <w:color w:val="000000"/>
                <w:sz w:val="18"/>
                <w:szCs w:val="18"/>
              </w:rPr>
            </w:pPr>
            <w:r w:rsidRPr="002E54A0">
              <w:rPr>
                <w:rFonts w:ascii="Arial" w:hAnsi="Arial" w:cs="Arial"/>
                <w:color w:val="000000"/>
                <w:sz w:val="18"/>
                <w:szCs w:val="18"/>
              </w:rPr>
              <w:t>Percent</w:t>
            </w:r>
          </w:p>
        </w:tc>
        <w:tc>
          <w:tcPr>
            <w:tcW w:w="1468" w:type="dxa"/>
            <w:vMerge/>
          </w:tcPr>
          <w:p w:rsidR="00FD7174" w:rsidRPr="002E54A0" w:rsidRDefault="00FD7174" w:rsidP="00251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FD7174" w:rsidRPr="002E54A0" w:rsidTr="008B1450">
        <w:tc>
          <w:tcPr>
            <w:cnfStyle w:val="000010000000" w:firstRow="0" w:lastRow="0" w:firstColumn="0" w:lastColumn="0" w:oddVBand="1" w:evenVBand="0" w:oddHBand="0" w:evenHBand="0" w:firstRowFirstColumn="0" w:firstRowLastColumn="0" w:lastRowFirstColumn="0" w:lastRowLastColumn="0"/>
            <w:tcW w:w="1913" w:type="dxa"/>
            <w:vMerge w:val="restart"/>
          </w:tcPr>
          <w:p w:rsidR="00FD7174" w:rsidRPr="002E54A0" w:rsidRDefault="00FD7174" w:rsidP="002513BC">
            <w:pPr>
              <w:autoSpaceDE w:val="0"/>
              <w:autoSpaceDN w:val="0"/>
              <w:adjustRightInd w:val="0"/>
              <w:spacing w:line="320" w:lineRule="atLeast"/>
              <w:rPr>
                <w:rFonts w:ascii="Arial" w:hAnsi="Arial" w:cs="Arial"/>
                <w:color w:val="000000"/>
                <w:sz w:val="18"/>
                <w:szCs w:val="18"/>
              </w:rPr>
            </w:pPr>
            <w:r w:rsidRPr="002E54A0">
              <w:rPr>
                <w:rFonts w:ascii="Arial" w:hAnsi="Arial" w:cs="Arial"/>
                <w:color w:val="000000"/>
                <w:sz w:val="18"/>
                <w:szCs w:val="18"/>
              </w:rPr>
              <w:t>Purposes of using</w:t>
            </w:r>
          </w:p>
        </w:tc>
        <w:tc>
          <w:tcPr>
            <w:tcW w:w="2402" w:type="dxa"/>
          </w:tcPr>
          <w:p w:rsidR="00FD7174" w:rsidRPr="002E54A0" w:rsidRDefault="00FD7174"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Exercise</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53</w:t>
            </w:r>
          </w:p>
        </w:tc>
        <w:tc>
          <w:tcPr>
            <w:tcW w:w="1009" w:type="dxa"/>
          </w:tcPr>
          <w:p w:rsidR="00FD7174" w:rsidRPr="002E54A0" w:rsidRDefault="00FD7174"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39.3%</w:t>
            </w:r>
          </w:p>
        </w:tc>
        <w:tc>
          <w:tcPr>
            <w:cnfStyle w:val="000010000000" w:firstRow="0" w:lastRow="0" w:firstColumn="0" w:lastColumn="0" w:oddVBand="1" w:evenVBand="0" w:oddHBand="0" w:evenHBand="0" w:firstRowFirstColumn="0" w:firstRowLastColumn="0" w:lastRowFirstColumn="0" w:lastRowLastColumn="0"/>
            <w:tcW w:w="1468"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84.1%</w:t>
            </w:r>
          </w:p>
        </w:tc>
      </w:tr>
      <w:tr w:rsidR="00FD7174" w:rsidRPr="002E54A0" w:rsidTr="008B14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2402" w:type="dxa"/>
          </w:tcPr>
          <w:p w:rsidR="00FD7174" w:rsidRPr="002E54A0" w:rsidRDefault="00FD7174"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Entertainment</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46</w:t>
            </w:r>
          </w:p>
        </w:tc>
        <w:tc>
          <w:tcPr>
            <w:tcW w:w="1009" w:type="dxa"/>
          </w:tcPr>
          <w:p w:rsidR="00FD7174" w:rsidRPr="002E54A0" w:rsidRDefault="00FD7174"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34.1%</w:t>
            </w:r>
          </w:p>
        </w:tc>
        <w:tc>
          <w:tcPr>
            <w:cnfStyle w:val="000010000000" w:firstRow="0" w:lastRow="0" w:firstColumn="0" w:lastColumn="0" w:oddVBand="1" w:evenVBand="0" w:oddHBand="0" w:evenHBand="0" w:firstRowFirstColumn="0" w:firstRowLastColumn="0" w:lastRowFirstColumn="0" w:lastRowLastColumn="0"/>
            <w:tcW w:w="1468"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73.0%</w:t>
            </w:r>
          </w:p>
        </w:tc>
      </w:tr>
      <w:tr w:rsidR="00FD7174" w:rsidRPr="002E54A0" w:rsidTr="008B1450">
        <w:tc>
          <w:tcPr>
            <w:cnfStyle w:val="000010000000" w:firstRow="0" w:lastRow="0" w:firstColumn="0" w:lastColumn="0" w:oddVBand="1" w:evenVBand="0" w:oddHBand="0" w:evenHBand="0" w:firstRowFirstColumn="0" w:firstRowLastColumn="0" w:lastRowFirstColumn="0" w:lastRowLastColumn="0"/>
            <w:tcW w:w="191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2402" w:type="dxa"/>
          </w:tcPr>
          <w:p w:rsidR="00FD7174" w:rsidRPr="002E54A0" w:rsidRDefault="00FD7174"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Daily household activities</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12</w:t>
            </w:r>
          </w:p>
        </w:tc>
        <w:tc>
          <w:tcPr>
            <w:tcW w:w="1009" w:type="dxa"/>
          </w:tcPr>
          <w:p w:rsidR="00FD7174" w:rsidRPr="002E54A0" w:rsidRDefault="00FD7174"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8.9%</w:t>
            </w:r>
          </w:p>
        </w:tc>
        <w:tc>
          <w:tcPr>
            <w:cnfStyle w:val="000010000000" w:firstRow="0" w:lastRow="0" w:firstColumn="0" w:lastColumn="0" w:oddVBand="1" w:evenVBand="0" w:oddHBand="0" w:evenHBand="0" w:firstRowFirstColumn="0" w:firstRowLastColumn="0" w:lastRowFirstColumn="0" w:lastRowLastColumn="0"/>
            <w:tcW w:w="1468"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19.0%</w:t>
            </w:r>
          </w:p>
        </w:tc>
      </w:tr>
      <w:tr w:rsidR="00FD7174" w:rsidRPr="002E54A0" w:rsidTr="008B14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2402" w:type="dxa"/>
          </w:tcPr>
          <w:p w:rsidR="00FD7174" w:rsidRPr="002E54A0" w:rsidRDefault="00FD7174"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Social visits</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15</w:t>
            </w:r>
          </w:p>
        </w:tc>
        <w:tc>
          <w:tcPr>
            <w:tcW w:w="1009" w:type="dxa"/>
          </w:tcPr>
          <w:p w:rsidR="00FD7174" w:rsidRPr="002E54A0" w:rsidRDefault="00FD7174"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11.1%</w:t>
            </w:r>
          </w:p>
        </w:tc>
        <w:tc>
          <w:tcPr>
            <w:cnfStyle w:val="000010000000" w:firstRow="0" w:lastRow="0" w:firstColumn="0" w:lastColumn="0" w:oddVBand="1" w:evenVBand="0" w:oddHBand="0" w:evenHBand="0" w:firstRowFirstColumn="0" w:firstRowLastColumn="0" w:lastRowFirstColumn="0" w:lastRowLastColumn="0"/>
            <w:tcW w:w="1468"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23.8%</w:t>
            </w:r>
          </w:p>
        </w:tc>
      </w:tr>
      <w:tr w:rsidR="00FD7174" w:rsidRPr="002E54A0" w:rsidTr="008B1450">
        <w:tc>
          <w:tcPr>
            <w:cnfStyle w:val="000010000000" w:firstRow="0" w:lastRow="0" w:firstColumn="0" w:lastColumn="0" w:oddVBand="1" w:evenVBand="0" w:oddHBand="0" w:evenHBand="0" w:firstRowFirstColumn="0" w:firstRowLastColumn="0" w:lastRowFirstColumn="0" w:lastRowLastColumn="0"/>
            <w:tcW w:w="1913" w:type="dxa"/>
            <w:vMerge/>
          </w:tcPr>
          <w:p w:rsidR="00FD7174" w:rsidRPr="002E54A0" w:rsidRDefault="00FD7174" w:rsidP="002513BC">
            <w:pPr>
              <w:autoSpaceDE w:val="0"/>
              <w:autoSpaceDN w:val="0"/>
              <w:adjustRightInd w:val="0"/>
              <w:rPr>
                <w:rFonts w:ascii="Arial" w:hAnsi="Arial" w:cs="Arial"/>
                <w:color w:val="000000"/>
                <w:sz w:val="18"/>
                <w:szCs w:val="18"/>
              </w:rPr>
            </w:pPr>
          </w:p>
        </w:tc>
        <w:tc>
          <w:tcPr>
            <w:tcW w:w="2402" w:type="dxa"/>
          </w:tcPr>
          <w:p w:rsidR="00FD7174" w:rsidRPr="002E54A0" w:rsidRDefault="00FD7174"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School/Education</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9</w:t>
            </w:r>
          </w:p>
        </w:tc>
        <w:tc>
          <w:tcPr>
            <w:tcW w:w="1009" w:type="dxa"/>
          </w:tcPr>
          <w:p w:rsidR="00FD7174" w:rsidRPr="002E54A0" w:rsidRDefault="00FD7174"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6.7%</w:t>
            </w:r>
          </w:p>
        </w:tc>
        <w:tc>
          <w:tcPr>
            <w:cnfStyle w:val="000010000000" w:firstRow="0" w:lastRow="0" w:firstColumn="0" w:lastColumn="0" w:oddVBand="1" w:evenVBand="0" w:oddHBand="0" w:evenHBand="0" w:firstRowFirstColumn="0" w:firstRowLastColumn="0" w:lastRowFirstColumn="0" w:lastRowLastColumn="0"/>
            <w:tcW w:w="1468"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14.3%</w:t>
            </w:r>
          </w:p>
        </w:tc>
      </w:tr>
      <w:tr w:rsidR="00FD7174" w:rsidRPr="002E54A0" w:rsidTr="008B145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5" w:type="dxa"/>
            <w:gridSpan w:val="2"/>
          </w:tcPr>
          <w:p w:rsidR="00FD7174" w:rsidRPr="002E54A0" w:rsidRDefault="00FD7174" w:rsidP="002513BC">
            <w:pPr>
              <w:autoSpaceDE w:val="0"/>
              <w:autoSpaceDN w:val="0"/>
              <w:adjustRightInd w:val="0"/>
              <w:spacing w:line="320" w:lineRule="atLeast"/>
              <w:rPr>
                <w:rFonts w:ascii="Arial" w:hAnsi="Arial" w:cs="Arial"/>
                <w:color w:val="000000"/>
                <w:sz w:val="18"/>
                <w:szCs w:val="18"/>
              </w:rPr>
            </w:pPr>
            <w:r w:rsidRPr="002E54A0">
              <w:rPr>
                <w:rFonts w:ascii="Arial" w:hAnsi="Arial" w:cs="Arial"/>
                <w:color w:val="000000"/>
                <w:sz w:val="18"/>
                <w:szCs w:val="18"/>
              </w:rPr>
              <w:t>Total</w:t>
            </w:r>
          </w:p>
        </w:tc>
        <w:tc>
          <w:tcPr>
            <w:tcW w:w="1009" w:type="dxa"/>
          </w:tcPr>
          <w:p w:rsidR="00FD7174" w:rsidRPr="002E54A0" w:rsidRDefault="00FD7174"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135</w:t>
            </w:r>
          </w:p>
        </w:tc>
        <w:tc>
          <w:tcPr>
            <w:cnfStyle w:val="000010000000" w:firstRow="0" w:lastRow="0" w:firstColumn="0" w:lastColumn="0" w:oddVBand="1" w:evenVBand="0" w:oddHBand="0" w:evenHBand="0" w:firstRowFirstColumn="0" w:firstRowLastColumn="0" w:lastRowFirstColumn="0" w:lastRowLastColumn="0"/>
            <w:tcW w:w="1009" w:type="dxa"/>
          </w:tcPr>
          <w:p w:rsidR="00FD7174" w:rsidRPr="002E54A0" w:rsidRDefault="00FD7174" w:rsidP="002513BC">
            <w:pPr>
              <w:autoSpaceDE w:val="0"/>
              <w:autoSpaceDN w:val="0"/>
              <w:adjustRightInd w:val="0"/>
              <w:spacing w:line="320" w:lineRule="atLeast"/>
              <w:jc w:val="right"/>
              <w:rPr>
                <w:rFonts w:ascii="Arial" w:hAnsi="Arial" w:cs="Arial"/>
                <w:color w:val="000000"/>
                <w:sz w:val="18"/>
                <w:szCs w:val="18"/>
              </w:rPr>
            </w:pPr>
            <w:r w:rsidRPr="002E54A0">
              <w:rPr>
                <w:rFonts w:ascii="Arial" w:hAnsi="Arial" w:cs="Arial"/>
                <w:color w:val="000000"/>
                <w:sz w:val="18"/>
                <w:szCs w:val="18"/>
              </w:rPr>
              <w:t>100.0%</w:t>
            </w:r>
          </w:p>
        </w:tc>
        <w:tc>
          <w:tcPr>
            <w:tcW w:w="1468" w:type="dxa"/>
          </w:tcPr>
          <w:p w:rsidR="00FD7174" w:rsidRPr="002E54A0" w:rsidRDefault="00FD7174"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2E54A0">
              <w:rPr>
                <w:rFonts w:ascii="Arial" w:hAnsi="Arial" w:cs="Arial"/>
                <w:color w:val="000000"/>
                <w:sz w:val="18"/>
                <w:szCs w:val="18"/>
              </w:rPr>
              <w:t>214.3%</w:t>
            </w:r>
          </w:p>
        </w:tc>
      </w:tr>
    </w:tbl>
    <w:p w:rsidR="00FD7174" w:rsidRDefault="00FD7174" w:rsidP="00FD7174">
      <w:pPr>
        <w:pStyle w:val="Caption"/>
        <w:rPr>
          <w:i w:val="0"/>
        </w:rPr>
      </w:pPr>
      <w:r w:rsidRPr="00FD7174">
        <w:t xml:space="preserve"> </w:t>
      </w:r>
    </w:p>
    <w:p w:rsidR="00FD7174" w:rsidRDefault="00FD7174" w:rsidP="00FD71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table 4.5 and 4.6 </w:t>
      </w:r>
      <w:r w:rsidRPr="00261C86">
        <w:rPr>
          <w:rFonts w:ascii="Times New Roman" w:hAnsi="Times New Roman" w:cs="Times New Roman"/>
          <w:sz w:val="24"/>
          <w:szCs w:val="24"/>
        </w:rPr>
        <w:t>out of participants 63 have answered to this question. The highest number of responses were recorded for th</w:t>
      </w:r>
      <w:r>
        <w:rPr>
          <w:rFonts w:ascii="Times New Roman" w:hAnsi="Times New Roman" w:cs="Times New Roman"/>
          <w:sz w:val="24"/>
          <w:szCs w:val="24"/>
        </w:rPr>
        <w:t>e purpose “exercise” which is 53 and 39.3</w:t>
      </w:r>
      <w:r w:rsidRPr="00261C86">
        <w:rPr>
          <w:rFonts w:ascii="Times New Roman" w:hAnsi="Times New Roman" w:cs="Times New Roman"/>
          <w:sz w:val="24"/>
          <w:szCs w:val="24"/>
        </w:rPr>
        <w:t>% as a percentage. Out of all the respondent</w:t>
      </w:r>
      <w:r>
        <w:rPr>
          <w:rFonts w:ascii="Times New Roman" w:hAnsi="Times New Roman" w:cs="Times New Roman"/>
          <w:sz w:val="24"/>
          <w:szCs w:val="24"/>
        </w:rPr>
        <w:t>s 84.1</w:t>
      </w:r>
      <w:r w:rsidRPr="00261C86">
        <w:rPr>
          <w:rFonts w:ascii="Times New Roman" w:hAnsi="Times New Roman" w:cs="Times New Roman"/>
          <w:sz w:val="24"/>
          <w:szCs w:val="24"/>
        </w:rPr>
        <w:t>% of them have selected “exercise” as a purpose. Second highest number of responses were recorded for the pur</w:t>
      </w:r>
      <w:r>
        <w:rPr>
          <w:rFonts w:ascii="Times New Roman" w:hAnsi="Times New Roman" w:cs="Times New Roman"/>
          <w:sz w:val="24"/>
          <w:szCs w:val="24"/>
        </w:rPr>
        <w:t>pose “entertainment” which is 46 and as a percentage it is 34.1</w:t>
      </w:r>
      <w:r w:rsidRPr="00261C86">
        <w:rPr>
          <w:rFonts w:ascii="Times New Roman" w:hAnsi="Times New Roman" w:cs="Times New Roman"/>
          <w:sz w:val="24"/>
          <w:szCs w:val="24"/>
        </w:rPr>
        <w:t xml:space="preserve">% of all the responses. </w:t>
      </w:r>
      <w:r>
        <w:rPr>
          <w:rFonts w:ascii="Times New Roman" w:hAnsi="Times New Roman" w:cs="Times New Roman"/>
          <w:sz w:val="24"/>
          <w:szCs w:val="24"/>
        </w:rPr>
        <w:t xml:space="preserve"> Out of all the respondents 73</w:t>
      </w:r>
      <w:r w:rsidRPr="00261C86">
        <w:rPr>
          <w:rFonts w:ascii="Times New Roman" w:hAnsi="Times New Roman" w:cs="Times New Roman"/>
          <w:sz w:val="24"/>
          <w:szCs w:val="24"/>
        </w:rPr>
        <w:t>% of them selected “entertainment” as a purpose. Lowest number of response</w:t>
      </w:r>
      <w:r>
        <w:rPr>
          <w:rFonts w:ascii="Times New Roman" w:hAnsi="Times New Roman" w:cs="Times New Roman"/>
          <w:sz w:val="24"/>
          <w:szCs w:val="24"/>
        </w:rPr>
        <w:t>s were recorded for the purpose</w:t>
      </w:r>
      <w:r w:rsidRPr="00261C86">
        <w:rPr>
          <w:rFonts w:ascii="Times New Roman" w:hAnsi="Times New Roman" w:cs="Times New Roman"/>
          <w:sz w:val="24"/>
          <w:szCs w:val="24"/>
        </w:rPr>
        <w:t xml:space="preserve"> “school/education” which </w:t>
      </w:r>
      <w:r>
        <w:rPr>
          <w:rFonts w:ascii="Times New Roman" w:hAnsi="Times New Roman" w:cs="Times New Roman"/>
          <w:sz w:val="24"/>
          <w:szCs w:val="24"/>
        </w:rPr>
        <w:t xml:space="preserve">is </w:t>
      </w:r>
      <w:r w:rsidRPr="00261C86">
        <w:rPr>
          <w:rFonts w:ascii="Times New Roman" w:hAnsi="Times New Roman" w:cs="Times New Roman"/>
          <w:sz w:val="24"/>
          <w:szCs w:val="24"/>
        </w:rPr>
        <w:t>9 and as percentages 6.7%. Out of all the respondents 14.3% of them selected “entertainment</w:t>
      </w:r>
      <w:r>
        <w:rPr>
          <w:rFonts w:ascii="Times New Roman" w:hAnsi="Times New Roman" w:cs="Times New Roman"/>
          <w:sz w:val="24"/>
          <w:szCs w:val="24"/>
        </w:rPr>
        <w:t>.</w:t>
      </w:r>
    </w:p>
    <w:p w:rsidR="00FD7174" w:rsidRPr="00FD7174" w:rsidRDefault="00AC48BF" w:rsidP="00FD7174">
      <w:pPr>
        <w:pStyle w:val="Heading3"/>
        <w:rPr>
          <w:rFonts w:ascii="Times New Roman" w:eastAsiaTheme="minorHAnsi" w:hAnsi="Times New Roman" w:cs="Times New Roman"/>
          <w:b/>
          <w:sz w:val="28"/>
          <w:szCs w:val="28"/>
        </w:rPr>
      </w:pPr>
      <w:r>
        <w:rPr>
          <w:rFonts w:ascii="Times New Roman" w:hAnsi="Times New Roman" w:cs="Times New Roman"/>
          <w:b/>
          <w:color w:val="auto"/>
          <w:sz w:val="28"/>
          <w:szCs w:val="28"/>
        </w:rPr>
        <w:t xml:space="preserve"> </w:t>
      </w:r>
      <w:bookmarkStart w:id="110" w:name="_Toc533053769"/>
      <w:r w:rsidR="00FD7174" w:rsidRPr="00FD7174">
        <w:rPr>
          <w:rFonts w:ascii="Times New Roman" w:hAnsi="Times New Roman" w:cs="Times New Roman"/>
          <w:b/>
          <w:color w:val="auto"/>
          <w:sz w:val="28"/>
          <w:szCs w:val="28"/>
        </w:rPr>
        <w:t>Willingness in Using</w:t>
      </w:r>
      <w:bookmarkEnd w:id="110"/>
    </w:p>
    <w:p w:rsidR="00FD7174" w:rsidRDefault="00FD7174" w:rsidP="00FD7174">
      <w:r>
        <w:rPr>
          <w:noProof/>
        </w:rPr>
        <w:drawing>
          <wp:anchor distT="0" distB="0" distL="114300" distR="114300" simplePos="0" relativeHeight="251672576" behindDoc="1" locked="0" layoutInCell="1" allowOverlap="1" wp14:anchorId="02C327B9" wp14:editId="13D79B48">
            <wp:simplePos x="0" y="0"/>
            <wp:positionH relativeFrom="margin">
              <wp:posOffset>0</wp:posOffset>
            </wp:positionH>
            <wp:positionV relativeFrom="paragraph">
              <wp:posOffset>228600</wp:posOffset>
            </wp:positionV>
            <wp:extent cx="5649595" cy="3095625"/>
            <wp:effectExtent l="0" t="0" r="8255" b="9525"/>
            <wp:wrapTight wrapText="bothSides">
              <wp:wrapPolygon edited="0">
                <wp:start x="0" y="0"/>
                <wp:lineTo x="0" y="21534"/>
                <wp:lineTo x="21559" y="21534"/>
                <wp:lineTo x="21559" y="0"/>
                <wp:lineTo x="0" y="0"/>
              </wp:wrapPolygon>
            </wp:wrapTight>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p>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 w:rsidR="00FD7174" w:rsidRPr="00FD7174" w:rsidRDefault="00FD7174" w:rsidP="00FD7174">
      <w:pPr>
        <w:pStyle w:val="Caption"/>
        <w:rPr>
          <w:rFonts w:ascii="Times New Roman" w:hAnsi="Times New Roman" w:cs="Times New Roman"/>
          <w:i w:val="0"/>
          <w:color w:val="auto"/>
          <w:sz w:val="24"/>
          <w:szCs w:val="24"/>
        </w:rPr>
      </w:pPr>
      <w:bookmarkStart w:id="111" w:name="_Toc533002261"/>
      <w:r w:rsidRPr="00FD7174">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8</w:t>
      </w:r>
      <w:r w:rsidR="00897DA9">
        <w:rPr>
          <w:rFonts w:ascii="Times New Roman" w:hAnsi="Times New Roman" w:cs="Times New Roman"/>
          <w:i w:val="0"/>
          <w:color w:val="auto"/>
          <w:sz w:val="24"/>
          <w:szCs w:val="24"/>
        </w:rPr>
        <w:fldChar w:fldCharType="end"/>
      </w:r>
      <w:r w:rsidRPr="00FD7174">
        <w:rPr>
          <w:rFonts w:ascii="Times New Roman" w:hAnsi="Times New Roman" w:cs="Times New Roman"/>
          <w:i w:val="0"/>
          <w:color w:val="auto"/>
          <w:sz w:val="24"/>
          <w:szCs w:val="24"/>
        </w:rPr>
        <w:t xml:space="preserve">: </w:t>
      </w:r>
      <w:r w:rsidRPr="00F42239">
        <w:rPr>
          <w:rFonts w:ascii="Times New Roman" w:hAnsi="Times New Roman" w:cs="Times New Roman"/>
          <w:i w:val="0"/>
          <w:color w:val="auto"/>
          <w:sz w:val="24"/>
          <w:szCs w:val="24"/>
        </w:rPr>
        <w:t>Percentage of respondents who are willing to use</w:t>
      </w:r>
      <w:bookmarkEnd w:id="111"/>
    </w:p>
    <w:p w:rsidR="00FD7174" w:rsidRDefault="00FD7174" w:rsidP="00FD71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figure 4.8 it shows that 156 of respondents are willing to use bicycle as a mode of transportation in future which is as a percentage 61.7% of all the respondents. More than half of the respondents showed a positive response here. Only 97 of them said “No”, which is 38.3% as a percentage of all the respondents. </w:t>
      </w:r>
    </w:p>
    <w:p w:rsidR="00FD7174" w:rsidRDefault="00AC48BF" w:rsidP="00FD7174">
      <w:pPr>
        <w:pStyle w:val="Heading3"/>
        <w:rPr>
          <w:rFonts w:ascii="Times New Roman" w:hAnsi="Times New Roman" w:cs="Times New Roman"/>
          <w:b/>
          <w:color w:val="auto"/>
          <w:sz w:val="28"/>
          <w:szCs w:val="28"/>
        </w:rPr>
      </w:pPr>
      <w:bookmarkStart w:id="112" w:name="_Toc532929442"/>
      <w:r>
        <w:rPr>
          <w:rFonts w:ascii="Times New Roman" w:hAnsi="Times New Roman" w:cs="Times New Roman"/>
          <w:b/>
          <w:color w:val="auto"/>
          <w:sz w:val="28"/>
          <w:szCs w:val="28"/>
        </w:rPr>
        <w:t xml:space="preserve"> </w:t>
      </w:r>
      <w:bookmarkStart w:id="113" w:name="_Toc533053770"/>
      <w:r w:rsidR="00FD7174" w:rsidRPr="00FD7174">
        <w:rPr>
          <w:rFonts w:ascii="Times New Roman" w:hAnsi="Times New Roman" w:cs="Times New Roman"/>
          <w:b/>
          <w:color w:val="auto"/>
          <w:sz w:val="28"/>
          <w:szCs w:val="28"/>
        </w:rPr>
        <w:t>Preferred Frequency of Cycling</w:t>
      </w:r>
      <w:bookmarkEnd w:id="112"/>
      <w:bookmarkEnd w:id="113"/>
    </w:p>
    <w:p w:rsidR="0081140D" w:rsidRPr="0081140D" w:rsidRDefault="0081140D" w:rsidP="0081140D"/>
    <w:p w:rsidR="00FD7174" w:rsidRPr="00FD7174" w:rsidRDefault="0081140D" w:rsidP="00FD7174">
      <w:bookmarkStart w:id="114" w:name="_Toc532929443"/>
      <w:r>
        <w:rPr>
          <w:noProof/>
        </w:rPr>
        <w:drawing>
          <wp:inline distT="0" distB="0" distL="0" distR="0" wp14:anchorId="5B15A65D" wp14:editId="689C2449">
            <wp:extent cx="5878286" cy="2828925"/>
            <wp:effectExtent l="0" t="0" r="8255" b="952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114"/>
    </w:p>
    <w:p w:rsidR="0081140D" w:rsidRDefault="0081140D" w:rsidP="0081140D">
      <w:pPr>
        <w:pStyle w:val="Caption"/>
        <w:rPr>
          <w:rFonts w:ascii="Times New Roman" w:hAnsi="Times New Roman" w:cs="Times New Roman"/>
          <w:i w:val="0"/>
          <w:color w:val="auto"/>
          <w:sz w:val="24"/>
          <w:szCs w:val="24"/>
        </w:rPr>
      </w:pPr>
      <w:bookmarkStart w:id="115" w:name="_Toc533002262"/>
      <w:r w:rsidRPr="0081140D">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9</w:t>
      </w:r>
      <w:r w:rsidR="00897DA9">
        <w:rPr>
          <w:rFonts w:ascii="Times New Roman" w:hAnsi="Times New Roman" w:cs="Times New Roman"/>
          <w:i w:val="0"/>
          <w:color w:val="auto"/>
          <w:sz w:val="24"/>
          <w:szCs w:val="24"/>
        </w:rPr>
        <w:fldChar w:fldCharType="end"/>
      </w:r>
      <w:r w:rsidRPr="0081140D">
        <w:rPr>
          <w:rFonts w:ascii="Times New Roman" w:hAnsi="Times New Roman" w:cs="Times New Roman"/>
          <w:i w:val="0"/>
          <w:color w:val="auto"/>
          <w:sz w:val="24"/>
          <w:szCs w:val="24"/>
        </w:rPr>
        <w:t>:</w:t>
      </w:r>
      <w:r w:rsidRPr="0081140D">
        <w:rPr>
          <w:color w:val="auto"/>
        </w:rPr>
        <w:t xml:space="preserve"> </w:t>
      </w:r>
      <w:r w:rsidRPr="00A542D6">
        <w:rPr>
          <w:rFonts w:ascii="Times New Roman" w:hAnsi="Times New Roman" w:cs="Times New Roman"/>
          <w:i w:val="0"/>
          <w:color w:val="auto"/>
          <w:sz w:val="24"/>
          <w:szCs w:val="24"/>
        </w:rPr>
        <w:t>Preferred frequency of cycling</w:t>
      </w:r>
      <w:bookmarkEnd w:id="115"/>
    </w:p>
    <w:p w:rsidR="0081140D" w:rsidRDefault="0081140D" w:rsidP="0081140D">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figure 4.9 it shows that highest number of respondents prefer to engage in cycling “once a week” which is 86 and as a percentage it is 34%. Second highest number is recorded for the response “daily” which is 70 and as a percentage 27.7%. Lowest response is recorded for “once in a month” which is 20 and as a percentage 7.9%.</w:t>
      </w:r>
    </w:p>
    <w:p w:rsidR="0081140D" w:rsidRDefault="00AC48BF" w:rsidP="00AC48BF">
      <w:pPr>
        <w:pStyle w:val="Heading3"/>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16" w:name="_Toc533053771"/>
      <w:r w:rsidRPr="00AC48BF">
        <w:rPr>
          <w:rFonts w:ascii="Times New Roman" w:hAnsi="Times New Roman" w:cs="Times New Roman"/>
          <w:b/>
          <w:color w:val="auto"/>
          <w:sz w:val="28"/>
          <w:szCs w:val="28"/>
        </w:rPr>
        <w:t>Preferred Distance</w:t>
      </w:r>
      <w:bookmarkEnd w:id="116"/>
    </w:p>
    <w:p w:rsidR="00AC48BF" w:rsidRPr="00AC48BF" w:rsidRDefault="00AC48BF" w:rsidP="00AC48BF"/>
    <w:p w:rsidR="00AC48BF" w:rsidRPr="00AC48BF" w:rsidRDefault="00AC48BF" w:rsidP="00AC48BF">
      <w:bookmarkStart w:id="117" w:name="_Toc532929445"/>
      <w:r>
        <w:rPr>
          <w:noProof/>
        </w:rPr>
        <w:drawing>
          <wp:inline distT="0" distB="0" distL="0" distR="0" wp14:anchorId="6044F1FF" wp14:editId="5004ABF0">
            <wp:extent cx="5903258" cy="2743200"/>
            <wp:effectExtent l="0" t="0" r="254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End w:id="117"/>
    </w:p>
    <w:p w:rsidR="00AC48BF" w:rsidRPr="00AC48BF" w:rsidRDefault="00AC48BF" w:rsidP="00AC48BF">
      <w:pPr>
        <w:pStyle w:val="Caption"/>
        <w:rPr>
          <w:i w:val="0"/>
        </w:rPr>
      </w:pPr>
      <w:bookmarkStart w:id="118" w:name="_Toc533002263"/>
      <w:r w:rsidRPr="00AC48BF">
        <w:rPr>
          <w:rFonts w:ascii="Times New Roman" w:hAnsi="Times New Roman" w:cs="Times New Roman"/>
          <w:i w:val="0"/>
          <w:color w:val="auto"/>
          <w:sz w:val="24"/>
          <w:szCs w:val="24"/>
        </w:rPr>
        <w:t xml:space="preserve">Figure </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STYLEREF 1 \s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4</w:t>
      </w:r>
      <w:r w:rsidR="00897DA9">
        <w:rPr>
          <w:rFonts w:ascii="Times New Roman" w:hAnsi="Times New Roman" w:cs="Times New Roman"/>
          <w:i w:val="0"/>
          <w:color w:val="auto"/>
          <w:sz w:val="24"/>
          <w:szCs w:val="24"/>
        </w:rPr>
        <w:fldChar w:fldCharType="end"/>
      </w:r>
      <w:r w:rsidR="00897DA9">
        <w:rPr>
          <w:rFonts w:ascii="Times New Roman" w:hAnsi="Times New Roman" w:cs="Times New Roman"/>
          <w:i w:val="0"/>
          <w:color w:val="auto"/>
          <w:sz w:val="24"/>
          <w:szCs w:val="24"/>
        </w:rPr>
        <w:t>.</w:t>
      </w:r>
      <w:r w:rsidR="00897DA9">
        <w:rPr>
          <w:rFonts w:ascii="Times New Roman" w:hAnsi="Times New Roman" w:cs="Times New Roman"/>
          <w:i w:val="0"/>
          <w:color w:val="auto"/>
          <w:sz w:val="24"/>
          <w:szCs w:val="24"/>
        </w:rPr>
        <w:fldChar w:fldCharType="begin"/>
      </w:r>
      <w:r w:rsidR="00897DA9">
        <w:rPr>
          <w:rFonts w:ascii="Times New Roman" w:hAnsi="Times New Roman" w:cs="Times New Roman"/>
          <w:i w:val="0"/>
          <w:color w:val="auto"/>
          <w:sz w:val="24"/>
          <w:szCs w:val="24"/>
        </w:rPr>
        <w:instrText xml:space="preserve"> SEQ Figure \* ARABIC \s 1 </w:instrText>
      </w:r>
      <w:r w:rsidR="00897DA9">
        <w:rPr>
          <w:rFonts w:ascii="Times New Roman" w:hAnsi="Times New Roman" w:cs="Times New Roman"/>
          <w:i w:val="0"/>
          <w:color w:val="auto"/>
          <w:sz w:val="24"/>
          <w:szCs w:val="24"/>
        </w:rPr>
        <w:fldChar w:fldCharType="separate"/>
      </w:r>
      <w:r w:rsidR="00897DA9">
        <w:rPr>
          <w:rFonts w:ascii="Times New Roman" w:hAnsi="Times New Roman" w:cs="Times New Roman"/>
          <w:i w:val="0"/>
          <w:noProof/>
          <w:color w:val="auto"/>
          <w:sz w:val="24"/>
          <w:szCs w:val="24"/>
        </w:rPr>
        <w:t>10</w:t>
      </w:r>
      <w:r w:rsidR="00897DA9">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sidRPr="00A542D6">
        <w:rPr>
          <w:rFonts w:ascii="Times New Roman" w:hAnsi="Times New Roman" w:cs="Times New Roman"/>
          <w:i w:val="0"/>
          <w:color w:val="auto"/>
          <w:sz w:val="24"/>
          <w:szCs w:val="24"/>
        </w:rPr>
        <w:t>Frequency of preferred distance</w:t>
      </w:r>
      <w:bookmarkEnd w:id="118"/>
    </w:p>
    <w:p w:rsidR="00AC48BF" w:rsidRDefault="00E6574F" w:rsidP="00AC48BF">
      <w:pPr>
        <w:autoSpaceDE w:val="0"/>
        <w:autoSpaceDN w:val="0"/>
        <w:adjustRightInd w:val="0"/>
        <w:spacing w:after="0" w:line="360" w:lineRule="auto"/>
        <w:jc w:val="both"/>
        <w:rPr>
          <w:rFonts w:ascii="Times New Roman" w:hAnsi="Times New Roman" w:cs="Times New Roman"/>
          <w:sz w:val="24"/>
          <w:szCs w:val="24"/>
        </w:rPr>
      </w:pPr>
      <w:r w:rsidRPr="00AC48BF">
        <w:br w:type="page"/>
      </w:r>
      <w:r w:rsidR="00FD7174">
        <w:t xml:space="preserve"> </w:t>
      </w:r>
      <w:r w:rsidR="00AC48BF">
        <w:rPr>
          <w:rFonts w:ascii="Times New Roman" w:hAnsi="Times New Roman" w:cs="Times New Roman"/>
          <w:sz w:val="24"/>
          <w:szCs w:val="24"/>
        </w:rPr>
        <w:t>According to the figure 4.10 it shows that highest number of responses were recorded for the distance range “1-2 km” which is 80 and as a percentage it is 31.6%.Second highest number of responses were recorded for the distance range “3-4km” which is 67 and as a percentage it is 26.5%. Lowest number of responses were recorded for the distance 5km which is 32 and as a percentage it is 12.6%.</w:t>
      </w:r>
    </w:p>
    <w:p w:rsidR="00AC48BF" w:rsidRDefault="00AC48BF" w:rsidP="00AC48BF">
      <w:pPr>
        <w:autoSpaceDE w:val="0"/>
        <w:autoSpaceDN w:val="0"/>
        <w:adjustRightInd w:val="0"/>
        <w:spacing w:after="0" w:line="360" w:lineRule="auto"/>
        <w:jc w:val="both"/>
        <w:rPr>
          <w:rFonts w:ascii="Times New Roman" w:hAnsi="Times New Roman" w:cs="Times New Roman"/>
          <w:sz w:val="24"/>
          <w:szCs w:val="24"/>
        </w:rPr>
      </w:pPr>
    </w:p>
    <w:p w:rsidR="00E6574F" w:rsidRPr="00AC48BF" w:rsidRDefault="00AC48BF" w:rsidP="00AC48BF">
      <w:pPr>
        <w:pStyle w:val="Heading3"/>
        <w:rPr>
          <w:rFonts w:ascii="Times New Roman" w:eastAsiaTheme="minorHAnsi" w:hAnsi="Times New Roman" w:cs="Times New Roman"/>
          <w:b/>
          <w:sz w:val="28"/>
          <w:szCs w:val="28"/>
        </w:rPr>
      </w:pPr>
      <w:r>
        <w:rPr>
          <w:rFonts w:ascii="Times New Roman" w:eastAsiaTheme="minorHAnsi" w:hAnsi="Times New Roman" w:cs="Times New Roman"/>
          <w:b/>
          <w:color w:val="auto"/>
          <w:sz w:val="28"/>
          <w:szCs w:val="28"/>
        </w:rPr>
        <w:t xml:space="preserve"> </w:t>
      </w:r>
      <w:bookmarkStart w:id="119" w:name="_Toc533053772"/>
      <w:r w:rsidRPr="00AC48BF">
        <w:rPr>
          <w:rFonts w:ascii="Times New Roman" w:eastAsiaTheme="minorHAnsi" w:hAnsi="Times New Roman" w:cs="Times New Roman"/>
          <w:b/>
          <w:color w:val="auto"/>
          <w:sz w:val="28"/>
          <w:szCs w:val="28"/>
        </w:rPr>
        <w:t>Suitable Infrastructure</w:t>
      </w:r>
      <w:bookmarkEnd w:id="119"/>
    </w:p>
    <w:p w:rsidR="00E6574F" w:rsidRDefault="00E6574F" w:rsidP="00E6574F">
      <w:pPr>
        <w:rPr>
          <w:rFonts w:ascii="Times New Roman" w:hAnsi="Times New Roman" w:cs="Times New Roman"/>
          <w:sz w:val="24"/>
          <w:szCs w:val="24"/>
        </w:rPr>
      </w:pPr>
    </w:p>
    <w:p w:rsidR="00AC48BF" w:rsidRPr="00AC48BF" w:rsidRDefault="00AC48BF" w:rsidP="00AC48BF">
      <w:pPr>
        <w:pStyle w:val="Caption"/>
        <w:rPr>
          <w:rFonts w:ascii="Times New Roman" w:hAnsi="Times New Roman" w:cs="Times New Roman"/>
          <w:i w:val="0"/>
          <w:sz w:val="24"/>
          <w:szCs w:val="24"/>
        </w:rPr>
      </w:pPr>
      <w:bookmarkStart w:id="120" w:name="_Toc533005154"/>
      <w:r w:rsidRPr="00AC48B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7</w:t>
      </w:r>
      <w:r w:rsidR="007C722F">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sidRPr="00A542D6">
        <w:rPr>
          <w:rFonts w:ascii="Times New Roman" w:hAnsi="Times New Roman" w:cs="Times New Roman"/>
          <w:i w:val="0"/>
          <w:color w:val="auto"/>
          <w:sz w:val="24"/>
          <w:szCs w:val="24"/>
        </w:rPr>
        <w:t>Total respondents</w:t>
      </w:r>
      <w:bookmarkEnd w:id="120"/>
    </w:p>
    <w:tbl>
      <w:tblPr>
        <w:tblStyle w:val="TableGrid"/>
        <w:tblW w:w="7511" w:type="dxa"/>
        <w:tblLayout w:type="fixed"/>
        <w:tblLook w:val="0000" w:firstRow="0" w:lastRow="0" w:firstColumn="0" w:lastColumn="0" w:noHBand="0" w:noVBand="0"/>
      </w:tblPr>
      <w:tblGrid>
        <w:gridCol w:w="1453"/>
        <w:gridCol w:w="1009"/>
        <w:gridCol w:w="1009"/>
        <w:gridCol w:w="1010"/>
        <w:gridCol w:w="1010"/>
        <w:gridCol w:w="1010"/>
        <w:gridCol w:w="1010"/>
      </w:tblGrid>
      <w:tr w:rsidR="00AC48BF" w:rsidRPr="00B13DDB" w:rsidTr="00AC48BF">
        <w:tc>
          <w:tcPr>
            <w:tcW w:w="7511" w:type="dxa"/>
            <w:gridSpan w:val="7"/>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b/>
                <w:bCs/>
                <w:color w:val="000000"/>
                <w:sz w:val="18"/>
                <w:szCs w:val="18"/>
              </w:rPr>
              <w:t>Case Summary</w:t>
            </w:r>
          </w:p>
        </w:tc>
      </w:tr>
      <w:tr w:rsidR="00AC48BF" w:rsidRPr="00B13DDB" w:rsidTr="00AC48BF">
        <w:tc>
          <w:tcPr>
            <w:tcW w:w="1453" w:type="dxa"/>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6058" w:type="dxa"/>
            <w:gridSpan w:val="6"/>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Cases</w:t>
            </w:r>
          </w:p>
        </w:tc>
      </w:tr>
      <w:tr w:rsidR="00AC48BF" w:rsidRPr="00B13DDB" w:rsidTr="00AC48BF">
        <w:tc>
          <w:tcPr>
            <w:tcW w:w="1453"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2018"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Valid</w:t>
            </w:r>
          </w:p>
        </w:tc>
        <w:tc>
          <w:tcPr>
            <w:tcW w:w="2020"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Missing</w:t>
            </w:r>
          </w:p>
        </w:tc>
        <w:tc>
          <w:tcPr>
            <w:tcW w:w="2020"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Total</w:t>
            </w:r>
          </w:p>
        </w:tc>
      </w:tr>
      <w:tr w:rsidR="00AC48BF" w:rsidRPr="00B13DDB" w:rsidTr="00AC48BF">
        <w:tc>
          <w:tcPr>
            <w:tcW w:w="1453"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009"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09"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r>
      <w:tr w:rsidR="00AC48BF" w:rsidRPr="00B13DDB" w:rsidTr="00AC48BF">
        <w:tc>
          <w:tcPr>
            <w:tcW w:w="1453" w:type="dxa"/>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1009"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253</w:t>
            </w:r>
          </w:p>
        </w:tc>
        <w:tc>
          <w:tcPr>
            <w:tcW w:w="1009"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0.0%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253</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r>
    </w:tbl>
    <w:p w:rsidR="00E6574F" w:rsidRDefault="00E6574F" w:rsidP="00E70B57">
      <w:pPr>
        <w:spacing w:after="160" w:line="259" w:lineRule="auto"/>
        <w:rPr>
          <w:rFonts w:ascii="Times New Roman" w:eastAsiaTheme="minorHAnsi" w:hAnsi="Times New Roman" w:cs="Times New Roman"/>
          <w:sz w:val="24"/>
          <w:szCs w:val="24"/>
        </w:rPr>
      </w:pPr>
    </w:p>
    <w:p w:rsidR="00AC48BF" w:rsidRDefault="00AC48BF" w:rsidP="00AC48BF">
      <w:pPr>
        <w:pStyle w:val="Caption"/>
        <w:rPr>
          <w:rFonts w:ascii="Times New Roman" w:hAnsi="Times New Roman" w:cs="Times New Roman"/>
          <w:i w:val="0"/>
          <w:color w:val="auto"/>
          <w:sz w:val="24"/>
          <w:szCs w:val="24"/>
        </w:rPr>
      </w:pPr>
      <w:bookmarkStart w:id="121" w:name="_Toc533005155"/>
      <w:r w:rsidRPr="00AC48B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8</w:t>
      </w:r>
      <w:r w:rsidR="007C722F">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sidRPr="00A542D6">
        <w:rPr>
          <w:rFonts w:ascii="Times New Roman" w:hAnsi="Times New Roman" w:cs="Times New Roman"/>
          <w:i w:val="0"/>
          <w:color w:val="auto"/>
          <w:sz w:val="24"/>
          <w:szCs w:val="24"/>
        </w:rPr>
        <w:t>Frequency of the respondents who selected different infrastructures</w:t>
      </w:r>
      <w:bookmarkEnd w:id="121"/>
    </w:p>
    <w:tbl>
      <w:tblPr>
        <w:tblStyle w:val="PlainTable1"/>
        <w:tblW w:w="8600" w:type="dxa"/>
        <w:tblLayout w:type="fixed"/>
        <w:tblLook w:val="0000" w:firstRow="0" w:lastRow="0" w:firstColumn="0" w:lastColumn="0" w:noHBand="0" w:noVBand="0"/>
      </w:tblPr>
      <w:tblGrid>
        <w:gridCol w:w="2591"/>
        <w:gridCol w:w="1907"/>
        <w:gridCol w:w="1186"/>
        <w:gridCol w:w="1187"/>
        <w:gridCol w:w="1729"/>
      </w:tblGrid>
      <w:tr w:rsidR="00AC48BF" w:rsidRPr="00B13DDB" w:rsidTr="00790AB2">
        <w:trPr>
          <w:cnfStyle w:val="000000100000" w:firstRow="0" w:lastRow="0" w:firstColumn="0" w:lastColumn="0" w:oddVBand="0" w:evenVBand="0" w:oddHBand="1" w:evenHBand="0" w:firstRowFirstColumn="0" w:firstRowLastColumn="0" w:lastRowFirstColumn="0" w:lastRowLastColumn="0"/>
          <w:trHeight w:val="519"/>
        </w:trPr>
        <w:tc>
          <w:tcPr>
            <w:cnfStyle w:val="000010000000" w:firstRow="0" w:lastRow="0" w:firstColumn="0" w:lastColumn="0" w:oddVBand="1" w:evenVBand="0" w:oddHBand="0" w:evenHBand="0" w:firstRowFirstColumn="0" w:firstRowLastColumn="0" w:lastRowFirstColumn="0" w:lastRowLastColumn="0"/>
            <w:tcW w:w="8600" w:type="dxa"/>
            <w:gridSpan w:val="5"/>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b/>
                <w:bCs/>
                <w:color w:val="000000"/>
                <w:sz w:val="18"/>
                <w:szCs w:val="18"/>
              </w:rPr>
              <w:t>Frequencies</w:t>
            </w:r>
          </w:p>
        </w:tc>
      </w:tr>
      <w:tr w:rsidR="00AC48BF" w:rsidRPr="00B13DDB" w:rsidTr="00790AB2">
        <w:trPr>
          <w:trHeight w:val="489"/>
        </w:trPr>
        <w:tc>
          <w:tcPr>
            <w:cnfStyle w:val="000010000000" w:firstRow="0" w:lastRow="0" w:firstColumn="0" w:lastColumn="0" w:oddVBand="1" w:evenVBand="0" w:oddHBand="0" w:evenHBand="0" w:firstRowFirstColumn="0" w:firstRowLastColumn="0" w:lastRowFirstColumn="0" w:lastRowLastColumn="0"/>
            <w:tcW w:w="4498" w:type="dxa"/>
            <w:gridSpan w:val="2"/>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2373" w:type="dxa"/>
            <w:gridSpan w:val="2"/>
          </w:tcPr>
          <w:p w:rsidR="00AC48BF" w:rsidRPr="00B13DDB" w:rsidRDefault="00AC48BF"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Responses</w:t>
            </w:r>
          </w:p>
        </w:tc>
        <w:tc>
          <w:tcPr>
            <w:cnfStyle w:val="000010000000" w:firstRow="0" w:lastRow="0" w:firstColumn="0" w:lastColumn="0" w:oddVBand="1" w:evenVBand="0" w:oddHBand="0" w:evenHBand="0" w:firstRowFirstColumn="0" w:firstRowLastColumn="0" w:lastRowFirstColumn="0" w:lastRowLastColumn="0"/>
            <w:tcW w:w="1727" w:type="dxa"/>
            <w:vMerge w:val="restart"/>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 of Cases</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550"/>
        </w:trPr>
        <w:tc>
          <w:tcPr>
            <w:cnfStyle w:val="000010000000" w:firstRow="0" w:lastRow="0" w:firstColumn="0" w:lastColumn="0" w:oddVBand="1" w:evenVBand="0" w:oddHBand="0" w:evenHBand="0" w:firstRowFirstColumn="0" w:firstRowLastColumn="0" w:lastRowFirstColumn="0" w:lastRowLastColumn="0"/>
            <w:tcW w:w="4498" w:type="dxa"/>
            <w:gridSpan w:val="2"/>
            <w:vMerge/>
          </w:tcPr>
          <w:p w:rsidR="00AC48BF" w:rsidRPr="00B13DDB" w:rsidRDefault="00AC48BF" w:rsidP="002513BC">
            <w:pPr>
              <w:autoSpaceDE w:val="0"/>
              <w:autoSpaceDN w:val="0"/>
              <w:adjustRightInd w:val="0"/>
              <w:rPr>
                <w:rFonts w:ascii="Arial" w:hAnsi="Arial" w:cs="Arial"/>
                <w:color w:val="000000"/>
                <w:sz w:val="18"/>
                <w:szCs w:val="18"/>
              </w:rPr>
            </w:pPr>
          </w:p>
        </w:tc>
        <w:tc>
          <w:tcPr>
            <w:tcW w:w="1186" w:type="dxa"/>
          </w:tcPr>
          <w:p w:rsidR="00AC48BF" w:rsidRPr="00B13DDB" w:rsidRDefault="00AC48BF"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N</w:t>
            </w:r>
          </w:p>
        </w:tc>
        <w:tc>
          <w:tcPr>
            <w:cnfStyle w:val="000010000000" w:firstRow="0" w:lastRow="0" w:firstColumn="0" w:lastColumn="0" w:oddVBand="1" w:evenVBand="0" w:oddHBand="0" w:evenHBand="0" w:firstRowFirstColumn="0" w:firstRowLastColumn="0" w:lastRowFirstColumn="0" w:lastRowLastColumn="0"/>
            <w:tcW w:w="1186"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727" w:type="dxa"/>
            <w:vMerge/>
          </w:tcPr>
          <w:p w:rsidR="00AC48BF" w:rsidRPr="00B13DDB" w:rsidRDefault="00AC48BF" w:rsidP="00251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C48BF" w:rsidRPr="00B13DDB" w:rsidTr="00790AB2">
        <w:trPr>
          <w:trHeight w:val="519"/>
        </w:trPr>
        <w:tc>
          <w:tcPr>
            <w:cnfStyle w:val="000010000000" w:firstRow="0" w:lastRow="0" w:firstColumn="0" w:lastColumn="0" w:oddVBand="1" w:evenVBand="0" w:oddHBand="0" w:evenHBand="0" w:firstRowFirstColumn="0" w:firstRowLastColumn="0" w:lastRowFirstColumn="0" w:lastRowLastColumn="0"/>
            <w:tcW w:w="2591" w:type="dxa"/>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r w:rsidRPr="00B13DDB">
              <w:rPr>
                <w:rFonts w:ascii="Arial" w:hAnsi="Arial" w:cs="Arial"/>
                <w:color w:val="000000"/>
                <w:sz w:val="18"/>
                <w:szCs w:val="18"/>
              </w:rPr>
              <w:t>Suitable Infrastructure</w:t>
            </w:r>
          </w:p>
        </w:tc>
        <w:tc>
          <w:tcPr>
            <w:tcW w:w="1907" w:type="dxa"/>
          </w:tcPr>
          <w:p w:rsidR="00AC48BF" w:rsidRPr="00B13DDB" w:rsidRDefault="00AC48BF"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Bicycle Highway</w:t>
            </w:r>
          </w:p>
        </w:tc>
        <w:tc>
          <w:tcPr>
            <w:cnfStyle w:val="000010000000" w:firstRow="0" w:lastRow="0" w:firstColumn="0" w:lastColumn="0" w:oddVBand="1" w:evenVBand="0" w:oddHBand="0" w:evenHBand="0" w:firstRowFirstColumn="0" w:firstRowLastColumn="0" w:lastRowFirstColumn="0" w:lastRowLastColumn="0"/>
            <w:tcW w:w="1186"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144</w:t>
            </w:r>
          </w:p>
        </w:tc>
        <w:tc>
          <w:tcPr>
            <w:tcW w:w="1186"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51.6%</w:t>
            </w:r>
          </w:p>
        </w:tc>
        <w:tc>
          <w:tcPr>
            <w:cnfStyle w:val="000010000000" w:firstRow="0" w:lastRow="0" w:firstColumn="0" w:lastColumn="0" w:oddVBand="1" w:evenVBand="0" w:oddHBand="0" w:evenHBand="0" w:firstRowFirstColumn="0" w:firstRowLastColumn="0" w:lastRowFirstColumn="0" w:lastRowLastColumn="0"/>
            <w:tcW w:w="172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56.9%</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519"/>
        </w:trPr>
        <w:tc>
          <w:tcPr>
            <w:cnfStyle w:val="000010000000" w:firstRow="0" w:lastRow="0" w:firstColumn="0" w:lastColumn="0" w:oddVBand="1" w:evenVBand="0" w:oddHBand="0" w:evenHBand="0" w:firstRowFirstColumn="0" w:firstRowLastColumn="0" w:lastRowFirstColumn="0" w:lastRowLastColumn="0"/>
            <w:tcW w:w="259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907" w:type="dxa"/>
          </w:tcPr>
          <w:p w:rsidR="00AC48BF" w:rsidRPr="00B13DDB" w:rsidRDefault="00AC48BF"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Bicycle lanes</w:t>
            </w:r>
          </w:p>
        </w:tc>
        <w:tc>
          <w:tcPr>
            <w:cnfStyle w:val="000010000000" w:firstRow="0" w:lastRow="0" w:firstColumn="0" w:lastColumn="0" w:oddVBand="1" w:evenVBand="0" w:oddHBand="0" w:evenHBand="0" w:firstRowFirstColumn="0" w:firstRowLastColumn="0" w:lastRowFirstColumn="0" w:lastRowLastColumn="0"/>
            <w:tcW w:w="1186"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135</w:t>
            </w:r>
          </w:p>
        </w:tc>
        <w:tc>
          <w:tcPr>
            <w:tcW w:w="1186"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48.4%</w:t>
            </w:r>
          </w:p>
        </w:tc>
        <w:tc>
          <w:tcPr>
            <w:cnfStyle w:val="000010000000" w:firstRow="0" w:lastRow="0" w:firstColumn="0" w:lastColumn="0" w:oddVBand="1" w:evenVBand="0" w:oddHBand="0" w:evenHBand="0" w:firstRowFirstColumn="0" w:firstRowLastColumn="0" w:lastRowFirstColumn="0" w:lastRowLastColumn="0"/>
            <w:tcW w:w="172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53.4%</w:t>
            </w:r>
          </w:p>
        </w:tc>
      </w:tr>
      <w:tr w:rsidR="00AC48BF" w:rsidRPr="00B13DDB" w:rsidTr="00790AB2">
        <w:trPr>
          <w:trHeight w:val="489"/>
        </w:trPr>
        <w:tc>
          <w:tcPr>
            <w:cnfStyle w:val="000010000000" w:firstRow="0" w:lastRow="0" w:firstColumn="0" w:lastColumn="0" w:oddVBand="1" w:evenVBand="0" w:oddHBand="0" w:evenHBand="0" w:firstRowFirstColumn="0" w:firstRowLastColumn="0" w:lastRowFirstColumn="0" w:lastRowLastColumn="0"/>
            <w:tcW w:w="4498" w:type="dxa"/>
            <w:gridSpan w:val="2"/>
          </w:tcPr>
          <w:p w:rsidR="00AC48BF" w:rsidRPr="00B13DDB" w:rsidRDefault="00AC48BF" w:rsidP="002513BC">
            <w:pPr>
              <w:autoSpaceDE w:val="0"/>
              <w:autoSpaceDN w:val="0"/>
              <w:adjustRightInd w:val="0"/>
              <w:spacing w:line="320" w:lineRule="atLeast"/>
              <w:rPr>
                <w:rFonts w:ascii="Arial" w:hAnsi="Arial" w:cs="Arial"/>
                <w:color w:val="000000"/>
                <w:sz w:val="18"/>
                <w:szCs w:val="18"/>
              </w:rPr>
            </w:pPr>
            <w:r w:rsidRPr="00B13DDB">
              <w:rPr>
                <w:rFonts w:ascii="Arial" w:hAnsi="Arial" w:cs="Arial"/>
                <w:color w:val="000000"/>
                <w:sz w:val="18"/>
                <w:szCs w:val="18"/>
              </w:rPr>
              <w:t>Total</w:t>
            </w:r>
          </w:p>
        </w:tc>
        <w:tc>
          <w:tcPr>
            <w:tcW w:w="1186"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279</w:t>
            </w:r>
          </w:p>
        </w:tc>
        <w:tc>
          <w:tcPr>
            <w:cnfStyle w:val="000010000000" w:firstRow="0" w:lastRow="0" w:firstColumn="0" w:lastColumn="0" w:oddVBand="1" w:evenVBand="0" w:oddHBand="0" w:evenHBand="0" w:firstRowFirstColumn="0" w:firstRowLastColumn="0" w:lastRowFirstColumn="0" w:lastRowLastColumn="0"/>
            <w:tcW w:w="1186"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c>
          <w:tcPr>
            <w:tcW w:w="1727"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110.3%</w:t>
            </w:r>
          </w:p>
        </w:tc>
      </w:tr>
    </w:tbl>
    <w:p w:rsidR="00AC48BF" w:rsidRDefault="00AC48BF" w:rsidP="00AC48BF"/>
    <w:p w:rsidR="00AC48BF" w:rsidRDefault="00AC48BF" w:rsidP="00AC48B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According to the table 4.7 and 4.8 it shows that all the respondents have answered this question and majority of them have selected “Bicycle highway” which is recorded as 144 responses. As a percentage of all responses it is 51.6%. Out of all the respondents 56.9% of them have selected “Bicycle highway”. For “Bicycle lanes” 135 responses were recorded and it is as a percentage 48.4% of all the responses. Out of all the responses 53.4% of them have selected “Bicycle lanes”.  Here the total number of responses are greater than the total number of respondents because some of them selected both types. Selecting “Bicycle highway” by a high number of people is a positive aspect regarding there is an opportunity for implementing this in Sri Lanka.</w:t>
      </w:r>
    </w:p>
    <w:p w:rsidR="00AC48BF" w:rsidRDefault="00AC48BF" w:rsidP="00AC48BF"/>
    <w:p w:rsidR="00AC48BF" w:rsidRDefault="00AC48BF" w:rsidP="00AC48BF">
      <w:pPr>
        <w:pStyle w:val="Heading3"/>
        <w:rPr>
          <w:rFonts w:ascii="Times New Roman" w:hAnsi="Times New Roman" w:cs="Times New Roman"/>
          <w:b/>
          <w:color w:val="auto"/>
          <w:sz w:val="28"/>
          <w:szCs w:val="28"/>
        </w:rPr>
      </w:pPr>
      <w:bookmarkStart w:id="122" w:name="_Toc532929447"/>
      <w:r>
        <w:rPr>
          <w:rFonts w:ascii="Times New Roman" w:hAnsi="Times New Roman" w:cs="Times New Roman"/>
          <w:b/>
          <w:color w:val="auto"/>
          <w:sz w:val="28"/>
          <w:szCs w:val="28"/>
        </w:rPr>
        <w:t xml:space="preserve"> </w:t>
      </w:r>
      <w:bookmarkStart w:id="123" w:name="_Toc533053773"/>
      <w:r w:rsidRPr="00AC48BF">
        <w:rPr>
          <w:rFonts w:ascii="Times New Roman" w:hAnsi="Times New Roman" w:cs="Times New Roman"/>
          <w:b/>
          <w:color w:val="auto"/>
          <w:sz w:val="28"/>
          <w:szCs w:val="28"/>
        </w:rPr>
        <w:t>Preferred</w:t>
      </w:r>
      <w:r>
        <w:rPr>
          <w:rFonts w:ascii="Times New Roman" w:hAnsi="Times New Roman" w:cs="Times New Roman"/>
          <w:b/>
          <w:color w:val="auto"/>
          <w:sz w:val="28"/>
          <w:szCs w:val="28"/>
        </w:rPr>
        <w:t xml:space="preserve"> for U</w:t>
      </w:r>
      <w:r w:rsidRPr="00AC48BF">
        <w:rPr>
          <w:rFonts w:ascii="Times New Roman" w:hAnsi="Times New Roman" w:cs="Times New Roman"/>
          <w:b/>
          <w:color w:val="auto"/>
          <w:sz w:val="28"/>
          <w:szCs w:val="28"/>
        </w:rPr>
        <w:t>sing</w:t>
      </w:r>
      <w:bookmarkEnd w:id="122"/>
      <w:bookmarkEnd w:id="123"/>
    </w:p>
    <w:p w:rsidR="00AC48BF" w:rsidRDefault="00AC48BF" w:rsidP="00AC48BF"/>
    <w:p w:rsidR="00AC48BF" w:rsidRDefault="00AC48BF" w:rsidP="00AC48BF">
      <w:pPr>
        <w:pStyle w:val="Caption"/>
        <w:rPr>
          <w:rFonts w:ascii="Times New Roman" w:hAnsi="Times New Roman" w:cs="Times New Roman"/>
          <w:i w:val="0"/>
          <w:color w:val="auto"/>
          <w:sz w:val="24"/>
          <w:szCs w:val="24"/>
        </w:rPr>
      </w:pPr>
      <w:bookmarkStart w:id="124" w:name="_Toc533005156"/>
      <w:r w:rsidRPr="00AC48B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9</w:t>
      </w:r>
      <w:r w:rsidR="007C722F">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sidRPr="00A542D6">
        <w:rPr>
          <w:rFonts w:ascii="Times New Roman" w:hAnsi="Times New Roman" w:cs="Times New Roman"/>
          <w:i w:val="0"/>
          <w:color w:val="auto"/>
          <w:sz w:val="24"/>
          <w:szCs w:val="24"/>
        </w:rPr>
        <w:t>Total respondents</w:t>
      </w:r>
      <w:bookmarkEnd w:id="124"/>
    </w:p>
    <w:tbl>
      <w:tblPr>
        <w:tblStyle w:val="TableGrid"/>
        <w:tblW w:w="7511" w:type="dxa"/>
        <w:tblLayout w:type="fixed"/>
        <w:tblLook w:val="0000" w:firstRow="0" w:lastRow="0" w:firstColumn="0" w:lastColumn="0" w:noHBand="0" w:noVBand="0"/>
      </w:tblPr>
      <w:tblGrid>
        <w:gridCol w:w="1453"/>
        <w:gridCol w:w="1009"/>
        <w:gridCol w:w="1009"/>
        <w:gridCol w:w="1010"/>
        <w:gridCol w:w="1010"/>
        <w:gridCol w:w="1010"/>
        <w:gridCol w:w="1010"/>
      </w:tblGrid>
      <w:tr w:rsidR="00AC48BF" w:rsidRPr="00B13DDB" w:rsidTr="002513BC">
        <w:tc>
          <w:tcPr>
            <w:tcW w:w="7511" w:type="dxa"/>
            <w:gridSpan w:val="7"/>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b/>
                <w:bCs/>
                <w:color w:val="000000"/>
                <w:sz w:val="18"/>
                <w:szCs w:val="18"/>
              </w:rPr>
              <w:t>Case Summary</w:t>
            </w:r>
          </w:p>
        </w:tc>
      </w:tr>
      <w:tr w:rsidR="00AC48BF" w:rsidRPr="00B13DDB" w:rsidTr="002513BC">
        <w:tc>
          <w:tcPr>
            <w:tcW w:w="1453" w:type="dxa"/>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6058" w:type="dxa"/>
            <w:gridSpan w:val="6"/>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Cases</w:t>
            </w:r>
          </w:p>
        </w:tc>
      </w:tr>
      <w:tr w:rsidR="00AC48BF" w:rsidRPr="00B13DDB" w:rsidTr="002513BC">
        <w:tc>
          <w:tcPr>
            <w:tcW w:w="1453"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2018"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Valid</w:t>
            </w:r>
          </w:p>
        </w:tc>
        <w:tc>
          <w:tcPr>
            <w:tcW w:w="2020"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Missing</w:t>
            </w:r>
          </w:p>
        </w:tc>
        <w:tc>
          <w:tcPr>
            <w:tcW w:w="2020" w:type="dxa"/>
            <w:gridSpan w:val="2"/>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Total</w:t>
            </w:r>
          </w:p>
        </w:tc>
      </w:tr>
      <w:tr w:rsidR="00AC48BF" w:rsidRPr="00B13DDB" w:rsidTr="002513BC">
        <w:tc>
          <w:tcPr>
            <w:tcW w:w="1453"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009"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09"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N</w:t>
            </w:r>
          </w:p>
        </w:tc>
        <w:tc>
          <w:tcPr>
            <w:tcW w:w="1010"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r>
      <w:tr w:rsidR="00AC48BF" w:rsidRPr="00B13DDB" w:rsidTr="002513BC">
        <w:tc>
          <w:tcPr>
            <w:tcW w:w="1453" w:type="dxa"/>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1009"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253</w:t>
            </w:r>
          </w:p>
        </w:tc>
        <w:tc>
          <w:tcPr>
            <w:tcW w:w="1009"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0.0%</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253</w:t>
            </w:r>
          </w:p>
        </w:tc>
        <w:tc>
          <w:tcPr>
            <w:tcW w:w="1010"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r>
    </w:tbl>
    <w:p w:rsidR="00AC48BF" w:rsidRDefault="00AC48BF" w:rsidP="00AC48BF"/>
    <w:p w:rsidR="00AC48BF" w:rsidRDefault="00AC48BF" w:rsidP="00AC48BF">
      <w:pPr>
        <w:pStyle w:val="Caption"/>
        <w:rPr>
          <w:rFonts w:ascii="Times New Roman" w:hAnsi="Times New Roman" w:cs="Times New Roman"/>
          <w:i w:val="0"/>
          <w:color w:val="auto"/>
          <w:sz w:val="24"/>
          <w:szCs w:val="24"/>
        </w:rPr>
      </w:pPr>
      <w:bookmarkStart w:id="125" w:name="_Toc533005157"/>
      <w:r w:rsidRPr="00AC48B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10</w:t>
      </w:r>
      <w:r w:rsidR="007C722F">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sidRPr="00A542D6">
        <w:rPr>
          <w:rFonts w:ascii="Times New Roman" w:hAnsi="Times New Roman" w:cs="Times New Roman"/>
          <w:i w:val="0"/>
          <w:color w:val="auto"/>
          <w:sz w:val="24"/>
          <w:szCs w:val="24"/>
        </w:rPr>
        <w:t>Frequency of the respondents selected different purposes</w:t>
      </w:r>
      <w:bookmarkEnd w:id="125"/>
    </w:p>
    <w:tbl>
      <w:tblPr>
        <w:tblStyle w:val="PlainTable1"/>
        <w:tblW w:w="7948" w:type="dxa"/>
        <w:tblLayout w:type="fixed"/>
        <w:tblLook w:val="0000" w:firstRow="0" w:lastRow="0" w:firstColumn="0" w:lastColumn="0" w:noHBand="0" w:noVBand="0"/>
      </w:tblPr>
      <w:tblGrid>
        <w:gridCol w:w="2201"/>
        <w:gridCol w:w="1764"/>
        <w:gridCol w:w="1152"/>
        <w:gridCol w:w="1152"/>
        <w:gridCol w:w="1679"/>
      </w:tblGrid>
      <w:tr w:rsidR="00AC48BF" w:rsidRPr="00B13DDB" w:rsidTr="00790AB2">
        <w:trPr>
          <w:cnfStyle w:val="000000100000" w:firstRow="0" w:lastRow="0" w:firstColumn="0" w:lastColumn="0" w:oddVBand="0" w:evenVBand="0" w:oddHBand="1" w:evenHBand="0" w:firstRowFirstColumn="0" w:firstRowLastColumn="0" w:lastRowFirstColumn="0" w:lastRowLastColumn="0"/>
          <w:trHeight w:val="304"/>
        </w:trPr>
        <w:tc>
          <w:tcPr>
            <w:cnfStyle w:val="000010000000" w:firstRow="0" w:lastRow="0" w:firstColumn="0" w:lastColumn="0" w:oddVBand="1" w:evenVBand="0" w:oddHBand="0" w:evenHBand="0" w:firstRowFirstColumn="0" w:firstRowLastColumn="0" w:lastRowFirstColumn="0" w:lastRowLastColumn="0"/>
            <w:tcW w:w="7948" w:type="dxa"/>
            <w:gridSpan w:val="5"/>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b/>
                <w:bCs/>
                <w:color w:val="000000"/>
                <w:sz w:val="18"/>
                <w:szCs w:val="18"/>
              </w:rPr>
              <w:t>Frequencies</w:t>
            </w:r>
          </w:p>
        </w:tc>
      </w:tr>
      <w:tr w:rsidR="00AC48BF" w:rsidRPr="00B13DDB" w:rsidTr="00790AB2">
        <w:trPr>
          <w:trHeight w:val="304"/>
        </w:trPr>
        <w:tc>
          <w:tcPr>
            <w:cnfStyle w:val="000010000000" w:firstRow="0" w:lastRow="0" w:firstColumn="0" w:lastColumn="0" w:oddVBand="1" w:evenVBand="0" w:oddHBand="0" w:evenHBand="0" w:firstRowFirstColumn="0" w:firstRowLastColumn="0" w:lastRowFirstColumn="0" w:lastRowLastColumn="0"/>
            <w:tcW w:w="3965" w:type="dxa"/>
            <w:gridSpan w:val="2"/>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p>
        </w:tc>
        <w:tc>
          <w:tcPr>
            <w:tcW w:w="2304" w:type="dxa"/>
            <w:gridSpan w:val="2"/>
          </w:tcPr>
          <w:p w:rsidR="00AC48BF" w:rsidRPr="00B13DDB" w:rsidRDefault="00AC48BF" w:rsidP="002513BC">
            <w:pPr>
              <w:autoSpaceDE w:val="0"/>
              <w:autoSpaceDN w:val="0"/>
              <w:adjustRightIn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Responses</w:t>
            </w:r>
          </w:p>
        </w:tc>
        <w:tc>
          <w:tcPr>
            <w:cnfStyle w:val="000010000000" w:firstRow="0" w:lastRow="0" w:firstColumn="0" w:lastColumn="0" w:oddVBand="1" w:evenVBand="0" w:oddHBand="0" w:evenHBand="0" w:firstRowFirstColumn="0" w:firstRowLastColumn="0" w:lastRowFirstColumn="0" w:lastRowLastColumn="0"/>
            <w:tcW w:w="1677" w:type="dxa"/>
            <w:vMerge w:val="restart"/>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 of Cases</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333"/>
        </w:trPr>
        <w:tc>
          <w:tcPr>
            <w:cnfStyle w:val="000010000000" w:firstRow="0" w:lastRow="0" w:firstColumn="0" w:lastColumn="0" w:oddVBand="1" w:evenVBand="0" w:oddHBand="0" w:evenHBand="0" w:firstRowFirstColumn="0" w:firstRowLastColumn="0" w:lastRowFirstColumn="0" w:lastRowLastColumn="0"/>
            <w:tcW w:w="3965" w:type="dxa"/>
            <w:gridSpan w:val="2"/>
            <w:vMerge/>
          </w:tcPr>
          <w:p w:rsidR="00AC48BF" w:rsidRPr="00B13DDB" w:rsidRDefault="00AC48BF" w:rsidP="002513BC">
            <w:pPr>
              <w:autoSpaceDE w:val="0"/>
              <w:autoSpaceDN w:val="0"/>
              <w:adjustRightInd w:val="0"/>
              <w:rPr>
                <w:rFonts w:ascii="Arial" w:hAnsi="Arial" w:cs="Arial"/>
                <w:color w:val="000000"/>
                <w:sz w:val="18"/>
                <w:szCs w:val="18"/>
              </w:rPr>
            </w:pPr>
          </w:p>
        </w:tc>
        <w:tc>
          <w:tcPr>
            <w:tcW w:w="1152" w:type="dxa"/>
          </w:tcPr>
          <w:p w:rsidR="00AC48BF" w:rsidRPr="00B13DDB" w:rsidRDefault="00AC48BF" w:rsidP="002513BC">
            <w:pPr>
              <w:autoSpaceDE w:val="0"/>
              <w:autoSpaceDN w:val="0"/>
              <w:adjustRightInd w:val="0"/>
              <w:spacing w:line="320"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N</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center"/>
              <w:rPr>
                <w:rFonts w:ascii="Arial" w:hAnsi="Arial" w:cs="Arial"/>
                <w:color w:val="000000"/>
                <w:sz w:val="18"/>
                <w:szCs w:val="18"/>
              </w:rPr>
            </w:pPr>
            <w:r w:rsidRPr="00B13DDB">
              <w:rPr>
                <w:rFonts w:ascii="Arial" w:hAnsi="Arial" w:cs="Arial"/>
                <w:color w:val="000000"/>
                <w:sz w:val="18"/>
                <w:szCs w:val="18"/>
              </w:rPr>
              <w:t>Percent</w:t>
            </w:r>
          </w:p>
        </w:tc>
        <w:tc>
          <w:tcPr>
            <w:tcW w:w="1677" w:type="dxa"/>
            <w:vMerge/>
          </w:tcPr>
          <w:p w:rsidR="00AC48BF" w:rsidRPr="00B13DDB" w:rsidRDefault="00AC48BF" w:rsidP="00251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C48BF" w:rsidRPr="00B13DDB" w:rsidTr="00790AB2">
        <w:trPr>
          <w:trHeight w:val="304"/>
        </w:trPr>
        <w:tc>
          <w:tcPr>
            <w:cnfStyle w:val="000010000000" w:firstRow="0" w:lastRow="0" w:firstColumn="0" w:lastColumn="0" w:oddVBand="1" w:evenVBand="0" w:oddHBand="0" w:evenHBand="0" w:firstRowFirstColumn="0" w:firstRowLastColumn="0" w:lastRowFirstColumn="0" w:lastRowLastColumn="0"/>
            <w:tcW w:w="2201" w:type="dxa"/>
            <w:vMerge w:val="restart"/>
          </w:tcPr>
          <w:p w:rsidR="00AC48BF" w:rsidRPr="00B13DDB" w:rsidRDefault="00AC48BF" w:rsidP="002513BC">
            <w:pPr>
              <w:autoSpaceDE w:val="0"/>
              <w:autoSpaceDN w:val="0"/>
              <w:adjustRightInd w:val="0"/>
              <w:spacing w:line="320" w:lineRule="atLeast"/>
              <w:rPr>
                <w:rFonts w:ascii="Arial" w:hAnsi="Arial" w:cs="Arial"/>
                <w:color w:val="000000"/>
                <w:sz w:val="18"/>
                <w:szCs w:val="18"/>
              </w:rPr>
            </w:pPr>
            <w:r w:rsidRPr="00B13DDB">
              <w:rPr>
                <w:rFonts w:ascii="Arial" w:hAnsi="Arial" w:cs="Arial"/>
                <w:color w:val="000000"/>
                <w:sz w:val="18"/>
                <w:szCs w:val="18"/>
              </w:rPr>
              <w:t>Preferred for using</w:t>
            </w:r>
          </w:p>
        </w:tc>
        <w:tc>
          <w:tcPr>
            <w:tcW w:w="1764" w:type="dxa"/>
          </w:tcPr>
          <w:p w:rsidR="00AC48BF" w:rsidRPr="00B13DDB" w:rsidRDefault="00AC48BF"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Exercise</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158</w:t>
            </w:r>
          </w:p>
        </w:tc>
        <w:tc>
          <w:tcPr>
            <w:tcW w:w="1152"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41.0%</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62.5%</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Entertainment</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75</w:t>
            </w:r>
          </w:p>
        </w:tc>
        <w:tc>
          <w:tcPr>
            <w:tcW w:w="1152"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19.5%</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29.6%</w:t>
            </w:r>
          </w:p>
        </w:tc>
      </w:tr>
      <w:tr w:rsidR="00AC48BF" w:rsidRPr="00B13DDB" w:rsidTr="00790AB2">
        <w:trPr>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Work</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45</w:t>
            </w:r>
          </w:p>
        </w:tc>
        <w:tc>
          <w:tcPr>
            <w:tcW w:w="1152"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11.7%</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17.8%</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Household act.</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47</w:t>
            </w:r>
          </w:p>
        </w:tc>
        <w:tc>
          <w:tcPr>
            <w:tcW w:w="1152"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12.2%</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18.6%</w:t>
            </w:r>
          </w:p>
        </w:tc>
      </w:tr>
      <w:tr w:rsidR="00AC48BF" w:rsidRPr="00B13DDB" w:rsidTr="00790AB2">
        <w:trPr>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Social Visits</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19</w:t>
            </w:r>
          </w:p>
        </w:tc>
        <w:tc>
          <w:tcPr>
            <w:tcW w:w="1152"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4.9%</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7.5%</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Education</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18</w:t>
            </w:r>
          </w:p>
        </w:tc>
        <w:tc>
          <w:tcPr>
            <w:tcW w:w="1152"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4.7%</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7.1%</w:t>
            </w:r>
          </w:p>
        </w:tc>
      </w:tr>
      <w:tr w:rsidR="00AC48BF" w:rsidRPr="00B13DDB" w:rsidTr="00790AB2">
        <w:trPr>
          <w:trHeight w:val="347"/>
        </w:trPr>
        <w:tc>
          <w:tcPr>
            <w:cnfStyle w:val="000010000000" w:firstRow="0" w:lastRow="0" w:firstColumn="0" w:lastColumn="0" w:oddVBand="1" w:evenVBand="0" w:oddHBand="0" w:evenHBand="0" w:firstRowFirstColumn="0" w:firstRowLastColumn="0" w:lastRowFirstColumn="0" w:lastRowLastColumn="0"/>
            <w:tcW w:w="2201" w:type="dxa"/>
            <w:vMerge/>
          </w:tcPr>
          <w:p w:rsidR="00AC48BF" w:rsidRPr="00B13DDB" w:rsidRDefault="00AC48BF" w:rsidP="002513BC">
            <w:pPr>
              <w:autoSpaceDE w:val="0"/>
              <w:autoSpaceDN w:val="0"/>
              <w:adjustRightInd w:val="0"/>
              <w:rPr>
                <w:rFonts w:ascii="Arial" w:hAnsi="Arial" w:cs="Arial"/>
                <w:color w:val="000000"/>
                <w:sz w:val="18"/>
                <w:szCs w:val="18"/>
              </w:rPr>
            </w:pPr>
          </w:p>
        </w:tc>
        <w:tc>
          <w:tcPr>
            <w:tcW w:w="1764" w:type="dxa"/>
          </w:tcPr>
          <w:p w:rsidR="00AC48BF" w:rsidRPr="00B13DDB" w:rsidRDefault="00AC48BF" w:rsidP="002513BC">
            <w:pPr>
              <w:autoSpaceDE w:val="0"/>
              <w:autoSpaceDN w:val="0"/>
              <w:adjustRightInd w:val="0"/>
              <w:spacing w:line="3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Other</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23</w:t>
            </w:r>
          </w:p>
        </w:tc>
        <w:tc>
          <w:tcPr>
            <w:tcW w:w="1152" w:type="dxa"/>
          </w:tcPr>
          <w:p w:rsidR="00AC48BF" w:rsidRPr="00B13DDB" w:rsidRDefault="00AC48BF" w:rsidP="002513BC">
            <w:pPr>
              <w:autoSpaceDE w:val="0"/>
              <w:autoSpaceDN w:val="0"/>
              <w:adjustRightInd w:val="0"/>
              <w:spacing w:line="320" w:lineRule="atLeast"/>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6.0%</w:t>
            </w:r>
          </w:p>
        </w:tc>
        <w:tc>
          <w:tcPr>
            <w:cnfStyle w:val="000010000000" w:firstRow="0" w:lastRow="0" w:firstColumn="0" w:lastColumn="0" w:oddVBand="1" w:evenVBand="0" w:oddHBand="0" w:evenHBand="0" w:firstRowFirstColumn="0" w:firstRowLastColumn="0" w:lastRowFirstColumn="0" w:lastRowLastColumn="0"/>
            <w:tcW w:w="1677"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9.1%</w:t>
            </w:r>
          </w:p>
        </w:tc>
      </w:tr>
      <w:tr w:rsidR="00AC48BF" w:rsidRPr="00B13DDB" w:rsidTr="00790AB2">
        <w:trPr>
          <w:cnfStyle w:val="000000100000" w:firstRow="0" w:lastRow="0" w:firstColumn="0" w:lastColumn="0" w:oddVBand="0" w:evenVBand="0" w:oddHBand="1" w:evenHBand="0" w:firstRowFirstColumn="0" w:firstRowLastColumn="0" w:lastRowFirstColumn="0" w:lastRowLastColumn="0"/>
          <w:trHeight w:val="304"/>
        </w:trPr>
        <w:tc>
          <w:tcPr>
            <w:cnfStyle w:val="000010000000" w:firstRow="0" w:lastRow="0" w:firstColumn="0" w:lastColumn="0" w:oddVBand="1" w:evenVBand="0" w:oddHBand="0" w:evenHBand="0" w:firstRowFirstColumn="0" w:firstRowLastColumn="0" w:lastRowFirstColumn="0" w:lastRowLastColumn="0"/>
            <w:tcW w:w="3965" w:type="dxa"/>
            <w:gridSpan w:val="2"/>
          </w:tcPr>
          <w:p w:rsidR="00AC48BF" w:rsidRPr="00B13DDB" w:rsidRDefault="00AC48BF" w:rsidP="002513BC">
            <w:pPr>
              <w:autoSpaceDE w:val="0"/>
              <w:autoSpaceDN w:val="0"/>
              <w:adjustRightInd w:val="0"/>
              <w:spacing w:line="320" w:lineRule="atLeast"/>
              <w:rPr>
                <w:rFonts w:ascii="Arial" w:hAnsi="Arial" w:cs="Arial"/>
                <w:color w:val="000000"/>
                <w:sz w:val="18"/>
                <w:szCs w:val="18"/>
              </w:rPr>
            </w:pPr>
            <w:r w:rsidRPr="00B13DDB">
              <w:rPr>
                <w:rFonts w:ascii="Arial" w:hAnsi="Arial" w:cs="Arial"/>
                <w:color w:val="000000"/>
                <w:sz w:val="18"/>
                <w:szCs w:val="18"/>
              </w:rPr>
              <w:t>Total</w:t>
            </w:r>
          </w:p>
        </w:tc>
        <w:tc>
          <w:tcPr>
            <w:tcW w:w="1152"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385</w:t>
            </w:r>
          </w:p>
        </w:tc>
        <w:tc>
          <w:tcPr>
            <w:cnfStyle w:val="000010000000" w:firstRow="0" w:lastRow="0" w:firstColumn="0" w:lastColumn="0" w:oddVBand="1" w:evenVBand="0" w:oddHBand="0" w:evenHBand="0" w:firstRowFirstColumn="0" w:firstRowLastColumn="0" w:lastRowFirstColumn="0" w:lastRowLastColumn="0"/>
            <w:tcW w:w="1152" w:type="dxa"/>
          </w:tcPr>
          <w:p w:rsidR="00AC48BF" w:rsidRPr="00B13DDB" w:rsidRDefault="00AC48BF" w:rsidP="002513BC">
            <w:pPr>
              <w:autoSpaceDE w:val="0"/>
              <w:autoSpaceDN w:val="0"/>
              <w:adjustRightInd w:val="0"/>
              <w:spacing w:line="320" w:lineRule="atLeast"/>
              <w:jc w:val="right"/>
              <w:rPr>
                <w:rFonts w:ascii="Arial" w:hAnsi="Arial" w:cs="Arial"/>
                <w:color w:val="000000"/>
                <w:sz w:val="18"/>
                <w:szCs w:val="18"/>
              </w:rPr>
            </w:pPr>
            <w:r w:rsidRPr="00B13DDB">
              <w:rPr>
                <w:rFonts w:ascii="Arial" w:hAnsi="Arial" w:cs="Arial"/>
                <w:color w:val="000000"/>
                <w:sz w:val="18"/>
                <w:szCs w:val="18"/>
              </w:rPr>
              <w:t>100.0%</w:t>
            </w:r>
          </w:p>
        </w:tc>
        <w:tc>
          <w:tcPr>
            <w:tcW w:w="1677" w:type="dxa"/>
          </w:tcPr>
          <w:p w:rsidR="00AC48BF" w:rsidRPr="00B13DDB" w:rsidRDefault="00AC48BF" w:rsidP="002513BC">
            <w:pPr>
              <w:autoSpaceDE w:val="0"/>
              <w:autoSpaceDN w:val="0"/>
              <w:adjustRightInd w:val="0"/>
              <w:spacing w:line="320" w:lineRule="atLeast"/>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B13DDB">
              <w:rPr>
                <w:rFonts w:ascii="Arial" w:hAnsi="Arial" w:cs="Arial"/>
                <w:color w:val="000000"/>
                <w:sz w:val="18"/>
                <w:szCs w:val="18"/>
              </w:rPr>
              <w:t>152.2%</w:t>
            </w:r>
          </w:p>
        </w:tc>
      </w:tr>
    </w:tbl>
    <w:p w:rsidR="00AC48BF" w:rsidRDefault="00AC48BF" w:rsidP="00AC48BF">
      <w:pPr>
        <w:pStyle w:val="Caption"/>
        <w:rPr>
          <w:i w:val="0"/>
          <w:iCs w:val="0"/>
          <w:color w:val="auto"/>
          <w:sz w:val="22"/>
          <w:szCs w:val="22"/>
        </w:rPr>
      </w:pPr>
    </w:p>
    <w:p w:rsidR="00AC48BF" w:rsidRPr="00132D06" w:rsidRDefault="00AC48BF" w:rsidP="00AC4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table 4.9 and 4.10 it shows that highest preference is recorded for “exercise” which is 158 and as a percentage of all the responses it is 41%. Out of all the respondents 62.5% have selected this. It shows that the people are more health conscious and they like to engage in physical activities which are good for health whenever possible. Second highest preference is recorded for “entertainment” which is 75 and as a percentage it is 19.5%. Out of all the respondents it is 29.6% have selected this.  Lowest number of responses recorded for “Education” which is 18 and as a percentage of all the responses it is 4.7%. Out of all the respondents only 7.1% have selected this. </w:t>
      </w:r>
    </w:p>
    <w:p w:rsidR="00AC48BF" w:rsidRPr="00A954B5" w:rsidRDefault="00AC48BF" w:rsidP="00AC48BF"/>
    <w:p w:rsidR="00AC48BF" w:rsidRDefault="00AC48BF" w:rsidP="00AC48BF">
      <w:pPr>
        <w:pStyle w:val="Heading2"/>
        <w:rPr>
          <w:rFonts w:ascii="Times New Roman" w:hAnsi="Times New Roman" w:cs="Times New Roman"/>
          <w:b/>
          <w:color w:val="auto"/>
          <w:sz w:val="28"/>
          <w:szCs w:val="28"/>
        </w:rPr>
      </w:pPr>
      <w:bookmarkStart w:id="126" w:name="_Toc533053774"/>
      <w:r w:rsidRPr="00AC48BF">
        <w:rPr>
          <w:rFonts w:ascii="Times New Roman" w:hAnsi="Times New Roman" w:cs="Times New Roman"/>
          <w:b/>
          <w:color w:val="auto"/>
          <w:sz w:val="28"/>
          <w:szCs w:val="28"/>
        </w:rPr>
        <w:t>Independent Variables Profile and Frequencies</w:t>
      </w:r>
      <w:bookmarkEnd w:id="126"/>
    </w:p>
    <w:p w:rsidR="00AC48BF" w:rsidRDefault="00AC48BF" w:rsidP="00AC48BF"/>
    <w:p w:rsidR="00AC48BF" w:rsidRDefault="00AC48BF" w:rsidP="00AC48BF">
      <w:pPr>
        <w:pStyle w:val="Caption"/>
        <w:rPr>
          <w:rFonts w:ascii="Times New Roman" w:hAnsi="Times New Roman" w:cs="Times New Roman"/>
          <w:i w:val="0"/>
          <w:color w:val="auto"/>
          <w:sz w:val="24"/>
          <w:szCs w:val="24"/>
        </w:rPr>
      </w:pPr>
      <w:bookmarkStart w:id="127" w:name="_Toc533005158"/>
      <w:r w:rsidRPr="00AC48B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11</w:t>
      </w:r>
      <w:r w:rsidR="007C722F">
        <w:rPr>
          <w:rFonts w:ascii="Times New Roman" w:hAnsi="Times New Roman" w:cs="Times New Roman"/>
          <w:i w:val="0"/>
          <w:color w:val="auto"/>
          <w:sz w:val="24"/>
          <w:szCs w:val="24"/>
        </w:rPr>
        <w:fldChar w:fldCharType="end"/>
      </w:r>
      <w:r w:rsidRPr="00AC48BF">
        <w:rPr>
          <w:rFonts w:ascii="Times New Roman" w:hAnsi="Times New Roman" w:cs="Times New Roman"/>
          <w:i w:val="0"/>
          <w:color w:val="auto"/>
          <w:sz w:val="24"/>
          <w:szCs w:val="24"/>
        </w:rPr>
        <w:t>:</w:t>
      </w:r>
      <w:r w:rsidRPr="00AC48BF">
        <w:rPr>
          <w:color w:val="auto"/>
        </w:rPr>
        <w:t xml:space="preserve"> </w:t>
      </w:r>
      <w:r>
        <w:rPr>
          <w:rFonts w:ascii="Times New Roman" w:hAnsi="Times New Roman" w:cs="Times New Roman"/>
          <w:i w:val="0"/>
          <w:color w:val="auto"/>
          <w:sz w:val="24"/>
          <w:szCs w:val="24"/>
        </w:rPr>
        <w:t>Frequencies of the independent variables</w:t>
      </w:r>
      <w:bookmarkEnd w:id="127"/>
    </w:p>
    <w:tbl>
      <w:tblPr>
        <w:tblW w:w="10128" w:type="dxa"/>
        <w:tblInd w:w="-10" w:type="dxa"/>
        <w:tblLayout w:type="fixed"/>
        <w:tblLook w:val="04A0" w:firstRow="1" w:lastRow="0" w:firstColumn="1" w:lastColumn="0" w:noHBand="0" w:noVBand="1"/>
      </w:tblPr>
      <w:tblGrid>
        <w:gridCol w:w="2296"/>
        <w:gridCol w:w="1260"/>
        <w:gridCol w:w="887"/>
        <w:gridCol w:w="1066"/>
        <w:gridCol w:w="1066"/>
        <w:gridCol w:w="1243"/>
        <w:gridCol w:w="1155"/>
        <w:gridCol w:w="1155"/>
      </w:tblGrid>
      <w:tr w:rsidR="00AC48BF" w:rsidRPr="00273347" w:rsidTr="002513BC">
        <w:trPr>
          <w:trHeight w:val="958"/>
        </w:trPr>
        <w:tc>
          <w:tcPr>
            <w:tcW w:w="229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 </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Strongly Agree</w:t>
            </w:r>
          </w:p>
        </w:tc>
        <w:tc>
          <w:tcPr>
            <w:tcW w:w="887" w:type="dxa"/>
            <w:tcBorders>
              <w:top w:val="single" w:sz="8" w:space="0" w:color="auto"/>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Agree</w:t>
            </w:r>
          </w:p>
        </w:tc>
        <w:tc>
          <w:tcPr>
            <w:tcW w:w="1066" w:type="dxa"/>
            <w:tcBorders>
              <w:top w:val="single" w:sz="8" w:space="0" w:color="auto"/>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Neutral</w:t>
            </w:r>
          </w:p>
        </w:tc>
        <w:tc>
          <w:tcPr>
            <w:tcW w:w="1066" w:type="dxa"/>
            <w:tcBorders>
              <w:top w:val="single" w:sz="8" w:space="0" w:color="auto"/>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Disagree</w:t>
            </w:r>
          </w:p>
        </w:tc>
        <w:tc>
          <w:tcPr>
            <w:tcW w:w="1243" w:type="dxa"/>
            <w:tcBorders>
              <w:top w:val="single" w:sz="8" w:space="0" w:color="auto"/>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Strongly Disagree</w:t>
            </w:r>
          </w:p>
        </w:tc>
        <w:tc>
          <w:tcPr>
            <w:tcW w:w="1155"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AC48BF" w:rsidRPr="00993C9B" w:rsidRDefault="00AC48BF" w:rsidP="002513B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Total of </w:t>
            </w:r>
            <w:r w:rsidRPr="00993C9B">
              <w:rPr>
                <w:rFonts w:ascii="Times New Roman" w:eastAsia="Times New Roman" w:hAnsi="Times New Roman" w:cs="Times New Roman"/>
                <w:b/>
                <w:bCs/>
                <w:sz w:val="24"/>
                <w:szCs w:val="24"/>
              </w:rPr>
              <w:t>Agree &amp; Strongly agree</w:t>
            </w:r>
          </w:p>
        </w:tc>
        <w:tc>
          <w:tcPr>
            <w:tcW w:w="1155" w:type="dxa"/>
            <w:tcBorders>
              <w:top w:val="single" w:sz="4" w:space="0" w:color="auto"/>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of </w:t>
            </w:r>
            <w:r w:rsidRPr="00993C9B">
              <w:rPr>
                <w:rFonts w:ascii="Times New Roman" w:eastAsia="Times New Roman" w:hAnsi="Times New Roman" w:cs="Times New Roman"/>
                <w:b/>
                <w:sz w:val="24"/>
                <w:szCs w:val="24"/>
              </w:rPr>
              <w:t>Disagree&amp; Strongly disagree </w:t>
            </w:r>
          </w:p>
        </w:tc>
      </w:tr>
      <w:tr w:rsidR="00AC48BF" w:rsidRPr="00273347" w:rsidTr="002513BC">
        <w:trPr>
          <w:trHeight w:val="614"/>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Environmental friendly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58.50%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37.20%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95.7%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0%</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148</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Other's opinions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26.10%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46.60%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24.90%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72.7%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2%</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66</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Travel time</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75.50%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17.40%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5.10%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0.80%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92.9%</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2%</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191</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Transportation needs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50.60%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35.20%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2.00%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61.7%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3%</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Number of times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46.60%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32.80%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5.50%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57.7%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10%</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14</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Quality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26.90%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41.10%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20.20%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7.50%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1.60%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68.0%</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9%</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75</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51</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19</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Reduce congestion</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20.90%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32.40%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24.10%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11.50%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32.0%</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36%</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82</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61</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29</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Nature of weather</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21.70%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56.50%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9.10%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30.0%</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13%</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55</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143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Fuel cost</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52.20%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34.40%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86.6%</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4%</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132</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87</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Nature of the highway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48.60%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23.30%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3.60%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69.9%</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7%</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54</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123</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An</w:t>
            </w:r>
            <w:r>
              <w:rPr>
                <w:rFonts w:ascii="Times New Roman" w:eastAsia="Times New Roman" w:hAnsi="Times New Roman" w:cs="Times New Roman"/>
                <w:b/>
                <w:bCs/>
                <w:color w:val="000000"/>
                <w:sz w:val="24"/>
                <w:szCs w:val="24"/>
              </w:rPr>
              <w:t xml:space="preserve"> </w:t>
            </w:r>
            <w:r w:rsidRPr="00273347">
              <w:rPr>
                <w:rFonts w:ascii="Times New Roman" w:eastAsia="Times New Roman" w:hAnsi="Times New Roman" w:cs="Times New Roman"/>
                <w:b/>
                <w:bCs/>
                <w:color w:val="000000"/>
                <w:sz w:val="24"/>
                <w:szCs w:val="24"/>
              </w:rPr>
              <w:t>appropriate mechanism</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19.40%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37.50%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31.20%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5.10%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6.70%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56.9%</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12%</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49</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95</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17</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Time period of the day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47%</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39.50%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11.90%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0.40%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86.5%</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2%</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119</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Providing electric bicycles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33.60%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8.70%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65.6%</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13%</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81</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85</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Availability of parking facilities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40.30%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14.20%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70.3%</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16%</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76</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102</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36</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Connectivity to public modes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27.30%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37.50%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19.80%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6.70%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8.70%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64.8%</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15%</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69</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95</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Day/s of the week</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17%</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41.10%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5.10%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58.1%</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8%</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86</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13</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Improve health</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26.10%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49.80%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0.80%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75.9%</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2%</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66</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126</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57</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Safety and security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21.70%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70.7%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7%</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55</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124</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57</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Other costs</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39.10%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44.30%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11.10%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83.4%</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6%</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99</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112</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Maximum/minimum speed limit</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34.80%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44.30%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16.20%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2.40%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2.40%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79.1%</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5%</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88</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112</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41</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Comfortability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26.50%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39.50%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28.10%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66.0%</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6%</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67</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100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71</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Distance that have to travel</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20.90%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51.80%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22.90%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1.60%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72.7%</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4%</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53</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131</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Accessibility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25.30%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49.80%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3.20%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75.1%</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6%</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64</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126</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8</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Distance of the highway</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21.30%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50.60%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22.90%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0.80%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71.9%</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5%</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54</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58</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r w:rsidR="00AC48BF" w:rsidRPr="00273347" w:rsidTr="002513BC">
        <w:trPr>
          <w:trHeight w:val="328"/>
        </w:trPr>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b/>
                <w:bCs/>
                <w:color w:val="000000"/>
                <w:sz w:val="24"/>
                <w:szCs w:val="24"/>
              </w:rPr>
            </w:pPr>
            <w:r w:rsidRPr="00273347">
              <w:rPr>
                <w:rFonts w:ascii="Times New Roman" w:eastAsia="Times New Roman" w:hAnsi="Times New Roman" w:cs="Times New Roman"/>
                <w:b/>
                <w:bCs/>
                <w:color w:val="000000"/>
                <w:sz w:val="24"/>
                <w:szCs w:val="24"/>
              </w:rPr>
              <w:t>Image/status derived</w:t>
            </w: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17.40%</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49.40%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23.30%</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5.50%</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4.30%</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66.8%</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jc w:val="right"/>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10%</w:t>
            </w:r>
          </w:p>
        </w:tc>
      </w:tr>
      <w:tr w:rsidR="00AC48BF" w:rsidRPr="00273347" w:rsidTr="002513BC">
        <w:trPr>
          <w:trHeight w:val="328"/>
        </w:trPr>
        <w:tc>
          <w:tcPr>
            <w:tcW w:w="2296" w:type="dxa"/>
            <w:vMerge/>
            <w:tcBorders>
              <w:top w:val="nil"/>
              <w:left w:val="single" w:sz="8" w:space="0" w:color="auto"/>
              <w:bottom w:val="single" w:sz="8" w:space="0" w:color="000000"/>
              <w:right w:val="single" w:sz="8" w:space="0" w:color="auto"/>
            </w:tcBorders>
            <w:vAlign w:val="center"/>
            <w:hideMark/>
          </w:tcPr>
          <w:p w:rsidR="00AC48BF" w:rsidRPr="00273347" w:rsidRDefault="00AC48BF" w:rsidP="002513BC">
            <w:pPr>
              <w:spacing w:after="0" w:line="240" w:lineRule="auto"/>
              <w:rPr>
                <w:rFonts w:ascii="Times New Roman" w:eastAsia="Times New Roman" w:hAnsi="Times New Roman" w:cs="Times New Roman"/>
                <w:b/>
                <w:bCs/>
                <w:color w:val="000000"/>
                <w:sz w:val="24"/>
                <w:szCs w:val="24"/>
              </w:rPr>
            </w:pPr>
          </w:p>
        </w:tc>
        <w:tc>
          <w:tcPr>
            <w:tcW w:w="1260"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44</w:t>
            </w:r>
          </w:p>
        </w:tc>
        <w:tc>
          <w:tcPr>
            <w:tcW w:w="887"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125</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59</w:t>
            </w:r>
          </w:p>
        </w:tc>
        <w:tc>
          <w:tcPr>
            <w:tcW w:w="1066" w:type="dxa"/>
            <w:tcBorders>
              <w:top w:val="nil"/>
              <w:left w:val="nil"/>
              <w:bottom w:val="single" w:sz="8" w:space="0" w:color="auto"/>
              <w:right w:val="single" w:sz="8" w:space="0" w:color="auto"/>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14</w:t>
            </w:r>
          </w:p>
        </w:tc>
        <w:tc>
          <w:tcPr>
            <w:tcW w:w="1243" w:type="dxa"/>
            <w:tcBorders>
              <w:top w:val="nil"/>
              <w:left w:val="nil"/>
              <w:bottom w:val="single" w:sz="8" w:space="0" w:color="auto"/>
              <w:right w:val="nil"/>
            </w:tcBorders>
            <w:shd w:val="clear" w:color="auto" w:fill="auto"/>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11</w:t>
            </w:r>
          </w:p>
        </w:tc>
        <w:tc>
          <w:tcPr>
            <w:tcW w:w="1155" w:type="dxa"/>
            <w:tcBorders>
              <w:top w:val="nil"/>
              <w:left w:val="single" w:sz="4" w:space="0" w:color="auto"/>
              <w:bottom w:val="single" w:sz="4" w:space="0" w:color="auto"/>
              <w:right w:val="single" w:sz="4" w:space="0" w:color="auto"/>
            </w:tcBorders>
            <w:shd w:val="clear" w:color="000000" w:fill="DDEBF7"/>
            <w:vAlign w:val="center"/>
            <w:hideMark/>
          </w:tcPr>
          <w:p w:rsidR="00AC48BF" w:rsidRPr="00273347" w:rsidRDefault="00AC48BF" w:rsidP="002513BC">
            <w:pPr>
              <w:spacing w:after="0" w:line="240" w:lineRule="auto"/>
              <w:jc w:val="center"/>
              <w:rPr>
                <w:rFonts w:ascii="Times New Roman" w:eastAsia="Times New Roman" w:hAnsi="Times New Roman" w:cs="Times New Roman"/>
                <w:color w:val="000000"/>
                <w:sz w:val="24"/>
                <w:szCs w:val="24"/>
              </w:rPr>
            </w:pPr>
            <w:r w:rsidRPr="00273347">
              <w:rPr>
                <w:rFonts w:ascii="Times New Roman" w:eastAsia="Times New Roman" w:hAnsi="Times New Roman" w:cs="Times New Roman"/>
                <w:color w:val="000000"/>
                <w:sz w:val="24"/>
                <w:szCs w:val="24"/>
              </w:rPr>
              <w:t> </w:t>
            </w:r>
          </w:p>
        </w:tc>
        <w:tc>
          <w:tcPr>
            <w:tcW w:w="1155" w:type="dxa"/>
            <w:tcBorders>
              <w:top w:val="nil"/>
              <w:left w:val="nil"/>
              <w:bottom w:val="single" w:sz="4" w:space="0" w:color="auto"/>
              <w:right w:val="single" w:sz="4" w:space="0" w:color="auto"/>
            </w:tcBorders>
            <w:shd w:val="clear" w:color="000000" w:fill="DDEBF7"/>
            <w:noWrap/>
            <w:vAlign w:val="bottom"/>
            <w:hideMark/>
          </w:tcPr>
          <w:p w:rsidR="00AC48BF" w:rsidRPr="00993C9B" w:rsidRDefault="00AC48BF" w:rsidP="002513BC">
            <w:pPr>
              <w:spacing w:after="0" w:line="240" w:lineRule="auto"/>
              <w:rPr>
                <w:rFonts w:ascii="Times New Roman" w:eastAsia="Times New Roman" w:hAnsi="Times New Roman" w:cs="Times New Roman"/>
                <w:color w:val="000000"/>
                <w:sz w:val="24"/>
                <w:szCs w:val="24"/>
              </w:rPr>
            </w:pPr>
            <w:r w:rsidRPr="00993C9B">
              <w:rPr>
                <w:rFonts w:ascii="Times New Roman" w:eastAsia="Times New Roman" w:hAnsi="Times New Roman" w:cs="Times New Roman"/>
                <w:color w:val="000000"/>
                <w:sz w:val="24"/>
                <w:szCs w:val="24"/>
              </w:rPr>
              <w:t> </w:t>
            </w:r>
          </w:p>
        </w:tc>
      </w:tr>
    </w:tbl>
    <w:p w:rsidR="00AC48BF" w:rsidRDefault="00AC48BF" w:rsidP="00AC48BF"/>
    <w:p w:rsidR="00AC48BF" w:rsidRDefault="00AC48BF" w:rsidP="00AC4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table 4.11 it is clearly evident that majority of the respondents agree or strongly agree to the fact that “Environmental friendly” when selecting cycle super highway which is as a percentage 95.7.9%. Second highest factor is the “Travel time” which has a percentage of strongly agree or agree percentage. This pattern can be observed in other variables like “Good for health”, “Fuel cost”, “Time period of the day” and “Other costs”. The percentages of agree or strongly agree are greater than 80% in all the above mentioned variables. For the variables like other’s opinions, quality, availability of parking facilities, good for health, security &amp; safety, speed limit, distance that have to travel, accessibility, and distance of the highway the percentages of agree or strongly agree are greater than 70%. For the factors like number of times, nature of the highway, an appropriate mechanism, providing electric bicycles, connectivity to public modes, day/s of the week, comfortability, and image/status derived the percentages of agree or strongly agree are greater than 50%. For the factors like travel time, transportation needs, other’s opinions, number of times, quality, fuel cost, nature of the highway, time period of the day, day/s of the week, environmental friendly, good for health, safety &amp; security, other costs, speed limits, comfortability and image/status derived, the percentages of disagree or strongly disagree are less than 10%. The percentage of disagree or strongly disagree to the fact “reduce congestion” is 36% as a percentage. The percentage of disagree or strongly disagree to the fact “nature of weather” is 13% as a percentage. The percentage of disagree or strongly disagree to the fact “an appropriate mechanism” is 11.8% as a percentage. The percentage of disagree or strongly disagree to the fact “providing electric bicycles” is 13% as a percentage. The percentages of disagree or strongly disagree to the facts “availability of parking facilities” and “connectivity to public modes” are 16% and 15% respectively. </w:t>
      </w:r>
    </w:p>
    <w:p w:rsidR="00790AB2" w:rsidRDefault="00AC48BF" w:rsidP="00AC48BF">
      <w:pPr>
        <w:rPr>
          <w:rFonts w:ascii="Times New Roman" w:hAnsi="Times New Roman" w:cs="Times New Roman"/>
          <w:sz w:val="24"/>
          <w:szCs w:val="24"/>
        </w:rPr>
      </w:pPr>
      <w:r>
        <w:rPr>
          <w:rFonts w:ascii="Times New Roman" w:hAnsi="Times New Roman" w:cs="Times New Roman"/>
          <w:sz w:val="24"/>
          <w:szCs w:val="24"/>
        </w:rPr>
        <w:tab/>
      </w:r>
    </w:p>
    <w:p w:rsidR="00790AB2" w:rsidRDefault="00790AB2" w:rsidP="00790AB2">
      <w:r>
        <w:br w:type="page"/>
      </w:r>
    </w:p>
    <w:p w:rsidR="00790AB2" w:rsidRPr="00790AB2" w:rsidRDefault="00790AB2" w:rsidP="00790AB2">
      <w:pPr>
        <w:pStyle w:val="Heading2"/>
        <w:rPr>
          <w:rFonts w:ascii="Times New Roman" w:hAnsi="Times New Roman" w:cs="Times New Roman"/>
          <w:b/>
          <w:color w:val="auto"/>
          <w:sz w:val="28"/>
          <w:szCs w:val="28"/>
        </w:rPr>
      </w:pPr>
      <w:bookmarkStart w:id="128" w:name="_Toc533053775"/>
      <w:r w:rsidRPr="00790AB2">
        <w:rPr>
          <w:rFonts w:ascii="Times New Roman" w:hAnsi="Times New Roman" w:cs="Times New Roman"/>
          <w:b/>
          <w:color w:val="auto"/>
          <w:sz w:val="28"/>
          <w:szCs w:val="28"/>
        </w:rPr>
        <w:t>Descriptive Statistics</w:t>
      </w:r>
      <w:bookmarkEnd w:id="128"/>
    </w:p>
    <w:p w:rsidR="00790AB2" w:rsidRDefault="00790AB2" w:rsidP="00790AB2">
      <w:pPr>
        <w:pStyle w:val="Caption"/>
      </w:pPr>
    </w:p>
    <w:p w:rsidR="00790AB2" w:rsidRDefault="00790AB2" w:rsidP="00790AB2">
      <w:pPr>
        <w:pStyle w:val="Caption"/>
        <w:rPr>
          <w:rFonts w:ascii="Times New Roman" w:hAnsi="Times New Roman" w:cs="Times New Roman"/>
          <w:i w:val="0"/>
          <w:color w:val="auto"/>
          <w:sz w:val="24"/>
          <w:szCs w:val="24"/>
        </w:rPr>
      </w:pPr>
      <w:bookmarkStart w:id="129" w:name="_Toc533005159"/>
      <w:r w:rsidRPr="00790AB2">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12</w:t>
      </w:r>
      <w:r w:rsidR="007C722F">
        <w:rPr>
          <w:rFonts w:ascii="Times New Roman" w:hAnsi="Times New Roman" w:cs="Times New Roman"/>
          <w:i w:val="0"/>
          <w:color w:val="auto"/>
          <w:sz w:val="24"/>
          <w:szCs w:val="24"/>
        </w:rPr>
        <w:fldChar w:fldCharType="end"/>
      </w:r>
      <w:r w:rsidRPr="00790AB2">
        <w:rPr>
          <w:rFonts w:ascii="Times New Roman" w:hAnsi="Times New Roman" w:cs="Times New Roman"/>
          <w:i w:val="0"/>
          <w:color w:val="auto"/>
          <w:sz w:val="24"/>
          <w:szCs w:val="24"/>
        </w:rPr>
        <w:t>:</w:t>
      </w:r>
      <w:r w:rsidRPr="00790AB2">
        <w:rPr>
          <w:color w:val="auto"/>
        </w:rPr>
        <w:t xml:space="preserve"> </w:t>
      </w:r>
      <w:r w:rsidRPr="002F012F">
        <w:rPr>
          <w:rFonts w:ascii="Times New Roman" w:hAnsi="Times New Roman" w:cs="Times New Roman"/>
          <w:i w:val="0"/>
          <w:color w:val="auto"/>
          <w:sz w:val="24"/>
          <w:szCs w:val="24"/>
        </w:rPr>
        <w:t>Descriptive statistics of the independent variables</w:t>
      </w:r>
      <w:bookmarkEnd w:id="129"/>
      <w:r w:rsidRPr="002F012F">
        <w:rPr>
          <w:rFonts w:ascii="Times New Roman" w:hAnsi="Times New Roman" w:cs="Times New Roman"/>
          <w:i w:val="0"/>
          <w:color w:val="auto"/>
          <w:sz w:val="24"/>
          <w:szCs w:val="24"/>
        </w:rPr>
        <w:t xml:space="preserve"> </w:t>
      </w:r>
    </w:p>
    <w:tbl>
      <w:tblPr>
        <w:tblW w:w="8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09"/>
        <w:gridCol w:w="1055"/>
        <w:gridCol w:w="1086"/>
        <w:gridCol w:w="1009"/>
        <w:gridCol w:w="1423"/>
      </w:tblGrid>
      <w:tr w:rsidR="00790AB2" w:rsidRPr="0046182B" w:rsidTr="002513BC">
        <w:trPr>
          <w:cantSplit/>
        </w:trPr>
        <w:tc>
          <w:tcPr>
            <w:tcW w:w="8031" w:type="dxa"/>
            <w:gridSpan w:val="6"/>
            <w:tcBorders>
              <w:top w:val="nil"/>
              <w:left w:val="nil"/>
              <w:bottom w:val="nil"/>
              <w:right w:val="nil"/>
            </w:tcBorders>
            <w:shd w:val="clear" w:color="auto" w:fill="FFFFFF"/>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p>
        </w:tc>
      </w:tr>
      <w:tr w:rsidR="00790AB2" w:rsidRPr="0046182B" w:rsidTr="002513BC">
        <w:trPr>
          <w:cantSplit/>
        </w:trPr>
        <w:tc>
          <w:tcPr>
            <w:tcW w:w="2449" w:type="dxa"/>
            <w:tcBorders>
              <w:top w:val="single" w:sz="16" w:space="0" w:color="000000"/>
              <w:left w:val="single" w:sz="16" w:space="0" w:color="000000"/>
              <w:bottom w:val="single" w:sz="16" w:space="0" w:color="000000"/>
              <w:right w:val="single" w:sz="16" w:space="0" w:color="000000"/>
            </w:tcBorders>
            <w:shd w:val="clear" w:color="auto" w:fill="FFFFFF"/>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p>
        </w:tc>
        <w:tc>
          <w:tcPr>
            <w:tcW w:w="1009" w:type="dxa"/>
            <w:tcBorders>
              <w:top w:val="single" w:sz="16" w:space="0" w:color="000000"/>
              <w:left w:val="single" w:sz="16" w:space="0" w:color="000000"/>
              <w:bottom w:val="single" w:sz="16" w:space="0" w:color="000000"/>
            </w:tcBorders>
            <w:shd w:val="clear" w:color="auto" w:fill="FFFFFF"/>
          </w:tcPr>
          <w:p w:rsidR="00790AB2" w:rsidRPr="0046182B" w:rsidRDefault="00790AB2" w:rsidP="002513BC">
            <w:pPr>
              <w:autoSpaceDE w:val="0"/>
              <w:autoSpaceDN w:val="0"/>
              <w:adjustRightInd w:val="0"/>
              <w:spacing w:after="0" w:line="320" w:lineRule="atLeast"/>
              <w:jc w:val="center"/>
              <w:rPr>
                <w:rFonts w:ascii="Arial" w:hAnsi="Arial" w:cs="Arial"/>
                <w:color w:val="000000"/>
                <w:sz w:val="18"/>
                <w:szCs w:val="18"/>
              </w:rPr>
            </w:pPr>
            <w:r w:rsidRPr="0046182B">
              <w:rPr>
                <w:rFonts w:ascii="Arial" w:hAnsi="Arial" w:cs="Arial"/>
                <w:color w:val="000000"/>
                <w:sz w:val="18"/>
                <w:szCs w:val="18"/>
              </w:rPr>
              <w:t>N</w:t>
            </w:r>
          </w:p>
        </w:tc>
        <w:tc>
          <w:tcPr>
            <w:tcW w:w="1055" w:type="dxa"/>
            <w:tcBorders>
              <w:top w:val="single" w:sz="16" w:space="0" w:color="000000"/>
              <w:bottom w:val="single" w:sz="16" w:space="0" w:color="000000"/>
            </w:tcBorders>
            <w:shd w:val="clear" w:color="auto" w:fill="FFFFFF"/>
          </w:tcPr>
          <w:p w:rsidR="00790AB2" w:rsidRPr="0046182B" w:rsidRDefault="00790AB2" w:rsidP="002513BC">
            <w:pPr>
              <w:autoSpaceDE w:val="0"/>
              <w:autoSpaceDN w:val="0"/>
              <w:adjustRightInd w:val="0"/>
              <w:spacing w:after="0" w:line="320" w:lineRule="atLeast"/>
              <w:jc w:val="center"/>
              <w:rPr>
                <w:rFonts w:ascii="Arial" w:hAnsi="Arial" w:cs="Arial"/>
                <w:color w:val="000000"/>
                <w:sz w:val="18"/>
                <w:szCs w:val="18"/>
              </w:rPr>
            </w:pPr>
            <w:r w:rsidRPr="0046182B">
              <w:rPr>
                <w:rFonts w:ascii="Arial" w:hAnsi="Arial" w:cs="Arial"/>
                <w:color w:val="000000"/>
                <w:sz w:val="18"/>
                <w:szCs w:val="18"/>
              </w:rPr>
              <w:t>Minimum</w:t>
            </w:r>
          </w:p>
        </w:tc>
        <w:tc>
          <w:tcPr>
            <w:tcW w:w="1086" w:type="dxa"/>
            <w:tcBorders>
              <w:top w:val="single" w:sz="16" w:space="0" w:color="000000"/>
              <w:bottom w:val="single" w:sz="16" w:space="0" w:color="000000"/>
            </w:tcBorders>
            <w:shd w:val="clear" w:color="auto" w:fill="FFFFFF"/>
          </w:tcPr>
          <w:p w:rsidR="00790AB2" w:rsidRPr="0046182B" w:rsidRDefault="00790AB2" w:rsidP="002513BC">
            <w:pPr>
              <w:autoSpaceDE w:val="0"/>
              <w:autoSpaceDN w:val="0"/>
              <w:adjustRightInd w:val="0"/>
              <w:spacing w:after="0" w:line="320" w:lineRule="atLeast"/>
              <w:jc w:val="center"/>
              <w:rPr>
                <w:rFonts w:ascii="Arial" w:hAnsi="Arial" w:cs="Arial"/>
                <w:color w:val="000000"/>
                <w:sz w:val="18"/>
                <w:szCs w:val="18"/>
              </w:rPr>
            </w:pPr>
            <w:r w:rsidRPr="0046182B">
              <w:rPr>
                <w:rFonts w:ascii="Arial" w:hAnsi="Arial" w:cs="Arial"/>
                <w:color w:val="000000"/>
                <w:sz w:val="18"/>
                <w:szCs w:val="18"/>
              </w:rPr>
              <w:t>Maximum</w:t>
            </w:r>
          </w:p>
        </w:tc>
        <w:tc>
          <w:tcPr>
            <w:tcW w:w="1009" w:type="dxa"/>
            <w:tcBorders>
              <w:top w:val="single" w:sz="16" w:space="0" w:color="000000"/>
              <w:bottom w:val="single" w:sz="16" w:space="0" w:color="000000"/>
            </w:tcBorders>
            <w:shd w:val="clear" w:color="auto" w:fill="FFFFFF"/>
          </w:tcPr>
          <w:p w:rsidR="00790AB2" w:rsidRPr="0046182B" w:rsidRDefault="00790AB2" w:rsidP="002513BC">
            <w:pPr>
              <w:autoSpaceDE w:val="0"/>
              <w:autoSpaceDN w:val="0"/>
              <w:adjustRightInd w:val="0"/>
              <w:spacing w:after="0" w:line="320" w:lineRule="atLeast"/>
              <w:jc w:val="center"/>
              <w:rPr>
                <w:rFonts w:ascii="Arial" w:hAnsi="Arial" w:cs="Arial"/>
                <w:color w:val="000000"/>
                <w:sz w:val="18"/>
                <w:szCs w:val="18"/>
              </w:rPr>
            </w:pPr>
            <w:r w:rsidRPr="0046182B">
              <w:rPr>
                <w:rFonts w:ascii="Arial" w:hAnsi="Arial" w:cs="Arial"/>
                <w:color w:val="000000"/>
                <w:sz w:val="18"/>
                <w:szCs w:val="18"/>
              </w:rPr>
              <w:t>Mean</w:t>
            </w:r>
          </w:p>
        </w:tc>
        <w:tc>
          <w:tcPr>
            <w:tcW w:w="1423" w:type="dxa"/>
            <w:tcBorders>
              <w:top w:val="single" w:sz="16" w:space="0" w:color="000000"/>
              <w:bottom w:val="single" w:sz="16" w:space="0" w:color="000000"/>
              <w:right w:val="single" w:sz="16" w:space="0" w:color="000000"/>
            </w:tcBorders>
            <w:shd w:val="clear" w:color="auto" w:fill="FFFFFF"/>
          </w:tcPr>
          <w:p w:rsidR="00790AB2" w:rsidRPr="0046182B" w:rsidRDefault="00790AB2" w:rsidP="002513BC">
            <w:pPr>
              <w:autoSpaceDE w:val="0"/>
              <w:autoSpaceDN w:val="0"/>
              <w:adjustRightInd w:val="0"/>
              <w:spacing w:after="0" w:line="320" w:lineRule="atLeast"/>
              <w:jc w:val="center"/>
              <w:rPr>
                <w:rFonts w:ascii="Arial" w:hAnsi="Arial" w:cs="Arial"/>
                <w:color w:val="000000"/>
                <w:sz w:val="18"/>
                <w:szCs w:val="18"/>
              </w:rPr>
            </w:pPr>
            <w:r w:rsidRPr="0046182B">
              <w:rPr>
                <w:rFonts w:ascii="Arial" w:hAnsi="Arial" w:cs="Arial"/>
                <w:color w:val="000000"/>
                <w:sz w:val="18"/>
                <w:szCs w:val="18"/>
              </w:rPr>
              <w:t>Std. Deviation</w:t>
            </w:r>
          </w:p>
        </w:tc>
      </w:tr>
      <w:tr w:rsidR="00790AB2" w:rsidRPr="0046182B" w:rsidTr="002513BC">
        <w:trPr>
          <w:cantSplit/>
        </w:trPr>
        <w:tc>
          <w:tcPr>
            <w:tcW w:w="2449" w:type="dxa"/>
            <w:tcBorders>
              <w:top w:val="single" w:sz="16" w:space="0" w:color="000000"/>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Environmental friendly</w:t>
            </w:r>
          </w:p>
        </w:tc>
        <w:tc>
          <w:tcPr>
            <w:tcW w:w="1009" w:type="dxa"/>
            <w:tcBorders>
              <w:top w:val="single" w:sz="16" w:space="0" w:color="000000"/>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w:t>
            </w:r>
          </w:p>
        </w:tc>
        <w:tc>
          <w:tcPr>
            <w:tcW w:w="1086" w:type="dxa"/>
            <w:tcBorders>
              <w:top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4.54</w:t>
            </w:r>
          </w:p>
        </w:tc>
        <w:tc>
          <w:tcPr>
            <w:tcW w:w="1423" w:type="dxa"/>
            <w:tcBorders>
              <w:top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.580</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Travel time</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4.66</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.705</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Transportation needs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3.68</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.765</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Number of times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3.55</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.905</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Quality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3.90</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.966</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Reduce congestion</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2.96</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1.164</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Nature of weather</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3.21</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.880</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Fuel cost</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4.33</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.877</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Nature of the highway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3.81</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.928</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An appropriate mechanism</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3.58</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1.069</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Time period of the day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4.32</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.758</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Providing electric bicycles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3.80</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1.113</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Availability of parking facilities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3.73</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1.266</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Connectivity to public modes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3.68</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1.194</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Days of the week</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3.62</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.971</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Other's opinions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3.95</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.815</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Improve health</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4.00</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.769</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Safety and security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3.82</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.938</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Other costs</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4.13</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.964</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Maximum/minimum speed limit</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4.07</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.904</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Comfortability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3.83</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.957</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Distance that have to travel</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3.88</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.824</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Accessibiity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3.91</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.913</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Distance of  the highway</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3.84</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.918</w:t>
            </w:r>
          </w:p>
        </w:tc>
      </w:tr>
      <w:tr w:rsidR="00790AB2" w:rsidRPr="0046182B" w:rsidTr="002513BC">
        <w:trPr>
          <w:cantSplit/>
        </w:trPr>
        <w:tc>
          <w:tcPr>
            <w:tcW w:w="2449" w:type="dxa"/>
            <w:tcBorders>
              <w:top w:val="nil"/>
              <w:left w:val="single" w:sz="16" w:space="0" w:color="000000"/>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Image/status derived</w:t>
            </w:r>
          </w:p>
        </w:tc>
        <w:tc>
          <w:tcPr>
            <w:tcW w:w="1009" w:type="dxa"/>
            <w:tcBorders>
              <w:top w:val="nil"/>
              <w:left w:val="single" w:sz="16" w:space="0" w:color="000000"/>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1</w:t>
            </w:r>
          </w:p>
        </w:tc>
        <w:tc>
          <w:tcPr>
            <w:tcW w:w="1086"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5</w:t>
            </w:r>
          </w:p>
        </w:tc>
        <w:tc>
          <w:tcPr>
            <w:tcW w:w="1009" w:type="dxa"/>
            <w:tcBorders>
              <w:top w:val="nil"/>
              <w:bottom w:val="nil"/>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3.70</w:t>
            </w:r>
          </w:p>
        </w:tc>
        <w:tc>
          <w:tcPr>
            <w:tcW w:w="1423" w:type="dxa"/>
            <w:tcBorders>
              <w:top w:val="nil"/>
              <w:bottom w:val="nil"/>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.966</w:t>
            </w:r>
          </w:p>
        </w:tc>
      </w:tr>
      <w:tr w:rsidR="00790AB2" w:rsidRPr="0046182B" w:rsidTr="002513BC">
        <w:trPr>
          <w:cantSplit/>
        </w:trPr>
        <w:tc>
          <w:tcPr>
            <w:tcW w:w="2449" w:type="dxa"/>
            <w:tcBorders>
              <w:top w:val="nil"/>
              <w:left w:val="single" w:sz="16" w:space="0" w:color="000000"/>
              <w:bottom w:val="single" w:sz="16" w:space="0" w:color="000000"/>
              <w:right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rPr>
                <w:rFonts w:ascii="Arial" w:hAnsi="Arial" w:cs="Arial"/>
                <w:color w:val="000000"/>
                <w:sz w:val="18"/>
                <w:szCs w:val="18"/>
              </w:rPr>
            </w:pPr>
            <w:r w:rsidRPr="0046182B">
              <w:rPr>
                <w:rFonts w:ascii="Arial" w:hAnsi="Arial" w:cs="Arial"/>
                <w:color w:val="000000"/>
                <w:sz w:val="18"/>
                <w:szCs w:val="18"/>
              </w:rPr>
              <w:t>Valid N (listwise)</w:t>
            </w:r>
          </w:p>
        </w:tc>
        <w:tc>
          <w:tcPr>
            <w:tcW w:w="1009" w:type="dxa"/>
            <w:tcBorders>
              <w:top w:val="nil"/>
              <w:left w:val="single" w:sz="16" w:space="0" w:color="000000"/>
              <w:bottom w:val="single" w:sz="16" w:space="0" w:color="000000"/>
            </w:tcBorders>
            <w:shd w:val="clear" w:color="auto" w:fill="FFFFFF"/>
            <w:vAlign w:val="center"/>
          </w:tcPr>
          <w:p w:rsidR="00790AB2" w:rsidRPr="0046182B" w:rsidRDefault="00790AB2" w:rsidP="002513BC">
            <w:pPr>
              <w:autoSpaceDE w:val="0"/>
              <w:autoSpaceDN w:val="0"/>
              <w:adjustRightInd w:val="0"/>
              <w:spacing w:after="0" w:line="320" w:lineRule="atLeast"/>
              <w:jc w:val="right"/>
              <w:rPr>
                <w:rFonts w:ascii="Arial" w:hAnsi="Arial" w:cs="Arial"/>
                <w:color w:val="000000"/>
                <w:sz w:val="18"/>
                <w:szCs w:val="18"/>
              </w:rPr>
            </w:pPr>
            <w:r w:rsidRPr="0046182B">
              <w:rPr>
                <w:rFonts w:ascii="Arial" w:hAnsi="Arial" w:cs="Arial"/>
                <w:color w:val="000000"/>
                <w:sz w:val="18"/>
                <w:szCs w:val="18"/>
              </w:rPr>
              <w:t>253</w:t>
            </w:r>
          </w:p>
        </w:tc>
        <w:tc>
          <w:tcPr>
            <w:tcW w:w="1055" w:type="dxa"/>
            <w:tcBorders>
              <w:top w:val="nil"/>
              <w:bottom w:val="single" w:sz="16" w:space="0" w:color="000000"/>
            </w:tcBorders>
            <w:shd w:val="clear" w:color="auto" w:fill="FFFFFF"/>
          </w:tcPr>
          <w:p w:rsidR="00790AB2" w:rsidRPr="0046182B" w:rsidRDefault="00790AB2" w:rsidP="002513BC">
            <w:pPr>
              <w:autoSpaceDE w:val="0"/>
              <w:autoSpaceDN w:val="0"/>
              <w:adjustRightInd w:val="0"/>
              <w:spacing w:after="0" w:line="240" w:lineRule="auto"/>
              <w:rPr>
                <w:rFonts w:ascii="Times New Roman" w:hAnsi="Times New Roman" w:cs="Times New Roman"/>
                <w:sz w:val="24"/>
                <w:szCs w:val="24"/>
              </w:rPr>
            </w:pPr>
          </w:p>
        </w:tc>
        <w:tc>
          <w:tcPr>
            <w:tcW w:w="1086" w:type="dxa"/>
            <w:tcBorders>
              <w:top w:val="nil"/>
              <w:bottom w:val="single" w:sz="16" w:space="0" w:color="000000"/>
            </w:tcBorders>
            <w:shd w:val="clear" w:color="auto" w:fill="FFFFFF"/>
          </w:tcPr>
          <w:p w:rsidR="00790AB2" w:rsidRPr="0046182B" w:rsidRDefault="00790AB2" w:rsidP="002513BC">
            <w:pPr>
              <w:autoSpaceDE w:val="0"/>
              <w:autoSpaceDN w:val="0"/>
              <w:adjustRightInd w:val="0"/>
              <w:spacing w:after="0" w:line="240" w:lineRule="auto"/>
              <w:rPr>
                <w:rFonts w:ascii="Times New Roman" w:hAnsi="Times New Roman" w:cs="Times New Roman"/>
                <w:sz w:val="24"/>
                <w:szCs w:val="24"/>
              </w:rPr>
            </w:pPr>
          </w:p>
        </w:tc>
        <w:tc>
          <w:tcPr>
            <w:tcW w:w="1009" w:type="dxa"/>
            <w:tcBorders>
              <w:top w:val="nil"/>
              <w:bottom w:val="single" w:sz="16" w:space="0" w:color="000000"/>
            </w:tcBorders>
            <w:shd w:val="clear" w:color="auto" w:fill="FFFFFF"/>
          </w:tcPr>
          <w:p w:rsidR="00790AB2" w:rsidRPr="0046182B" w:rsidRDefault="00790AB2" w:rsidP="002513BC">
            <w:pPr>
              <w:autoSpaceDE w:val="0"/>
              <w:autoSpaceDN w:val="0"/>
              <w:adjustRightInd w:val="0"/>
              <w:spacing w:after="0" w:line="240" w:lineRule="auto"/>
              <w:rPr>
                <w:rFonts w:ascii="Times New Roman" w:hAnsi="Times New Roman" w:cs="Times New Roman"/>
                <w:sz w:val="24"/>
                <w:szCs w:val="24"/>
              </w:rPr>
            </w:pPr>
          </w:p>
        </w:tc>
        <w:tc>
          <w:tcPr>
            <w:tcW w:w="1423" w:type="dxa"/>
            <w:tcBorders>
              <w:top w:val="nil"/>
              <w:bottom w:val="single" w:sz="16" w:space="0" w:color="000000"/>
              <w:right w:val="single" w:sz="16" w:space="0" w:color="000000"/>
            </w:tcBorders>
            <w:shd w:val="clear" w:color="auto" w:fill="FFFFFF"/>
          </w:tcPr>
          <w:p w:rsidR="00790AB2" w:rsidRPr="0046182B" w:rsidRDefault="00790AB2" w:rsidP="002513BC">
            <w:pPr>
              <w:autoSpaceDE w:val="0"/>
              <w:autoSpaceDN w:val="0"/>
              <w:adjustRightInd w:val="0"/>
              <w:spacing w:after="0" w:line="240" w:lineRule="auto"/>
              <w:rPr>
                <w:rFonts w:ascii="Times New Roman" w:hAnsi="Times New Roman" w:cs="Times New Roman"/>
                <w:sz w:val="24"/>
                <w:szCs w:val="24"/>
              </w:rPr>
            </w:pPr>
          </w:p>
        </w:tc>
      </w:tr>
    </w:tbl>
    <w:p w:rsidR="00790AB2" w:rsidRDefault="00790AB2" w:rsidP="00790AB2">
      <w:pPr>
        <w:pStyle w:val="Caption"/>
      </w:pPr>
    </w:p>
    <w:p w:rsidR="00790AB2" w:rsidRDefault="00790AB2" w:rsidP="00790AB2">
      <w:pPr>
        <w:spacing w:line="360" w:lineRule="auto"/>
        <w:jc w:val="both"/>
        <w:rPr>
          <w:rFonts w:ascii="Times New Roman" w:hAnsi="Times New Roman" w:cs="Times New Roman"/>
          <w:sz w:val="24"/>
          <w:szCs w:val="24"/>
        </w:rPr>
      </w:pPr>
      <w:r w:rsidRPr="006B08CC">
        <w:rPr>
          <w:rFonts w:ascii="Times New Roman" w:hAnsi="Times New Roman" w:cs="Times New Roman"/>
          <w:sz w:val="24"/>
          <w:szCs w:val="24"/>
        </w:rPr>
        <w:t>According to the table</w:t>
      </w:r>
      <w:r>
        <w:rPr>
          <w:rFonts w:ascii="Times New Roman" w:hAnsi="Times New Roman" w:cs="Times New Roman"/>
          <w:sz w:val="24"/>
          <w:szCs w:val="24"/>
        </w:rPr>
        <w:t xml:space="preserve"> 4.12</w:t>
      </w:r>
      <w:r w:rsidRPr="006B08CC">
        <w:rPr>
          <w:rFonts w:ascii="Times New Roman" w:hAnsi="Times New Roman" w:cs="Times New Roman"/>
          <w:sz w:val="24"/>
          <w:szCs w:val="24"/>
        </w:rPr>
        <w:t xml:space="preserve"> it is evident that</w:t>
      </w:r>
      <w:r>
        <w:rPr>
          <w:rFonts w:ascii="Times New Roman" w:hAnsi="Times New Roman" w:cs="Times New Roman"/>
          <w:sz w:val="24"/>
          <w:szCs w:val="24"/>
        </w:rPr>
        <w:t xml:space="preserve"> “Travel time” and “Environmental friendly” are the most highly agreed factors when selecting the cycle super highway which have the means 4.66 and 4.54 respectively. Third and fourth highly agreed factors are the “fuel cost” and “time period of the day” which have the means of 4.33 and 4.32 respectively.</w:t>
      </w:r>
    </w:p>
    <w:p w:rsidR="00790AB2" w:rsidRDefault="00790AB2" w:rsidP="00790AB2">
      <w:pPr>
        <w:pStyle w:val="Caption"/>
      </w:pPr>
      <w:r>
        <w:br w:type="page"/>
      </w:r>
    </w:p>
    <w:p w:rsidR="00790AB2" w:rsidRDefault="00790AB2" w:rsidP="00790AB2">
      <w:pPr>
        <w:pStyle w:val="Heading2"/>
        <w:rPr>
          <w:rFonts w:ascii="Times New Roman" w:hAnsi="Times New Roman" w:cs="Times New Roman"/>
          <w:b/>
          <w:color w:val="auto"/>
          <w:sz w:val="28"/>
          <w:szCs w:val="28"/>
        </w:rPr>
      </w:pPr>
      <w:bookmarkStart w:id="130" w:name="_Toc533053776"/>
      <w:r w:rsidRPr="00790AB2">
        <w:rPr>
          <w:rFonts w:ascii="Times New Roman" w:hAnsi="Times New Roman" w:cs="Times New Roman"/>
          <w:b/>
          <w:color w:val="auto"/>
          <w:sz w:val="28"/>
          <w:szCs w:val="28"/>
        </w:rPr>
        <w:t>Reliability Analysis</w:t>
      </w:r>
      <w:bookmarkEnd w:id="130"/>
    </w:p>
    <w:p w:rsidR="00790AB2" w:rsidRPr="00790AB2" w:rsidRDefault="00790AB2" w:rsidP="00790AB2"/>
    <w:p w:rsidR="00790AB2" w:rsidRDefault="00790AB2" w:rsidP="00790AB2">
      <w:pPr>
        <w:spacing w:line="360" w:lineRule="auto"/>
        <w:jc w:val="both"/>
        <w:rPr>
          <w:rFonts w:ascii="Times New Roman" w:hAnsi="Times New Roman" w:cs="Times New Roman"/>
          <w:sz w:val="24"/>
          <w:szCs w:val="24"/>
        </w:rPr>
      </w:pPr>
      <w:r>
        <w:rPr>
          <w:rFonts w:ascii="Times New Roman" w:hAnsi="Times New Roman" w:cs="Times New Roman"/>
          <w:sz w:val="24"/>
          <w:szCs w:val="24"/>
        </w:rPr>
        <w:t>Reliability analysis allows the researcher to study the properties of measurements and scales and the items that compose scales. Reliability analysis calculates number of commonly used individual items in the scale. Cronbach’s Alpha value is widely spread convenient statistical technique or tool to measure the internal consistency (reliability) of a psychometric test. If the Crobach’s Alpha is higher than 0.7 it is in an acceptable level.</w:t>
      </w:r>
    </w:p>
    <w:p w:rsidR="00E3723B" w:rsidRPr="00E3723B" w:rsidRDefault="002513BC" w:rsidP="002513BC">
      <w:pPr>
        <w:pStyle w:val="Heading3"/>
        <w:rPr>
          <w:rFonts w:ascii="Times New Roman" w:hAnsi="Times New Roman" w:cs="Times New Roman"/>
          <w:b/>
          <w:sz w:val="28"/>
          <w:szCs w:val="28"/>
        </w:rPr>
      </w:pPr>
      <w:bookmarkStart w:id="131" w:name="_Toc533053777"/>
      <w:r w:rsidRPr="002513BC">
        <w:rPr>
          <w:rFonts w:ascii="Times New Roman" w:hAnsi="Times New Roman" w:cs="Times New Roman"/>
          <w:b/>
          <w:color w:val="auto"/>
          <w:sz w:val="28"/>
          <w:szCs w:val="28"/>
        </w:rPr>
        <w:t>Reliability of the Full Data Set</w:t>
      </w:r>
      <w:bookmarkEnd w:id="131"/>
    </w:p>
    <w:p w:rsidR="00E3723B" w:rsidRDefault="00E3723B" w:rsidP="00E3723B"/>
    <w:p w:rsidR="00E3723B" w:rsidRPr="00E3723B" w:rsidRDefault="00E3723B" w:rsidP="00E3723B">
      <w:pPr>
        <w:pStyle w:val="Caption"/>
        <w:rPr>
          <w:i w:val="0"/>
        </w:rPr>
      </w:pPr>
      <w:bookmarkStart w:id="132" w:name="_Toc533005160"/>
      <w:r w:rsidRPr="00E3723B">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13</w:t>
      </w:r>
      <w:r w:rsidR="007C722F">
        <w:rPr>
          <w:rFonts w:ascii="Times New Roman" w:hAnsi="Times New Roman" w:cs="Times New Roman"/>
          <w:i w:val="0"/>
          <w:color w:val="auto"/>
          <w:sz w:val="24"/>
          <w:szCs w:val="24"/>
        </w:rPr>
        <w:fldChar w:fldCharType="end"/>
      </w:r>
      <w:r w:rsidRPr="00E3723B">
        <w:rPr>
          <w:rFonts w:ascii="Times New Roman" w:hAnsi="Times New Roman" w:cs="Times New Roman"/>
          <w:i w:val="0"/>
          <w:color w:val="auto"/>
          <w:sz w:val="24"/>
          <w:szCs w:val="24"/>
        </w:rPr>
        <w:t>:</w:t>
      </w:r>
      <w:r w:rsidRPr="00E3723B">
        <w:rPr>
          <w:color w:val="auto"/>
        </w:rPr>
        <w:t xml:space="preserve"> </w:t>
      </w:r>
      <w:r w:rsidRPr="002F012F">
        <w:rPr>
          <w:rFonts w:ascii="Times New Roman" w:hAnsi="Times New Roman" w:cs="Times New Roman"/>
          <w:i w:val="0"/>
          <w:color w:val="auto"/>
          <w:sz w:val="24"/>
          <w:szCs w:val="24"/>
        </w:rPr>
        <w:t>Reliability test statistics</w:t>
      </w:r>
      <w:r>
        <w:rPr>
          <w:rFonts w:ascii="Times New Roman" w:hAnsi="Times New Roman" w:cs="Times New Roman"/>
          <w:i w:val="0"/>
          <w:color w:val="auto"/>
          <w:sz w:val="24"/>
          <w:szCs w:val="24"/>
        </w:rPr>
        <w:t xml:space="preserve"> of full data set</w:t>
      </w:r>
      <w:bookmarkEnd w:id="132"/>
    </w:p>
    <w:tbl>
      <w:tblPr>
        <w:tblW w:w="40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97"/>
        <w:gridCol w:w="1770"/>
      </w:tblGrid>
      <w:tr w:rsidR="00E3723B" w:rsidRPr="0073374D" w:rsidTr="006804DC">
        <w:trPr>
          <w:cantSplit/>
          <w:trHeight w:val="465"/>
          <w:jc w:val="center"/>
        </w:trPr>
        <w:tc>
          <w:tcPr>
            <w:tcW w:w="4067" w:type="dxa"/>
            <w:gridSpan w:val="2"/>
            <w:tcBorders>
              <w:top w:val="nil"/>
              <w:left w:val="nil"/>
              <w:bottom w:val="nil"/>
              <w:right w:val="nil"/>
            </w:tcBorders>
            <w:shd w:val="clear" w:color="auto" w:fill="FFFFFF"/>
          </w:tcPr>
          <w:p w:rsidR="00E3723B" w:rsidRPr="0073374D" w:rsidRDefault="00E3723B" w:rsidP="006804DC">
            <w:pPr>
              <w:autoSpaceDE w:val="0"/>
              <w:autoSpaceDN w:val="0"/>
              <w:adjustRightInd w:val="0"/>
              <w:spacing w:after="0" w:line="320" w:lineRule="atLeast"/>
              <w:rPr>
                <w:rFonts w:ascii="Times New Roman" w:hAnsi="Times New Roman" w:cs="Times New Roman"/>
                <w:color w:val="000000"/>
                <w:sz w:val="24"/>
                <w:szCs w:val="24"/>
              </w:rPr>
            </w:pPr>
          </w:p>
        </w:tc>
      </w:tr>
      <w:tr w:rsidR="00E3723B" w:rsidRPr="0073374D" w:rsidTr="006804DC">
        <w:trPr>
          <w:cantSplit/>
          <w:trHeight w:val="931"/>
          <w:jc w:val="center"/>
        </w:trPr>
        <w:tc>
          <w:tcPr>
            <w:tcW w:w="2297" w:type="dxa"/>
            <w:tcBorders>
              <w:top w:val="single" w:sz="16" w:space="0" w:color="000000"/>
              <w:left w:val="single" w:sz="16" w:space="0" w:color="000000"/>
              <w:bottom w:val="single" w:sz="16" w:space="0" w:color="000000"/>
            </w:tcBorders>
            <w:shd w:val="clear" w:color="auto" w:fill="FFFFFF"/>
          </w:tcPr>
          <w:p w:rsidR="00E3723B" w:rsidRPr="0073374D" w:rsidRDefault="00E3723B"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73374D">
              <w:rPr>
                <w:rFonts w:ascii="Times New Roman" w:hAnsi="Times New Roman" w:cs="Times New Roman"/>
                <w:color w:val="000000"/>
                <w:sz w:val="24"/>
                <w:szCs w:val="24"/>
              </w:rPr>
              <w:t>Cronbach's Alpha</w:t>
            </w:r>
          </w:p>
        </w:tc>
        <w:tc>
          <w:tcPr>
            <w:tcW w:w="1770" w:type="dxa"/>
            <w:tcBorders>
              <w:top w:val="single" w:sz="16" w:space="0" w:color="000000"/>
              <w:bottom w:val="single" w:sz="16" w:space="0" w:color="000000"/>
              <w:right w:val="single" w:sz="16" w:space="0" w:color="000000"/>
            </w:tcBorders>
            <w:shd w:val="clear" w:color="auto" w:fill="FFFFFF"/>
          </w:tcPr>
          <w:p w:rsidR="00E3723B" w:rsidRPr="0073374D" w:rsidRDefault="00E3723B"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73374D">
              <w:rPr>
                <w:rFonts w:ascii="Times New Roman" w:hAnsi="Times New Roman" w:cs="Times New Roman"/>
                <w:color w:val="000000"/>
                <w:sz w:val="24"/>
                <w:szCs w:val="24"/>
              </w:rPr>
              <w:t>N of Items</w:t>
            </w:r>
          </w:p>
        </w:tc>
      </w:tr>
      <w:tr w:rsidR="00E3723B" w:rsidRPr="0073374D" w:rsidTr="006804DC">
        <w:trPr>
          <w:cantSplit/>
          <w:trHeight w:val="443"/>
          <w:jc w:val="center"/>
        </w:trPr>
        <w:tc>
          <w:tcPr>
            <w:tcW w:w="2297" w:type="dxa"/>
            <w:tcBorders>
              <w:top w:val="single" w:sz="16" w:space="0" w:color="000000"/>
              <w:left w:val="single" w:sz="16" w:space="0" w:color="000000"/>
              <w:bottom w:val="single" w:sz="16" w:space="0" w:color="000000"/>
            </w:tcBorders>
            <w:shd w:val="clear" w:color="auto" w:fill="FFFFFF"/>
            <w:vAlign w:val="center"/>
          </w:tcPr>
          <w:p w:rsidR="00E3723B" w:rsidRPr="0073374D" w:rsidRDefault="00E3723B" w:rsidP="006804DC">
            <w:pPr>
              <w:autoSpaceDE w:val="0"/>
              <w:autoSpaceDN w:val="0"/>
              <w:adjustRightInd w:val="0"/>
              <w:spacing w:after="0" w:line="320" w:lineRule="atLeast"/>
              <w:jc w:val="right"/>
              <w:rPr>
                <w:rFonts w:ascii="Times New Roman" w:hAnsi="Times New Roman" w:cs="Times New Roman"/>
                <w:color w:val="000000"/>
                <w:sz w:val="24"/>
                <w:szCs w:val="24"/>
              </w:rPr>
            </w:pPr>
            <w:r w:rsidRPr="0073374D">
              <w:rPr>
                <w:rFonts w:ascii="Times New Roman" w:hAnsi="Times New Roman" w:cs="Times New Roman"/>
                <w:color w:val="000000"/>
                <w:sz w:val="24"/>
                <w:szCs w:val="24"/>
              </w:rPr>
              <w:t>.795</w:t>
            </w:r>
          </w:p>
        </w:tc>
        <w:tc>
          <w:tcPr>
            <w:tcW w:w="1770" w:type="dxa"/>
            <w:tcBorders>
              <w:top w:val="single" w:sz="16" w:space="0" w:color="000000"/>
              <w:bottom w:val="single" w:sz="16" w:space="0" w:color="000000"/>
              <w:right w:val="single" w:sz="16" w:space="0" w:color="000000"/>
            </w:tcBorders>
            <w:shd w:val="clear" w:color="auto" w:fill="FFFFFF"/>
            <w:vAlign w:val="center"/>
          </w:tcPr>
          <w:p w:rsidR="00E3723B" w:rsidRPr="0073374D" w:rsidRDefault="00E3723B" w:rsidP="006804DC">
            <w:pPr>
              <w:autoSpaceDE w:val="0"/>
              <w:autoSpaceDN w:val="0"/>
              <w:adjustRightInd w:val="0"/>
              <w:spacing w:after="0" w:line="320" w:lineRule="atLeast"/>
              <w:jc w:val="right"/>
              <w:rPr>
                <w:rFonts w:ascii="Times New Roman" w:hAnsi="Times New Roman" w:cs="Times New Roman"/>
                <w:color w:val="000000"/>
                <w:sz w:val="24"/>
                <w:szCs w:val="24"/>
              </w:rPr>
            </w:pPr>
            <w:r w:rsidRPr="0073374D">
              <w:rPr>
                <w:rFonts w:ascii="Times New Roman" w:hAnsi="Times New Roman" w:cs="Times New Roman"/>
                <w:color w:val="000000"/>
                <w:sz w:val="24"/>
                <w:szCs w:val="24"/>
              </w:rPr>
              <w:t>72</w:t>
            </w:r>
          </w:p>
        </w:tc>
      </w:tr>
    </w:tbl>
    <w:p w:rsidR="00E3723B" w:rsidRDefault="00E3723B" w:rsidP="00E3723B">
      <w:pPr>
        <w:spacing w:line="360" w:lineRule="auto"/>
        <w:jc w:val="both"/>
        <w:rPr>
          <w:rFonts w:ascii="Times New Roman" w:hAnsi="Times New Roman" w:cs="Times New Roman"/>
          <w:sz w:val="24"/>
          <w:szCs w:val="24"/>
        </w:rPr>
      </w:pPr>
    </w:p>
    <w:p w:rsidR="00E3723B" w:rsidRPr="009C5E6F"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table 4.13 the value of Cronbach’s Alpha is 0.795. This value is within the satisfactory Crobach’s Alpha value. Therefore the reliability of the variables is in the acceptable level therefore the data set can be accepted.</w:t>
      </w:r>
    </w:p>
    <w:p w:rsidR="00E3723B" w:rsidRPr="00E3723B" w:rsidRDefault="00E3723B" w:rsidP="00E3723B">
      <w:pPr>
        <w:pStyle w:val="Heading2"/>
        <w:rPr>
          <w:rFonts w:ascii="Times New Roman" w:hAnsi="Times New Roman" w:cs="Times New Roman"/>
          <w:b/>
          <w:sz w:val="28"/>
          <w:szCs w:val="28"/>
        </w:rPr>
      </w:pPr>
      <w:bookmarkStart w:id="133" w:name="_Toc533053778"/>
      <w:r w:rsidRPr="00E3723B">
        <w:rPr>
          <w:rFonts w:ascii="Times New Roman" w:hAnsi="Times New Roman" w:cs="Times New Roman"/>
          <w:b/>
          <w:color w:val="auto"/>
          <w:sz w:val="28"/>
          <w:szCs w:val="28"/>
        </w:rPr>
        <w:t>Factor Analysis</w:t>
      </w:r>
      <w:bookmarkEnd w:id="133"/>
    </w:p>
    <w:p w:rsidR="00E3723B" w:rsidRDefault="00E3723B" w:rsidP="00E3723B"/>
    <w:p w:rsidR="00E3723B" w:rsidRPr="0073374D"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factor analysis will be used to analyze the factors that affect the customer of cycle super highway in Colombo city. The main purpose of the factor analysis are data reduction and the classification of variables into few factors or variables. Usually factor analysis is carried out when there are number of variables. Then by factor analysis the variables which are having similar characteristics will be grouped into a one factor. Then there will be small number of factors out of large number of variables which can be used to explain the observed variance in the large number of variance. </w:t>
      </w:r>
    </w:p>
    <w:p w:rsidR="00E3723B" w:rsidRDefault="00E3723B" w:rsidP="00E3723B"/>
    <w:p w:rsidR="00E3723B" w:rsidRPr="00E3723B" w:rsidRDefault="00E3723B" w:rsidP="00E3723B"/>
    <w:p w:rsidR="00E3723B" w:rsidRPr="00E3723B" w:rsidRDefault="00E3723B" w:rsidP="00E3723B">
      <w:pPr>
        <w:pStyle w:val="Heading3"/>
        <w:rPr>
          <w:rFonts w:ascii="Times New Roman" w:hAnsi="Times New Roman" w:cs="Times New Roman"/>
          <w:b/>
          <w:color w:val="auto"/>
          <w:sz w:val="28"/>
          <w:szCs w:val="28"/>
        </w:rPr>
      </w:pPr>
      <w:bookmarkStart w:id="134" w:name="_Toc533053779"/>
      <w:r w:rsidRPr="00E3723B">
        <w:rPr>
          <w:rFonts w:ascii="Times New Roman" w:hAnsi="Times New Roman" w:cs="Times New Roman"/>
          <w:b/>
          <w:color w:val="auto"/>
          <w:sz w:val="28"/>
          <w:szCs w:val="28"/>
        </w:rPr>
        <w:t>KMO and Bartlett’s Test</w:t>
      </w:r>
      <w:bookmarkEnd w:id="134"/>
    </w:p>
    <w:p w:rsidR="00E3723B" w:rsidRDefault="00E3723B" w:rsidP="00E3723B">
      <w:pPr>
        <w:pStyle w:val="Caption"/>
      </w:pPr>
    </w:p>
    <w:p w:rsidR="00E3723B" w:rsidRDefault="00E3723B" w:rsidP="00E3723B">
      <w:pPr>
        <w:pStyle w:val="Caption"/>
      </w:pPr>
      <w:bookmarkStart w:id="135" w:name="_Toc533005161"/>
      <w:r w:rsidRPr="00E3723B">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14</w:t>
      </w:r>
      <w:r w:rsidR="007C722F">
        <w:rPr>
          <w:rFonts w:ascii="Times New Roman" w:hAnsi="Times New Roman" w:cs="Times New Roman"/>
          <w:i w:val="0"/>
          <w:color w:val="auto"/>
          <w:sz w:val="24"/>
          <w:szCs w:val="24"/>
        </w:rPr>
        <w:fldChar w:fldCharType="end"/>
      </w:r>
      <w:r w:rsidRPr="00E3723B">
        <w:rPr>
          <w:rFonts w:ascii="Times New Roman" w:hAnsi="Times New Roman" w:cs="Times New Roman"/>
          <w:i w:val="0"/>
          <w:color w:val="auto"/>
          <w:sz w:val="24"/>
          <w:szCs w:val="24"/>
        </w:rPr>
        <w:t>:</w:t>
      </w:r>
      <w:r w:rsidRPr="00E3723B">
        <w:rPr>
          <w:color w:val="auto"/>
        </w:rPr>
        <w:t xml:space="preserve"> </w:t>
      </w:r>
      <w:r w:rsidRPr="002F012F">
        <w:rPr>
          <w:rFonts w:ascii="Times New Roman" w:hAnsi="Times New Roman" w:cs="Times New Roman"/>
          <w:i w:val="0"/>
          <w:color w:val="auto"/>
          <w:sz w:val="24"/>
          <w:szCs w:val="24"/>
        </w:rPr>
        <w:t>Kaiser – Meyer – Olkin and Bartlett’s Test</w:t>
      </w:r>
      <w:bookmarkEnd w:id="135"/>
      <w:r w:rsidRPr="00E3723B">
        <w:t xml:space="preserve"> </w:t>
      </w:r>
    </w:p>
    <w:tbl>
      <w:tblPr>
        <w:tblStyle w:val="TableGrid"/>
        <w:tblW w:w="7537" w:type="dxa"/>
        <w:tblLayout w:type="fixed"/>
        <w:tblLook w:val="0000" w:firstRow="0" w:lastRow="0" w:firstColumn="0" w:lastColumn="0" w:noHBand="0" w:noVBand="0"/>
      </w:tblPr>
      <w:tblGrid>
        <w:gridCol w:w="3165"/>
        <w:gridCol w:w="2988"/>
        <w:gridCol w:w="1384"/>
      </w:tblGrid>
      <w:tr w:rsidR="00E3723B" w:rsidRPr="009D7B33" w:rsidTr="006804DC">
        <w:trPr>
          <w:trHeight w:val="462"/>
        </w:trPr>
        <w:tc>
          <w:tcPr>
            <w:tcW w:w="7537" w:type="dxa"/>
            <w:gridSpan w:val="3"/>
          </w:tcPr>
          <w:p w:rsidR="00E3723B" w:rsidRPr="009D7B33" w:rsidRDefault="00E3723B" w:rsidP="006804DC">
            <w:pPr>
              <w:autoSpaceDE w:val="0"/>
              <w:autoSpaceDN w:val="0"/>
              <w:adjustRightInd w:val="0"/>
              <w:spacing w:line="320" w:lineRule="atLeast"/>
              <w:jc w:val="center"/>
              <w:rPr>
                <w:rFonts w:ascii="Times New Roman" w:hAnsi="Times New Roman" w:cs="Times New Roman"/>
                <w:color w:val="000000"/>
                <w:sz w:val="24"/>
                <w:szCs w:val="24"/>
              </w:rPr>
            </w:pPr>
            <w:r w:rsidRPr="009D7B33">
              <w:rPr>
                <w:rFonts w:ascii="Times New Roman" w:hAnsi="Times New Roman" w:cs="Times New Roman"/>
                <w:b/>
                <w:bCs/>
                <w:color w:val="000000"/>
                <w:sz w:val="24"/>
                <w:szCs w:val="24"/>
              </w:rPr>
              <w:t>KMO and Bartlett's Test</w:t>
            </w:r>
          </w:p>
        </w:tc>
      </w:tr>
      <w:tr w:rsidR="00E3723B" w:rsidRPr="009D7B33" w:rsidTr="006804DC">
        <w:trPr>
          <w:trHeight w:val="462"/>
        </w:trPr>
        <w:tc>
          <w:tcPr>
            <w:tcW w:w="6153" w:type="dxa"/>
            <w:gridSpan w:val="2"/>
          </w:tcPr>
          <w:p w:rsidR="00E3723B" w:rsidRPr="009D7B33" w:rsidRDefault="00E3723B" w:rsidP="006804DC">
            <w:pPr>
              <w:autoSpaceDE w:val="0"/>
              <w:autoSpaceDN w:val="0"/>
              <w:adjustRightInd w:val="0"/>
              <w:spacing w:line="320" w:lineRule="atLeast"/>
              <w:rPr>
                <w:rFonts w:ascii="Times New Roman" w:hAnsi="Times New Roman" w:cs="Times New Roman"/>
                <w:color w:val="000000"/>
                <w:sz w:val="24"/>
                <w:szCs w:val="24"/>
              </w:rPr>
            </w:pPr>
            <w:r w:rsidRPr="009D7B33">
              <w:rPr>
                <w:rFonts w:ascii="Times New Roman" w:hAnsi="Times New Roman" w:cs="Times New Roman"/>
                <w:color w:val="000000"/>
                <w:sz w:val="24"/>
                <w:szCs w:val="24"/>
              </w:rPr>
              <w:t>Kaiser-Meyer-Olkin Measure of Sampling Adequacy.</w:t>
            </w:r>
          </w:p>
        </w:tc>
        <w:tc>
          <w:tcPr>
            <w:tcW w:w="1383" w:type="dxa"/>
          </w:tcPr>
          <w:p w:rsidR="00E3723B" w:rsidRPr="009D7B33" w:rsidRDefault="00E3723B" w:rsidP="006804DC">
            <w:pPr>
              <w:autoSpaceDE w:val="0"/>
              <w:autoSpaceDN w:val="0"/>
              <w:adjustRightInd w:val="0"/>
              <w:spacing w:line="320" w:lineRule="atLeast"/>
              <w:jc w:val="right"/>
              <w:rPr>
                <w:rFonts w:ascii="Times New Roman" w:hAnsi="Times New Roman" w:cs="Times New Roman"/>
                <w:color w:val="000000"/>
                <w:sz w:val="24"/>
                <w:szCs w:val="24"/>
              </w:rPr>
            </w:pPr>
            <w:r w:rsidRPr="009D7B33">
              <w:rPr>
                <w:rFonts w:ascii="Times New Roman" w:hAnsi="Times New Roman" w:cs="Times New Roman"/>
                <w:color w:val="000000"/>
                <w:sz w:val="24"/>
                <w:szCs w:val="24"/>
              </w:rPr>
              <w:t>.835</w:t>
            </w:r>
          </w:p>
        </w:tc>
      </w:tr>
      <w:tr w:rsidR="00E3723B" w:rsidRPr="009D7B33" w:rsidTr="006804DC">
        <w:trPr>
          <w:trHeight w:val="485"/>
        </w:trPr>
        <w:tc>
          <w:tcPr>
            <w:tcW w:w="3165" w:type="dxa"/>
            <w:vMerge w:val="restart"/>
          </w:tcPr>
          <w:p w:rsidR="00E3723B" w:rsidRPr="009D7B33" w:rsidRDefault="00E3723B" w:rsidP="006804DC">
            <w:pPr>
              <w:autoSpaceDE w:val="0"/>
              <w:autoSpaceDN w:val="0"/>
              <w:adjustRightInd w:val="0"/>
              <w:spacing w:line="320" w:lineRule="atLeast"/>
              <w:rPr>
                <w:rFonts w:ascii="Times New Roman" w:hAnsi="Times New Roman" w:cs="Times New Roman"/>
                <w:color w:val="000000"/>
                <w:sz w:val="24"/>
                <w:szCs w:val="24"/>
              </w:rPr>
            </w:pPr>
            <w:r w:rsidRPr="009D7B33">
              <w:rPr>
                <w:rFonts w:ascii="Times New Roman" w:hAnsi="Times New Roman" w:cs="Times New Roman"/>
                <w:color w:val="000000"/>
                <w:sz w:val="24"/>
                <w:szCs w:val="24"/>
              </w:rPr>
              <w:t>Bartlett's Test of Sphericity</w:t>
            </w:r>
          </w:p>
        </w:tc>
        <w:tc>
          <w:tcPr>
            <w:tcW w:w="2987" w:type="dxa"/>
          </w:tcPr>
          <w:p w:rsidR="00E3723B" w:rsidRPr="009D7B33" w:rsidRDefault="00E3723B" w:rsidP="006804DC">
            <w:pPr>
              <w:autoSpaceDE w:val="0"/>
              <w:autoSpaceDN w:val="0"/>
              <w:adjustRightInd w:val="0"/>
              <w:spacing w:line="320" w:lineRule="atLeast"/>
              <w:rPr>
                <w:rFonts w:ascii="Times New Roman" w:hAnsi="Times New Roman" w:cs="Times New Roman"/>
                <w:color w:val="000000"/>
                <w:sz w:val="24"/>
                <w:szCs w:val="24"/>
              </w:rPr>
            </w:pPr>
            <w:r w:rsidRPr="009D7B33">
              <w:rPr>
                <w:rFonts w:ascii="Times New Roman" w:hAnsi="Times New Roman" w:cs="Times New Roman"/>
                <w:color w:val="000000"/>
                <w:sz w:val="24"/>
                <w:szCs w:val="24"/>
              </w:rPr>
              <w:t>Approx. Chi-Square</w:t>
            </w:r>
          </w:p>
        </w:tc>
        <w:tc>
          <w:tcPr>
            <w:tcW w:w="1383" w:type="dxa"/>
          </w:tcPr>
          <w:p w:rsidR="00E3723B" w:rsidRPr="009D7B33" w:rsidRDefault="00E3723B" w:rsidP="006804DC">
            <w:pPr>
              <w:autoSpaceDE w:val="0"/>
              <w:autoSpaceDN w:val="0"/>
              <w:adjustRightInd w:val="0"/>
              <w:spacing w:line="320" w:lineRule="atLeast"/>
              <w:jc w:val="right"/>
              <w:rPr>
                <w:rFonts w:ascii="Times New Roman" w:hAnsi="Times New Roman" w:cs="Times New Roman"/>
                <w:color w:val="000000"/>
                <w:sz w:val="24"/>
                <w:szCs w:val="24"/>
              </w:rPr>
            </w:pPr>
            <w:r w:rsidRPr="009D7B33">
              <w:rPr>
                <w:rFonts w:ascii="Times New Roman" w:hAnsi="Times New Roman" w:cs="Times New Roman"/>
                <w:color w:val="000000"/>
                <w:sz w:val="24"/>
                <w:szCs w:val="24"/>
              </w:rPr>
              <w:t>2889.045</w:t>
            </w:r>
          </w:p>
        </w:tc>
      </w:tr>
      <w:tr w:rsidR="00E3723B" w:rsidRPr="009D7B33" w:rsidTr="006804DC">
        <w:trPr>
          <w:trHeight w:val="529"/>
        </w:trPr>
        <w:tc>
          <w:tcPr>
            <w:tcW w:w="3165" w:type="dxa"/>
            <w:vMerge/>
          </w:tcPr>
          <w:p w:rsidR="00E3723B" w:rsidRPr="009D7B33" w:rsidRDefault="00E3723B" w:rsidP="006804DC">
            <w:pPr>
              <w:autoSpaceDE w:val="0"/>
              <w:autoSpaceDN w:val="0"/>
              <w:adjustRightInd w:val="0"/>
              <w:rPr>
                <w:rFonts w:ascii="Times New Roman" w:hAnsi="Times New Roman" w:cs="Times New Roman"/>
                <w:color w:val="000000"/>
                <w:sz w:val="24"/>
                <w:szCs w:val="24"/>
              </w:rPr>
            </w:pPr>
          </w:p>
        </w:tc>
        <w:tc>
          <w:tcPr>
            <w:tcW w:w="2987" w:type="dxa"/>
          </w:tcPr>
          <w:p w:rsidR="00E3723B" w:rsidRPr="009D7B33" w:rsidRDefault="00E3723B" w:rsidP="006804DC">
            <w:pPr>
              <w:autoSpaceDE w:val="0"/>
              <w:autoSpaceDN w:val="0"/>
              <w:adjustRightInd w:val="0"/>
              <w:spacing w:line="320" w:lineRule="atLeast"/>
              <w:rPr>
                <w:rFonts w:ascii="Times New Roman" w:hAnsi="Times New Roman" w:cs="Times New Roman"/>
                <w:color w:val="000000"/>
                <w:sz w:val="24"/>
                <w:szCs w:val="24"/>
              </w:rPr>
            </w:pPr>
            <w:r w:rsidRPr="009D7B33">
              <w:rPr>
                <w:rFonts w:ascii="Times New Roman" w:hAnsi="Times New Roman" w:cs="Times New Roman"/>
                <w:color w:val="000000"/>
                <w:sz w:val="24"/>
                <w:szCs w:val="24"/>
              </w:rPr>
              <w:t>df</w:t>
            </w:r>
          </w:p>
        </w:tc>
        <w:tc>
          <w:tcPr>
            <w:tcW w:w="1383" w:type="dxa"/>
          </w:tcPr>
          <w:p w:rsidR="00E3723B" w:rsidRPr="009D7B33" w:rsidRDefault="00E3723B" w:rsidP="006804DC">
            <w:pPr>
              <w:autoSpaceDE w:val="0"/>
              <w:autoSpaceDN w:val="0"/>
              <w:adjustRightInd w:val="0"/>
              <w:spacing w:line="320" w:lineRule="atLeast"/>
              <w:jc w:val="right"/>
              <w:rPr>
                <w:rFonts w:ascii="Times New Roman" w:hAnsi="Times New Roman" w:cs="Times New Roman"/>
                <w:color w:val="000000"/>
                <w:sz w:val="24"/>
                <w:szCs w:val="24"/>
              </w:rPr>
            </w:pPr>
            <w:r w:rsidRPr="009D7B33">
              <w:rPr>
                <w:rFonts w:ascii="Times New Roman" w:hAnsi="Times New Roman" w:cs="Times New Roman"/>
                <w:color w:val="000000"/>
                <w:sz w:val="24"/>
                <w:szCs w:val="24"/>
              </w:rPr>
              <w:t>300</w:t>
            </w:r>
          </w:p>
        </w:tc>
      </w:tr>
      <w:tr w:rsidR="00E3723B" w:rsidRPr="009D7B33" w:rsidTr="006804DC">
        <w:trPr>
          <w:trHeight w:val="507"/>
        </w:trPr>
        <w:tc>
          <w:tcPr>
            <w:tcW w:w="3165" w:type="dxa"/>
            <w:vMerge/>
          </w:tcPr>
          <w:p w:rsidR="00E3723B" w:rsidRPr="009D7B33" w:rsidRDefault="00E3723B" w:rsidP="006804DC">
            <w:pPr>
              <w:autoSpaceDE w:val="0"/>
              <w:autoSpaceDN w:val="0"/>
              <w:adjustRightInd w:val="0"/>
              <w:rPr>
                <w:rFonts w:ascii="Times New Roman" w:hAnsi="Times New Roman" w:cs="Times New Roman"/>
                <w:color w:val="000000"/>
                <w:sz w:val="24"/>
                <w:szCs w:val="24"/>
              </w:rPr>
            </w:pPr>
          </w:p>
        </w:tc>
        <w:tc>
          <w:tcPr>
            <w:tcW w:w="2987" w:type="dxa"/>
          </w:tcPr>
          <w:p w:rsidR="00E3723B" w:rsidRPr="009D7B33" w:rsidRDefault="00E3723B" w:rsidP="006804DC">
            <w:pPr>
              <w:autoSpaceDE w:val="0"/>
              <w:autoSpaceDN w:val="0"/>
              <w:adjustRightInd w:val="0"/>
              <w:spacing w:line="320" w:lineRule="atLeast"/>
              <w:rPr>
                <w:rFonts w:ascii="Times New Roman" w:hAnsi="Times New Roman" w:cs="Times New Roman"/>
                <w:color w:val="000000"/>
                <w:sz w:val="24"/>
                <w:szCs w:val="24"/>
              </w:rPr>
            </w:pPr>
            <w:r w:rsidRPr="009D7B33">
              <w:rPr>
                <w:rFonts w:ascii="Times New Roman" w:hAnsi="Times New Roman" w:cs="Times New Roman"/>
                <w:color w:val="000000"/>
                <w:sz w:val="24"/>
                <w:szCs w:val="24"/>
              </w:rPr>
              <w:t>Sig.</w:t>
            </w:r>
          </w:p>
        </w:tc>
        <w:tc>
          <w:tcPr>
            <w:tcW w:w="1383" w:type="dxa"/>
          </w:tcPr>
          <w:p w:rsidR="00E3723B" w:rsidRPr="009D7B33" w:rsidRDefault="00E3723B" w:rsidP="006804DC">
            <w:pPr>
              <w:autoSpaceDE w:val="0"/>
              <w:autoSpaceDN w:val="0"/>
              <w:adjustRightInd w:val="0"/>
              <w:spacing w:line="320" w:lineRule="atLeast"/>
              <w:jc w:val="right"/>
              <w:rPr>
                <w:rFonts w:ascii="Times New Roman" w:hAnsi="Times New Roman" w:cs="Times New Roman"/>
                <w:color w:val="000000"/>
                <w:sz w:val="24"/>
                <w:szCs w:val="24"/>
              </w:rPr>
            </w:pPr>
            <w:r w:rsidRPr="009D7B33">
              <w:rPr>
                <w:rFonts w:ascii="Times New Roman" w:hAnsi="Times New Roman" w:cs="Times New Roman"/>
                <w:color w:val="000000"/>
                <w:sz w:val="24"/>
                <w:szCs w:val="24"/>
              </w:rPr>
              <w:t>.000</w:t>
            </w:r>
          </w:p>
        </w:tc>
      </w:tr>
    </w:tbl>
    <w:p w:rsidR="00E3723B" w:rsidRDefault="00E3723B" w:rsidP="00E3723B">
      <w:pPr>
        <w:pStyle w:val="Caption"/>
      </w:pPr>
    </w:p>
    <w:p w:rsidR="00E3723B" w:rsidRDefault="00E3723B" w:rsidP="00E3723B">
      <w:pPr>
        <w:spacing w:line="360" w:lineRule="auto"/>
        <w:jc w:val="both"/>
        <w:rPr>
          <w:rFonts w:ascii="Times New Roman" w:hAnsi="Times New Roman" w:cs="Times New Roman"/>
          <w:sz w:val="24"/>
          <w:szCs w:val="24"/>
        </w:rPr>
      </w:pPr>
      <w:r w:rsidRPr="009D7B33">
        <w:rPr>
          <w:rFonts w:ascii="Times New Roman" w:hAnsi="Times New Roman" w:cs="Times New Roman"/>
          <w:sz w:val="24"/>
          <w:szCs w:val="24"/>
        </w:rPr>
        <w:t>Kaiser-Meyer</w:t>
      </w:r>
      <w:r>
        <w:rPr>
          <w:rFonts w:ascii="Times New Roman" w:hAnsi="Times New Roman" w:cs="Times New Roman"/>
          <w:sz w:val="24"/>
          <w:szCs w:val="24"/>
        </w:rPr>
        <w:t xml:space="preserve">-Oklin (KMO) Measure of Sampling Adequacy and Bartlett’s test is used to measure the relationship among variables. KMO test measure the adequacy of the sample. Since KMO measure is 0.835 it can be conclude that the sample is adequate to carry out the factor analysis. KMO should be greater than 0.5 for a satisfactory factor analysis. </w:t>
      </w:r>
    </w:p>
    <w:p w:rsidR="00E3723B"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The Bartlett’s test is another test which indicate the strength of the relationship among the variables. For the Bartlett’s the following hypothesis can be built.</w:t>
      </w:r>
    </w:p>
    <w:p w:rsidR="00E3723B" w:rsidRDefault="00E3723B" w:rsidP="00E3723B">
      <w:pPr>
        <w:spacing w:line="360" w:lineRule="auto"/>
        <w:jc w:val="both"/>
        <w:rPr>
          <w:rFonts w:ascii="Times New Roman" w:hAnsi="Times New Roman" w:cs="Times New Roman"/>
          <w:sz w:val="24"/>
          <w:szCs w:val="24"/>
        </w:rPr>
      </w:pPr>
    </w:p>
    <w:p w:rsidR="00E3723B"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H0: The correlation matrix is an identity matrix</w:t>
      </w:r>
    </w:p>
    <w:p w:rsidR="00E3723B"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H1: The correlation matrix is not an identity matrix</w:t>
      </w:r>
    </w:p>
    <w:p w:rsidR="00E3723B"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table the value of the Bartlett’s test is 0.000 therefore null hypothesis is rejected. It can be concluded that the correlation matrix is not an identity matrix.</w:t>
      </w:r>
    </w:p>
    <w:p w:rsidR="00E3723B" w:rsidRDefault="00E3723B" w:rsidP="00E3723B">
      <w:pPr>
        <w:spacing w:line="360" w:lineRule="auto"/>
        <w:jc w:val="both"/>
        <w:rPr>
          <w:rFonts w:ascii="Times New Roman" w:hAnsi="Times New Roman" w:cs="Times New Roman"/>
          <w:sz w:val="24"/>
          <w:szCs w:val="24"/>
        </w:rPr>
      </w:pPr>
    </w:p>
    <w:p w:rsidR="00E3723B" w:rsidRDefault="00E3723B" w:rsidP="00E3723B">
      <w:pPr>
        <w:spacing w:line="360" w:lineRule="auto"/>
        <w:jc w:val="both"/>
        <w:rPr>
          <w:rFonts w:ascii="Times New Roman" w:hAnsi="Times New Roman" w:cs="Times New Roman"/>
          <w:sz w:val="24"/>
          <w:szCs w:val="24"/>
        </w:rPr>
      </w:pPr>
    </w:p>
    <w:p w:rsidR="00E3723B" w:rsidRDefault="00E3723B" w:rsidP="00E3723B">
      <w:pPr>
        <w:spacing w:line="360" w:lineRule="auto"/>
        <w:jc w:val="both"/>
        <w:rPr>
          <w:rFonts w:ascii="Times New Roman" w:hAnsi="Times New Roman" w:cs="Times New Roman"/>
          <w:sz w:val="24"/>
          <w:szCs w:val="24"/>
        </w:rPr>
      </w:pPr>
    </w:p>
    <w:p w:rsidR="00E3723B" w:rsidRDefault="00E3723B" w:rsidP="00E3723B">
      <w:pPr>
        <w:spacing w:line="360" w:lineRule="auto"/>
        <w:jc w:val="both"/>
        <w:rPr>
          <w:rFonts w:ascii="Times New Roman" w:hAnsi="Times New Roman" w:cs="Times New Roman"/>
          <w:sz w:val="24"/>
          <w:szCs w:val="24"/>
        </w:rPr>
      </w:pPr>
    </w:p>
    <w:p w:rsidR="00E3723B" w:rsidRDefault="00E3723B" w:rsidP="00E3723B">
      <w:pPr>
        <w:spacing w:line="360" w:lineRule="auto"/>
        <w:jc w:val="both"/>
        <w:rPr>
          <w:rFonts w:ascii="Times New Roman" w:hAnsi="Times New Roman" w:cs="Times New Roman"/>
          <w:sz w:val="24"/>
          <w:szCs w:val="24"/>
        </w:rPr>
      </w:pPr>
    </w:p>
    <w:p w:rsidR="00E3723B" w:rsidRPr="00E3723B" w:rsidRDefault="00E3723B" w:rsidP="00E3723B">
      <w:pPr>
        <w:pStyle w:val="Heading3"/>
        <w:rPr>
          <w:rFonts w:ascii="Times New Roman" w:hAnsi="Times New Roman" w:cs="Times New Roman"/>
          <w:b/>
          <w:sz w:val="28"/>
          <w:szCs w:val="28"/>
        </w:rPr>
      </w:pPr>
      <w:bookmarkStart w:id="136" w:name="_Toc533053780"/>
      <w:r w:rsidRPr="00E3723B">
        <w:rPr>
          <w:rFonts w:ascii="Times New Roman" w:hAnsi="Times New Roman" w:cs="Times New Roman"/>
          <w:b/>
          <w:color w:val="auto"/>
          <w:sz w:val="28"/>
          <w:szCs w:val="28"/>
        </w:rPr>
        <w:t>Communalities</w:t>
      </w:r>
      <w:bookmarkEnd w:id="136"/>
    </w:p>
    <w:p w:rsidR="00E3723B" w:rsidRDefault="00E3723B" w:rsidP="00E3723B">
      <w:pPr>
        <w:pStyle w:val="Caption"/>
      </w:pPr>
    </w:p>
    <w:p w:rsidR="00E3723B" w:rsidRPr="00E3723B" w:rsidRDefault="00E3723B" w:rsidP="00E3723B">
      <w:pPr>
        <w:pStyle w:val="Caption"/>
        <w:rPr>
          <w:rFonts w:ascii="Times New Roman" w:hAnsi="Times New Roman" w:cs="Times New Roman"/>
          <w:i w:val="0"/>
          <w:color w:val="auto"/>
          <w:sz w:val="24"/>
          <w:szCs w:val="24"/>
        </w:rPr>
      </w:pPr>
      <w:bookmarkStart w:id="137" w:name="_Toc533005162"/>
      <w:r w:rsidRPr="00E3723B">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15</w:t>
      </w:r>
      <w:r w:rsidR="007C722F">
        <w:rPr>
          <w:rFonts w:ascii="Times New Roman" w:hAnsi="Times New Roman" w:cs="Times New Roman"/>
          <w:i w:val="0"/>
          <w:color w:val="auto"/>
          <w:sz w:val="24"/>
          <w:szCs w:val="24"/>
        </w:rPr>
        <w:fldChar w:fldCharType="end"/>
      </w:r>
      <w:r w:rsidRPr="00E3723B">
        <w:rPr>
          <w:rFonts w:ascii="Times New Roman" w:hAnsi="Times New Roman" w:cs="Times New Roman"/>
          <w:i w:val="0"/>
          <w:color w:val="auto"/>
          <w:sz w:val="24"/>
          <w:szCs w:val="24"/>
        </w:rPr>
        <w:t xml:space="preserve">: </w:t>
      </w:r>
      <w:r w:rsidRPr="002F012F">
        <w:rPr>
          <w:rFonts w:ascii="Times New Roman" w:hAnsi="Times New Roman" w:cs="Times New Roman"/>
          <w:i w:val="0"/>
          <w:color w:val="auto"/>
          <w:sz w:val="24"/>
          <w:szCs w:val="24"/>
        </w:rPr>
        <w:t>Communalities</w:t>
      </w:r>
      <w:bookmarkEnd w:id="137"/>
    </w:p>
    <w:tbl>
      <w:tblPr>
        <w:tblW w:w="45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8"/>
        <w:gridCol w:w="1009"/>
        <w:gridCol w:w="1086"/>
      </w:tblGrid>
      <w:tr w:rsidR="00E3723B" w:rsidRPr="00BE5AA9" w:rsidTr="006804DC">
        <w:trPr>
          <w:cantSplit/>
        </w:trPr>
        <w:tc>
          <w:tcPr>
            <w:tcW w:w="4543" w:type="dxa"/>
            <w:gridSpan w:val="3"/>
            <w:tcBorders>
              <w:top w:val="nil"/>
              <w:left w:val="nil"/>
              <w:bottom w:val="nil"/>
              <w:right w:val="nil"/>
            </w:tcBorders>
            <w:shd w:val="clear" w:color="auto" w:fill="FFFFFF"/>
          </w:tcPr>
          <w:p w:rsidR="00E3723B" w:rsidRPr="00BE5AA9" w:rsidRDefault="00E3723B" w:rsidP="006804DC">
            <w:pPr>
              <w:tabs>
                <w:tab w:val="left" w:pos="315"/>
              </w:tabs>
              <w:autoSpaceDE w:val="0"/>
              <w:autoSpaceDN w:val="0"/>
              <w:adjustRightInd w:val="0"/>
              <w:spacing w:after="0" w:line="320" w:lineRule="atLeast"/>
              <w:rPr>
                <w:rFonts w:ascii="Arial" w:hAnsi="Arial" w:cs="Arial"/>
                <w:color w:val="000000"/>
                <w:sz w:val="18"/>
                <w:szCs w:val="18"/>
              </w:rPr>
            </w:pPr>
          </w:p>
        </w:tc>
      </w:tr>
      <w:tr w:rsidR="00E3723B" w:rsidRPr="00BE5AA9" w:rsidTr="006804DC">
        <w:trPr>
          <w:cantSplit/>
        </w:trPr>
        <w:tc>
          <w:tcPr>
            <w:tcW w:w="2448" w:type="dxa"/>
            <w:tcBorders>
              <w:top w:val="single" w:sz="16" w:space="0" w:color="000000"/>
              <w:left w:val="single" w:sz="16" w:space="0" w:color="000000"/>
              <w:bottom w:val="single" w:sz="16" w:space="0" w:color="000000"/>
              <w:right w:val="single" w:sz="16" w:space="0" w:color="000000"/>
            </w:tcBorders>
            <w:shd w:val="clear" w:color="auto" w:fill="FFFFFF"/>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p>
        </w:tc>
        <w:tc>
          <w:tcPr>
            <w:tcW w:w="1009" w:type="dxa"/>
            <w:tcBorders>
              <w:top w:val="single" w:sz="16" w:space="0" w:color="000000"/>
              <w:left w:val="single" w:sz="16" w:space="0" w:color="000000"/>
              <w:bottom w:val="single" w:sz="16" w:space="0" w:color="000000"/>
            </w:tcBorders>
            <w:shd w:val="clear" w:color="auto" w:fill="FFFFFF"/>
          </w:tcPr>
          <w:p w:rsidR="00E3723B" w:rsidRPr="00BE5AA9" w:rsidRDefault="00E3723B"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Initial</w:t>
            </w:r>
          </w:p>
        </w:tc>
        <w:tc>
          <w:tcPr>
            <w:tcW w:w="1086" w:type="dxa"/>
            <w:tcBorders>
              <w:top w:val="single" w:sz="16" w:space="0" w:color="000000"/>
              <w:bottom w:val="single" w:sz="16" w:space="0" w:color="000000"/>
              <w:right w:val="single" w:sz="16" w:space="0" w:color="000000"/>
            </w:tcBorders>
            <w:shd w:val="clear" w:color="auto" w:fill="FFFFFF"/>
          </w:tcPr>
          <w:p w:rsidR="00E3723B" w:rsidRPr="00BE5AA9" w:rsidRDefault="00E3723B"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Extraction</w:t>
            </w:r>
          </w:p>
        </w:tc>
      </w:tr>
      <w:tr w:rsidR="00E3723B" w:rsidRPr="00BE5AA9" w:rsidTr="006804DC">
        <w:trPr>
          <w:cantSplit/>
        </w:trPr>
        <w:tc>
          <w:tcPr>
            <w:tcW w:w="2448" w:type="dxa"/>
            <w:tcBorders>
              <w:top w:val="single" w:sz="16" w:space="0" w:color="000000"/>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Environmental friendly</w:t>
            </w:r>
          </w:p>
        </w:tc>
        <w:tc>
          <w:tcPr>
            <w:tcW w:w="1009" w:type="dxa"/>
            <w:tcBorders>
              <w:top w:val="single" w:sz="16" w:space="0" w:color="000000"/>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.816</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Travel time</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.541</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Transportation needs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.678</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Number of times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.577</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Quality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.423</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Reduce congestion</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.713</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Nature of weather</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.503</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Fuel cost</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.616</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Nature of the highway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.551</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An appropriate mechanism</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.369</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Time period of the day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.485</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Providing electric bicycles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.651</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Availability of parking facilities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.791</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Connectivity to public modes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.672</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Days of the week</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.597</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Other's opinions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.580</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Improve health</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.789</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Safety and security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.669</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Other costs</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.522</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Maximum/minimum speed limit</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.517</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Comfortability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.535</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Distance that have to travel</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.586</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Accessibiity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.686</w:t>
            </w:r>
          </w:p>
        </w:tc>
      </w:tr>
      <w:tr w:rsidR="00E3723B" w:rsidRPr="00BE5AA9" w:rsidTr="006804DC">
        <w:trPr>
          <w:cantSplit/>
        </w:trPr>
        <w:tc>
          <w:tcPr>
            <w:tcW w:w="2448" w:type="dxa"/>
            <w:tcBorders>
              <w:top w:val="nil"/>
              <w:left w:val="single" w:sz="16" w:space="0" w:color="000000"/>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Distance of  the highway</w:t>
            </w:r>
          </w:p>
        </w:tc>
        <w:tc>
          <w:tcPr>
            <w:tcW w:w="1009" w:type="dxa"/>
            <w:tcBorders>
              <w:top w:val="nil"/>
              <w:left w:val="single" w:sz="16" w:space="0" w:color="000000"/>
              <w:bottom w:val="nil"/>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nil"/>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.711</w:t>
            </w:r>
          </w:p>
        </w:tc>
      </w:tr>
      <w:tr w:rsidR="00E3723B" w:rsidRPr="00BE5AA9" w:rsidTr="006804DC">
        <w:trPr>
          <w:cantSplit/>
        </w:trPr>
        <w:tc>
          <w:tcPr>
            <w:tcW w:w="2448" w:type="dxa"/>
            <w:tcBorders>
              <w:top w:val="nil"/>
              <w:left w:val="single" w:sz="16" w:space="0" w:color="000000"/>
              <w:bottom w:val="single" w:sz="16" w:space="0" w:color="000000"/>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Image/status derived</w:t>
            </w:r>
          </w:p>
        </w:tc>
        <w:tc>
          <w:tcPr>
            <w:tcW w:w="1009" w:type="dxa"/>
            <w:tcBorders>
              <w:top w:val="nil"/>
              <w:left w:val="single" w:sz="16" w:space="0" w:color="000000"/>
              <w:bottom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1.000</w:t>
            </w:r>
          </w:p>
        </w:tc>
        <w:tc>
          <w:tcPr>
            <w:tcW w:w="1086" w:type="dxa"/>
            <w:tcBorders>
              <w:top w:val="nil"/>
              <w:bottom w:val="single" w:sz="16" w:space="0" w:color="000000"/>
              <w:right w:val="single" w:sz="16" w:space="0" w:color="000000"/>
            </w:tcBorders>
            <w:shd w:val="clear" w:color="auto" w:fill="FFFFFF"/>
            <w:vAlign w:val="center"/>
          </w:tcPr>
          <w:p w:rsidR="00E3723B" w:rsidRPr="00BE5AA9" w:rsidRDefault="00E3723B"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.566</w:t>
            </w:r>
          </w:p>
        </w:tc>
      </w:tr>
      <w:tr w:rsidR="00E3723B" w:rsidRPr="00BE5AA9" w:rsidTr="006804DC">
        <w:trPr>
          <w:cantSplit/>
        </w:trPr>
        <w:tc>
          <w:tcPr>
            <w:tcW w:w="4543" w:type="dxa"/>
            <w:gridSpan w:val="3"/>
            <w:tcBorders>
              <w:top w:val="nil"/>
              <w:left w:val="nil"/>
              <w:bottom w:val="nil"/>
              <w:right w:val="nil"/>
            </w:tcBorders>
            <w:shd w:val="clear" w:color="auto" w:fill="FFFFFF"/>
            <w:vAlign w:val="center"/>
          </w:tcPr>
          <w:p w:rsidR="00E3723B" w:rsidRPr="00BE5AA9" w:rsidRDefault="00E3723B"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Extraction Method: Principal Component Analysis.</w:t>
            </w:r>
          </w:p>
        </w:tc>
      </w:tr>
    </w:tbl>
    <w:p w:rsidR="00E3723B" w:rsidRDefault="00E3723B" w:rsidP="00E3723B"/>
    <w:p w:rsidR="00E3723B" w:rsidRDefault="00E3723B" w:rsidP="00E3723B">
      <w:pPr>
        <w:spacing w:line="360" w:lineRule="auto"/>
        <w:jc w:val="both"/>
        <w:rPr>
          <w:rFonts w:ascii="Times New Roman" w:hAnsi="Times New Roman" w:cs="Times New Roman"/>
          <w:sz w:val="24"/>
          <w:szCs w:val="24"/>
        </w:rPr>
      </w:pPr>
      <w:r>
        <w:rPr>
          <w:rFonts w:ascii="Times New Roman" w:hAnsi="Times New Roman" w:cs="Times New Roman"/>
          <w:sz w:val="24"/>
          <w:szCs w:val="24"/>
        </w:rPr>
        <w:t>Communalities show how much of the variance in the variables has been accounted for, by the extracted factors. According to the table 81.6 % of the variance in “Environmental friendly” is accounted for and 78.9% of the variance in “Improve health” is accounted. Only 36.9% of the variance in “An appropriate mechanism” is accounted here.</w:t>
      </w:r>
    </w:p>
    <w:p w:rsidR="00790AB2" w:rsidRPr="00E3723B" w:rsidRDefault="00790AB2" w:rsidP="00E3723B">
      <w:r w:rsidRPr="00E3723B">
        <w:br w:type="page"/>
      </w:r>
    </w:p>
    <w:p w:rsidR="00790AB2" w:rsidRPr="00897DA9" w:rsidRDefault="00897DA9" w:rsidP="00897DA9">
      <w:pPr>
        <w:pStyle w:val="Heading3"/>
        <w:rPr>
          <w:rFonts w:ascii="Times New Roman" w:hAnsi="Times New Roman" w:cs="Times New Roman"/>
          <w:b/>
          <w:color w:val="auto"/>
          <w:sz w:val="28"/>
          <w:szCs w:val="28"/>
        </w:rPr>
      </w:pPr>
      <w:bookmarkStart w:id="138" w:name="_Toc533053781"/>
      <w:r w:rsidRPr="00897DA9">
        <w:rPr>
          <w:rFonts w:ascii="Times New Roman" w:hAnsi="Times New Roman" w:cs="Times New Roman"/>
          <w:b/>
          <w:color w:val="auto"/>
          <w:sz w:val="28"/>
          <w:szCs w:val="28"/>
        </w:rPr>
        <w:t>Scree Plot</w:t>
      </w:r>
      <w:bookmarkEnd w:id="138"/>
    </w:p>
    <w:p w:rsidR="00897DA9" w:rsidRDefault="00897DA9" w:rsidP="00790AB2">
      <w:r>
        <w:rPr>
          <w:rFonts w:ascii="Times New Roman" w:hAnsi="Times New Roman" w:cs="Times New Roman"/>
          <w:noProof/>
          <w:sz w:val="24"/>
          <w:szCs w:val="24"/>
        </w:rPr>
        <w:drawing>
          <wp:inline distT="0" distB="0" distL="0" distR="0" wp14:anchorId="44DF48EA" wp14:editId="44FD0390">
            <wp:extent cx="6008914" cy="4474845"/>
            <wp:effectExtent l="19050" t="19050" r="1143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5840" r="549"/>
                    <a:stretch/>
                  </pic:blipFill>
                  <pic:spPr bwMode="auto">
                    <a:xfrm>
                      <a:off x="0" y="0"/>
                      <a:ext cx="6013982" cy="44786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97DA9" w:rsidRDefault="00897DA9" w:rsidP="00897DA9">
      <w:pPr>
        <w:pStyle w:val="Caption"/>
        <w:rPr>
          <w:rFonts w:ascii="Times New Roman" w:hAnsi="Times New Roman" w:cs="Times New Roman"/>
          <w:i w:val="0"/>
          <w:color w:val="auto"/>
          <w:sz w:val="24"/>
          <w:szCs w:val="24"/>
        </w:rPr>
      </w:pPr>
      <w:bookmarkStart w:id="139" w:name="_Toc533002264"/>
      <w:r w:rsidRPr="00897DA9">
        <w:rPr>
          <w:rFonts w:ascii="Times New Roman" w:hAnsi="Times New Roman" w:cs="Times New Roman"/>
          <w:i w:val="0"/>
          <w:color w:val="auto"/>
          <w:sz w:val="24"/>
          <w:szCs w:val="24"/>
        </w:rPr>
        <w:t xml:space="preserve">Figure </w:t>
      </w:r>
      <w:r w:rsidRPr="00897DA9">
        <w:rPr>
          <w:rFonts w:ascii="Times New Roman" w:hAnsi="Times New Roman" w:cs="Times New Roman"/>
          <w:i w:val="0"/>
          <w:color w:val="auto"/>
          <w:sz w:val="24"/>
          <w:szCs w:val="24"/>
        </w:rPr>
        <w:fldChar w:fldCharType="begin"/>
      </w:r>
      <w:r w:rsidRPr="00897DA9">
        <w:rPr>
          <w:rFonts w:ascii="Times New Roman" w:hAnsi="Times New Roman" w:cs="Times New Roman"/>
          <w:i w:val="0"/>
          <w:color w:val="auto"/>
          <w:sz w:val="24"/>
          <w:szCs w:val="24"/>
        </w:rPr>
        <w:instrText xml:space="preserve"> STYLEREF 1 \s </w:instrText>
      </w:r>
      <w:r w:rsidRPr="00897DA9">
        <w:rPr>
          <w:rFonts w:ascii="Times New Roman" w:hAnsi="Times New Roman" w:cs="Times New Roman"/>
          <w:i w:val="0"/>
          <w:color w:val="auto"/>
          <w:sz w:val="24"/>
          <w:szCs w:val="24"/>
        </w:rPr>
        <w:fldChar w:fldCharType="separate"/>
      </w:r>
      <w:r w:rsidRPr="00897DA9">
        <w:rPr>
          <w:rFonts w:ascii="Times New Roman" w:hAnsi="Times New Roman" w:cs="Times New Roman"/>
          <w:i w:val="0"/>
          <w:noProof/>
          <w:color w:val="auto"/>
          <w:sz w:val="24"/>
          <w:szCs w:val="24"/>
        </w:rPr>
        <w:t>4</w:t>
      </w:r>
      <w:r w:rsidRPr="00897DA9">
        <w:rPr>
          <w:rFonts w:ascii="Times New Roman" w:hAnsi="Times New Roman" w:cs="Times New Roman"/>
          <w:i w:val="0"/>
          <w:color w:val="auto"/>
          <w:sz w:val="24"/>
          <w:szCs w:val="24"/>
        </w:rPr>
        <w:fldChar w:fldCharType="end"/>
      </w:r>
      <w:r w:rsidRPr="00897DA9">
        <w:rPr>
          <w:rFonts w:ascii="Times New Roman" w:hAnsi="Times New Roman" w:cs="Times New Roman"/>
          <w:i w:val="0"/>
          <w:color w:val="auto"/>
          <w:sz w:val="24"/>
          <w:szCs w:val="24"/>
        </w:rPr>
        <w:t>.</w:t>
      </w:r>
      <w:r w:rsidRPr="00897DA9">
        <w:rPr>
          <w:rFonts w:ascii="Times New Roman" w:hAnsi="Times New Roman" w:cs="Times New Roman"/>
          <w:i w:val="0"/>
          <w:color w:val="auto"/>
          <w:sz w:val="24"/>
          <w:szCs w:val="24"/>
        </w:rPr>
        <w:fldChar w:fldCharType="begin"/>
      </w:r>
      <w:r w:rsidRPr="00897DA9">
        <w:rPr>
          <w:rFonts w:ascii="Times New Roman" w:hAnsi="Times New Roman" w:cs="Times New Roman"/>
          <w:i w:val="0"/>
          <w:color w:val="auto"/>
          <w:sz w:val="24"/>
          <w:szCs w:val="24"/>
        </w:rPr>
        <w:instrText xml:space="preserve"> SEQ Figure \* ARABIC \s 1 </w:instrText>
      </w:r>
      <w:r w:rsidRPr="00897DA9">
        <w:rPr>
          <w:rFonts w:ascii="Times New Roman" w:hAnsi="Times New Roman" w:cs="Times New Roman"/>
          <w:i w:val="0"/>
          <w:color w:val="auto"/>
          <w:sz w:val="24"/>
          <w:szCs w:val="24"/>
        </w:rPr>
        <w:fldChar w:fldCharType="separate"/>
      </w:r>
      <w:r w:rsidRPr="00897DA9">
        <w:rPr>
          <w:rFonts w:ascii="Times New Roman" w:hAnsi="Times New Roman" w:cs="Times New Roman"/>
          <w:i w:val="0"/>
          <w:noProof/>
          <w:color w:val="auto"/>
          <w:sz w:val="24"/>
          <w:szCs w:val="24"/>
        </w:rPr>
        <w:t>11</w:t>
      </w:r>
      <w:r w:rsidRPr="00897DA9">
        <w:rPr>
          <w:rFonts w:ascii="Times New Roman" w:hAnsi="Times New Roman" w:cs="Times New Roman"/>
          <w:i w:val="0"/>
          <w:color w:val="auto"/>
          <w:sz w:val="24"/>
          <w:szCs w:val="24"/>
        </w:rPr>
        <w:fldChar w:fldCharType="end"/>
      </w:r>
      <w:r w:rsidRPr="00897DA9">
        <w:rPr>
          <w:rFonts w:ascii="Times New Roman" w:hAnsi="Times New Roman" w:cs="Times New Roman"/>
          <w:i w:val="0"/>
          <w:color w:val="auto"/>
          <w:sz w:val="24"/>
          <w:szCs w:val="24"/>
        </w:rPr>
        <w:t>: Scree Plot</w:t>
      </w:r>
      <w:bookmarkEnd w:id="139"/>
    </w:p>
    <w:p w:rsidR="00897DA9" w:rsidRDefault="00897DA9" w:rsidP="00897DA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The scree plot is a graph of the eigenvalues against all the factors. The graph is useful for determining how many factors to retain. The point of interest is where the curve starts to flatten. It can be seen that the curve begins to flatten between factors 5 and 6. In the table 4.16 it is visible that from factor 6 onwards the eigenvalues are less than 1.</w:t>
      </w:r>
    </w:p>
    <w:p w:rsidR="00790AB2" w:rsidRPr="00897DA9" w:rsidRDefault="00790AB2" w:rsidP="00897DA9">
      <w:pPr>
        <w:pStyle w:val="Caption"/>
        <w:rPr>
          <w:rFonts w:ascii="Times New Roman" w:hAnsi="Times New Roman" w:cs="Times New Roman"/>
          <w:i w:val="0"/>
          <w:sz w:val="24"/>
          <w:szCs w:val="24"/>
        </w:rPr>
      </w:pPr>
      <w:r w:rsidRPr="00897DA9">
        <w:rPr>
          <w:rFonts w:ascii="Times New Roman" w:hAnsi="Times New Roman" w:cs="Times New Roman"/>
          <w:i w:val="0"/>
          <w:sz w:val="24"/>
          <w:szCs w:val="24"/>
        </w:rPr>
        <w:br w:type="page"/>
      </w:r>
    </w:p>
    <w:p w:rsidR="00790AB2" w:rsidRPr="006B5071" w:rsidRDefault="006B5071" w:rsidP="006B5071">
      <w:pPr>
        <w:pStyle w:val="Heading3"/>
        <w:rPr>
          <w:rFonts w:ascii="Times New Roman" w:hAnsi="Times New Roman" w:cs="Times New Roman"/>
          <w:b/>
          <w:color w:val="auto"/>
          <w:sz w:val="28"/>
          <w:szCs w:val="28"/>
        </w:rPr>
      </w:pPr>
      <w:bookmarkStart w:id="140" w:name="_Toc533053782"/>
      <w:r w:rsidRPr="006B5071">
        <w:rPr>
          <w:rFonts w:ascii="Times New Roman" w:hAnsi="Times New Roman" w:cs="Times New Roman"/>
          <w:b/>
          <w:color w:val="auto"/>
          <w:sz w:val="28"/>
          <w:szCs w:val="28"/>
        </w:rPr>
        <w:t>Total Variance Explained</w:t>
      </w:r>
      <w:bookmarkEnd w:id="140"/>
    </w:p>
    <w:p w:rsidR="006B5071" w:rsidRDefault="006B5071" w:rsidP="00790AB2"/>
    <w:p w:rsidR="006B5071" w:rsidRPr="006B5071" w:rsidRDefault="006B5071" w:rsidP="006B5071">
      <w:pPr>
        <w:pStyle w:val="Caption"/>
        <w:rPr>
          <w:rFonts w:ascii="Times New Roman" w:hAnsi="Times New Roman" w:cs="Times New Roman"/>
          <w:i w:val="0"/>
          <w:color w:val="auto"/>
          <w:sz w:val="24"/>
          <w:szCs w:val="24"/>
        </w:rPr>
      </w:pPr>
      <w:bookmarkStart w:id="141" w:name="_Toc533005163"/>
      <w:r w:rsidRPr="00146B96">
        <w:rPr>
          <w:rFonts w:ascii="Times New Roman" w:hAnsi="Times New Roman" w:cs="Times New Roman"/>
          <w:i w:val="0"/>
          <w:color w:val="auto"/>
          <w:sz w:val="24"/>
          <w:szCs w:val="24"/>
        </w:rPr>
        <w:t xml:space="preserve">Table </w:t>
      </w:r>
      <w:r w:rsidR="007C722F" w:rsidRPr="00146B96">
        <w:rPr>
          <w:rFonts w:ascii="Times New Roman" w:hAnsi="Times New Roman" w:cs="Times New Roman"/>
          <w:i w:val="0"/>
          <w:color w:val="auto"/>
          <w:sz w:val="24"/>
          <w:szCs w:val="24"/>
        </w:rPr>
        <w:fldChar w:fldCharType="begin"/>
      </w:r>
      <w:r w:rsidR="007C722F" w:rsidRPr="00146B96">
        <w:rPr>
          <w:rFonts w:ascii="Times New Roman" w:hAnsi="Times New Roman" w:cs="Times New Roman"/>
          <w:i w:val="0"/>
          <w:color w:val="auto"/>
          <w:sz w:val="24"/>
          <w:szCs w:val="24"/>
        </w:rPr>
        <w:instrText xml:space="preserve"> STYLEREF 1 \s </w:instrText>
      </w:r>
      <w:r w:rsidR="007C722F" w:rsidRPr="00146B96">
        <w:rPr>
          <w:rFonts w:ascii="Times New Roman" w:hAnsi="Times New Roman" w:cs="Times New Roman"/>
          <w:i w:val="0"/>
          <w:color w:val="auto"/>
          <w:sz w:val="24"/>
          <w:szCs w:val="24"/>
        </w:rPr>
        <w:fldChar w:fldCharType="separate"/>
      </w:r>
      <w:r w:rsidR="007C722F" w:rsidRPr="00146B96">
        <w:rPr>
          <w:rFonts w:ascii="Times New Roman" w:hAnsi="Times New Roman" w:cs="Times New Roman"/>
          <w:i w:val="0"/>
          <w:noProof/>
          <w:color w:val="auto"/>
          <w:sz w:val="24"/>
          <w:szCs w:val="24"/>
        </w:rPr>
        <w:t>4</w:t>
      </w:r>
      <w:r w:rsidR="007C722F" w:rsidRPr="00146B96">
        <w:rPr>
          <w:rFonts w:ascii="Times New Roman" w:hAnsi="Times New Roman" w:cs="Times New Roman"/>
          <w:i w:val="0"/>
          <w:color w:val="auto"/>
          <w:sz w:val="24"/>
          <w:szCs w:val="24"/>
        </w:rPr>
        <w:fldChar w:fldCharType="end"/>
      </w:r>
      <w:r w:rsidR="007C722F" w:rsidRPr="00146B96">
        <w:rPr>
          <w:rFonts w:ascii="Times New Roman" w:hAnsi="Times New Roman" w:cs="Times New Roman"/>
          <w:i w:val="0"/>
          <w:color w:val="auto"/>
          <w:sz w:val="24"/>
          <w:szCs w:val="24"/>
        </w:rPr>
        <w:t>.</w:t>
      </w:r>
      <w:r w:rsidR="007C722F" w:rsidRPr="00146B96">
        <w:rPr>
          <w:rFonts w:ascii="Times New Roman" w:hAnsi="Times New Roman" w:cs="Times New Roman"/>
          <w:i w:val="0"/>
          <w:color w:val="auto"/>
          <w:sz w:val="24"/>
          <w:szCs w:val="24"/>
        </w:rPr>
        <w:fldChar w:fldCharType="begin"/>
      </w:r>
      <w:r w:rsidR="007C722F" w:rsidRPr="00146B96">
        <w:rPr>
          <w:rFonts w:ascii="Times New Roman" w:hAnsi="Times New Roman" w:cs="Times New Roman"/>
          <w:i w:val="0"/>
          <w:color w:val="auto"/>
          <w:sz w:val="24"/>
          <w:szCs w:val="24"/>
        </w:rPr>
        <w:instrText xml:space="preserve"> SEQ Table \* ARABIC \s 1 </w:instrText>
      </w:r>
      <w:r w:rsidR="007C722F" w:rsidRPr="00146B96">
        <w:rPr>
          <w:rFonts w:ascii="Times New Roman" w:hAnsi="Times New Roman" w:cs="Times New Roman"/>
          <w:i w:val="0"/>
          <w:color w:val="auto"/>
          <w:sz w:val="24"/>
          <w:szCs w:val="24"/>
        </w:rPr>
        <w:fldChar w:fldCharType="separate"/>
      </w:r>
      <w:r w:rsidR="007C722F" w:rsidRPr="00146B96">
        <w:rPr>
          <w:rFonts w:ascii="Times New Roman" w:hAnsi="Times New Roman" w:cs="Times New Roman"/>
          <w:i w:val="0"/>
          <w:noProof/>
          <w:color w:val="auto"/>
          <w:sz w:val="24"/>
          <w:szCs w:val="24"/>
        </w:rPr>
        <w:t>16</w:t>
      </w:r>
      <w:r w:rsidR="007C722F" w:rsidRPr="00146B96">
        <w:rPr>
          <w:rFonts w:ascii="Times New Roman" w:hAnsi="Times New Roman" w:cs="Times New Roman"/>
          <w:i w:val="0"/>
          <w:color w:val="auto"/>
          <w:sz w:val="24"/>
          <w:szCs w:val="24"/>
        </w:rPr>
        <w:fldChar w:fldCharType="end"/>
      </w:r>
      <w:r w:rsidRPr="00146B96">
        <w:rPr>
          <w:rFonts w:ascii="Times New Roman" w:hAnsi="Times New Roman" w:cs="Times New Roman"/>
          <w:i w:val="0"/>
          <w:color w:val="auto"/>
          <w:sz w:val="24"/>
          <w:szCs w:val="24"/>
        </w:rPr>
        <w:t xml:space="preserve">: </w:t>
      </w:r>
      <w:r w:rsidRPr="006B5071">
        <w:rPr>
          <w:rFonts w:ascii="Times New Roman" w:hAnsi="Times New Roman" w:cs="Times New Roman"/>
          <w:i w:val="0"/>
          <w:color w:val="auto"/>
          <w:sz w:val="24"/>
          <w:szCs w:val="24"/>
        </w:rPr>
        <w:t>Total Variance Explained</w:t>
      </w:r>
      <w:bookmarkEnd w:id="141"/>
    </w:p>
    <w:tbl>
      <w:tblPr>
        <w:tblW w:w="98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5"/>
        <w:gridCol w:w="759"/>
        <w:gridCol w:w="1071"/>
        <w:gridCol w:w="1084"/>
        <w:gridCol w:w="864"/>
        <w:gridCol w:w="1071"/>
        <w:gridCol w:w="1085"/>
        <w:gridCol w:w="840"/>
        <w:gridCol w:w="1071"/>
        <w:gridCol w:w="1089"/>
      </w:tblGrid>
      <w:tr w:rsidR="006B5071" w:rsidRPr="00972860" w:rsidTr="006804DC">
        <w:trPr>
          <w:cantSplit/>
          <w:trHeight w:val="330"/>
        </w:trPr>
        <w:tc>
          <w:tcPr>
            <w:tcW w:w="9889" w:type="dxa"/>
            <w:gridSpan w:val="10"/>
            <w:tcBorders>
              <w:top w:val="nil"/>
              <w:left w:val="nil"/>
              <w:bottom w:val="nil"/>
              <w:right w:val="nil"/>
            </w:tcBorders>
            <w:shd w:val="clear" w:color="auto" w:fill="FFFFFF"/>
          </w:tcPr>
          <w:p w:rsidR="006B5071" w:rsidRPr="00972860" w:rsidRDefault="006B5071" w:rsidP="006804DC">
            <w:pPr>
              <w:tabs>
                <w:tab w:val="left" w:pos="360"/>
              </w:tabs>
              <w:autoSpaceDE w:val="0"/>
              <w:autoSpaceDN w:val="0"/>
              <w:adjustRightInd w:val="0"/>
              <w:spacing w:after="0" w:line="320" w:lineRule="atLeast"/>
              <w:rPr>
                <w:rFonts w:ascii="Times New Roman" w:hAnsi="Times New Roman" w:cs="Times New Roman"/>
                <w:color w:val="000000"/>
                <w:sz w:val="24"/>
                <w:szCs w:val="24"/>
              </w:rPr>
            </w:pPr>
            <w:r>
              <w:rPr>
                <w:rFonts w:ascii="Times New Roman" w:hAnsi="Times New Roman" w:cs="Times New Roman"/>
                <w:color w:val="000000"/>
                <w:sz w:val="24"/>
                <w:szCs w:val="24"/>
              </w:rPr>
              <w:tab/>
            </w:r>
          </w:p>
        </w:tc>
      </w:tr>
      <w:tr w:rsidR="006B5071" w:rsidRPr="00972860" w:rsidTr="006804DC">
        <w:trPr>
          <w:cantSplit/>
          <w:trHeight w:val="330"/>
        </w:trPr>
        <w:tc>
          <w:tcPr>
            <w:tcW w:w="955" w:type="dxa"/>
            <w:vMerge w:val="restart"/>
            <w:tcBorders>
              <w:top w:val="single" w:sz="16" w:space="0" w:color="000000"/>
              <w:left w:val="single" w:sz="16" w:space="0" w:color="000000"/>
              <w:bottom w:val="nil"/>
              <w:right w:val="single" w:sz="16" w:space="0" w:color="000000"/>
            </w:tcBorders>
            <w:shd w:val="clear" w:color="auto" w:fill="FFFFFF"/>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Component</w:t>
            </w:r>
          </w:p>
        </w:tc>
        <w:tc>
          <w:tcPr>
            <w:tcW w:w="2914" w:type="dxa"/>
            <w:gridSpan w:val="3"/>
            <w:tcBorders>
              <w:top w:val="single" w:sz="16" w:space="0" w:color="000000"/>
              <w:left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Initial Eigenvalues</w:t>
            </w:r>
          </w:p>
        </w:tc>
        <w:tc>
          <w:tcPr>
            <w:tcW w:w="3020" w:type="dxa"/>
            <w:gridSpan w:val="3"/>
            <w:tcBorders>
              <w:top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Extraction Sums of Squared Loadings</w:t>
            </w:r>
          </w:p>
        </w:tc>
        <w:tc>
          <w:tcPr>
            <w:tcW w:w="3000" w:type="dxa"/>
            <w:gridSpan w:val="3"/>
            <w:tcBorders>
              <w:top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Rotation Sums of Squared Loadings</w:t>
            </w:r>
          </w:p>
        </w:tc>
      </w:tr>
      <w:tr w:rsidR="006B5071" w:rsidRPr="00972860" w:rsidTr="006804DC">
        <w:trPr>
          <w:cantSplit/>
          <w:trHeight w:val="362"/>
        </w:trPr>
        <w:tc>
          <w:tcPr>
            <w:tcW w:w="955" w:type="dxa"/>
            <w:vMerge/>
            <w:tcBorders>
              <w:top w:val="single" w:sz="16" w:space="0" w:color="000000"/>
              <w:left w:val="single" w:sz="16" w:space="0" w:color="000000"/>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color w:val="000000"/>
                <w:sz w:val="24"/>
                <w:szCs w:val="24"/>
              </w:rPr>
            </w:pPr>
          </w:p>
        </w:tc>
        <w:tc>
          <w:tcPr>
            <w:tcW w:w="759" w:type="dxa"/>
            <w:tcBorders>
              <w:left w:val="single" w:sz="16" w:space="0" w:color="000000"/>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Total</w:t>
            </w:r>
          </w:p>
        </w:tc>
        <w:tc>
          <w:tcPr>
            <w:tcW w:w="1071"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 of Variance</w:t>
            </w:r>
          </w:p>
        </w:tc>
        <w:tc>
          <w:tcPr>
            <w:tcW w:w="1084"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Cumulative %</w:t>
            </w:r>
          </w:p>
        </w:tc>
        <w:tc>
          <w:tcPr>
            <w:tcW w:w="864"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Total</w:t>
            </w:r>
          </w:p>
        </w:tc>
        <w:tc>
          <w:tcPr>
            <w:tcW w:w="1071"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 of Variance</w:t>
            </w:r>
          </w:p>
        </w:tc>
        <w:tc>
          <w:tcPr>
            <w:tcW w:w="1085"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Cumulative %</w:t>
            </w:r>
          </w:p>
        </w:tc>
        <w:tc>
          <w:tcPr>
            <w:tcW w:w="840"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Total</w:t>
            </w:r>
          </w:p>
        </w:tc>
        <w:tc>
          <w:tcPr>
            <w:tcW w:w="1071" w:type="dxa"/>
            <w:tcBorders>
              <w:bottom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 of Variance</w:t>
            </w:r>
          </w:p>
        </w:tc>
        <w:tc>
          <w:tcPr>
            <w:tcW w:w="1089" w:type="dxa"/>
            <w:tcBorders>
              <w:bottom w:val="single" w:sz="16" w:space="0" w:color="000000"/>
              <w:right w:val="single" w:sz="16" w:space="0" w:color="000000"/>
            </w:tcBorders>
            <w:shd w:val="clear" w:color="auto" w:fill="FFFFFF"/>
          </w:tcPr>
          <w:p w:rsidR="006B5071" w:rsidRPr="00972860" w:rsidRDefault="006B5071"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972860">
              <w:rPr>
                <w:rFonts w:ascii="Times New Roman" w:hAnsi="Times New Roman" w:cs="Times New Roman"/>
                <w:color w:val="000000"/>
                <w:sz w:val="24"/>
                <w:szCs w:val="24"/>
              </w:rPr>
              <w:t>Cumulative %</w:t>
            </w:r>
          </w:p>
        </w:tc>
      </w:tr>
      <w:tr w:rsidR="006B5071" w:rsidRPr="00972860" w:rsidTr="006804DC">
        <w:trPr>
          <w:cantSplit/>
          <w:trHeight w:val="330"/>
        </w:trPr>
        <w:tc>
          <w:tcPr>
            <w:tcW w:w="955" w:type="dxa"/>
            <w:tcBorders>
              <w:top w:val="single" w:sz="16" w:space="0" w:color="000000"/>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w:t>
            </w:r>
          </w:p>
        </w:tc>
        <w:tc>
          <w:tcPr>
            <w:tcW w:w="759" w:type="dxa"/>
            <w:tcBorders>
              <w:top w:val="single" w:sz="16" w:space="0" w:color="000000"/>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7.916</w:t>
            </w:r>
          </w:p>
        </w:tc>
        <w:tc>
          <w:tcPr>
            <w:tcW w:w="1071"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31.662</w:t>
            </w:r>
          </w:p>
        </w:tc>
        <w:tc>
          <w:tcPr>
            <w:tcW w:w="1084"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31.662</w:t>
            </w:r>
          </w:p>
        </w:tc>
        <w:tc>
          <w:tcPr>
            <w:tcW w:w="864"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7.916</w:t>
            </w:r>
          </w:p>
        </w:tc>
        <w:tc>
          <w:tcPr>
            <w:tcW w:w="1071"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31.662</w:t>
            </w:r>
          </w:p>
        </w:tc>
        <w:tc>
          <w:tcPr>
            <w:tcW w:w="1085"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31.662</w:t>
            </w:r>
          </w:p>
        </w:tc>
        <w:tc>
          <w:tcPr>
            <w:tcW w:w="840"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3.618</w:t>
            </w:r>
          </w:p>
        </w:tc>
        <w:tc>
          <w:tcPr>
            <w:tcW w:w="1071" w:type="dxa"/>
            <w:tcBorders>
              <w:top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14.472</w:t>
            </w:r>
          </w:p>
        </w:tc>
        <w:tc>
          <w:tcPr>
            <w:tcW w:w="1089" w:type="dxa"/>
            <w:tcBorders>
              <w:top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14.472</w:t>
            </w: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2.184</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8.737</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40.399</w:t>
            </w:r>
          </w:p>
        </w:tc>
        <w:tc>
          <w:tcPr>
            <w:tcW w:w="86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2.184</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8.737</w:t>
            </w:r>
          </w:p>
        </w:tc>
        <w:tc>
          <w:tcPr>
            <w:tcW w:w="1085"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40.399</w:t>
            </w:r>
          </w:p>
        </w:tc>
        <w:tc>
          <w:tcPr>
            <w:tcW w:w="840"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3.525</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14.100</w:t>
            </w:r>
          </w:p>
        </w:tc>
        <w:tc>
          <w:tcPr>
            <w:tcW w:w="1089" w:type="dxa"/>
            <w:tcBorders>
              <w:top w:val="nil"/>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28.572</w:t>
            </w: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3</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1.593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6.371</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46.770</w:t>
            </w:r>
          </w:p>
        </w:tc>
        <w:tc>
          <w:tcPr>
            <w:tcW w:w="86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1.593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6.371</w:t>
            </w:r>
          </w:p>
        </w:tc>
        <w:tc>
          <w:tcPr>
            <w:tcW w:w="1085"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46.770</w:t>
            </w:r>
          </w:p>
        </w:tc>
        <w:tc>
          <w:tcPr>
            <w:tcW w:w="840"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2.885</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11.542</w:t>
            </w:r>
          </w:p>
        </w:tc>
        <w:tc>
          <w:tcPr>
            <w:tcW w:w="1089" w:type="dxa"/>
            <w:tcBorders>
              <w:top w:val="nil"/>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40.114</w:t>
            </w: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4</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1.316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5.264</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52.035</w:t>
            </w:r>
          </w:p>
        </w:tc>
        <w:tc>
          <w:tcPr>
            <w:tcW w:w="86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1.316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5.264</w:t>
            </w:r>
          </w:p>
        </w:tc>
        <w:tc>
          <w:tcPr>
            <w:tcW w:w="1085"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52.035</w:t>
            </w:r>
          </w:p>
        </w:tc>
        <w:tc>
          <w:tcPr>
            <w:tcW w:w="840"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2.195</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8.781</w:t>
            </w:r>
          </w:p>
        </w:tc>
        <w:tc>
          <w:tcPr>
            <w:tcW w:w="1089" w:type="dxa"/>
            <w:tcBorders>
              <w:top w:val="nil"/>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48.895</w:t>
            </w: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5</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1.101</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4.404</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56.439</w:t>
            </w:r>
          </w:p>
        </w:tc>
        <w:tc>
          <w:tcPr>
            <w:tcW w:w="86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1.101</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4.404</w:t>
            </w:r>
          </w:p>
        </w:tc>
        <w:tc>
          <w:tcPr>
            <w:tcW w:w="1085"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56.439</w:t>
            </w:r>
          </w:p>
        </w:tc>
        <w:tc>
          <w:tcPr>
            <w:tcW w:w="840"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1.683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6.731</w:t>
            </w:r>
          </w:p>
        </w:tc>
        <w:tc>
          <w:tcPr>
            <w:tcW w:w="1089" w:type="dxa"/>
            <w:tcBorders>
              <w:top w:val="nil"/>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55.626</w:t>
            </w: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6</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1.036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4.145</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60.583</w:t>
            </w:r>
          </w:p>
        </w:tc>
        <w:tc>
          <w:tcPr>
            <w:tcW w:w="86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1.036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4.145</w:t>
            </w:r>
          </w:p>
        </w:tc>
        <w:tc>
          <w:tcPr>
            <w:tcW w:w="1085"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60.583</w:t>
            </w:r>
          </w:p>
        </w:tc>
        <w:tc>
          <w:tcPr>
            <w:tcW w:w="840"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1.239</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4.957</w:t>
            </w:r>
          </w:p>
        </w:tc>
        <w:tc>
          <w:tcPr>
            <w:tcW w:w="1089" w:type="dxa"/>
            <w:tcBorders>
              <w:top w:val="nil"/>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sz w:val="24"/>
                <w:szCs w:val="24"/>
                <w:highlight w:val="yellow"/>
              </w:rPr>
              <w:t>60.583</w:t>
            </w: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7</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.997</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3.988</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64.571</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8</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.942</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3.767</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68.338</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9</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.923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3.690</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72.028</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10</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.831</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3.322</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75.351</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11</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.807</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3.228</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78.579</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12</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.763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3.052</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81.631</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13</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.627</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2.509</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84.141</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14</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.617</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2.469</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86.610</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15</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.479</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1.916</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88.525</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16</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.436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1.743</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90.268</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17</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.405</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1.622</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91.890</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18</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.389</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1.557</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93.447</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19</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.320</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1.281</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94.728</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20</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.303</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1.212</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95.941</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21</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.279</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1.114</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97.055</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22</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.234</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.937</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97.992</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46"/>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23</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.196</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.783</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98.775</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55" w:type="dxa"/>
            <w:tcBorders>
              <w:top w:val="nil"/>
              <w:left w:val="single" w:sz="16" w:space="0" w:color="000000"/>
              <w:bottom w:val="nil"/>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24</w:t>
            </w:r>
          </w:p>
        </w:tc>
        <w:tc>
          <w:tcPr>
            <w:tcW w:w="759" w:type="dxa"/>
            <w:tcBorders>
              <w:top w:val="nil"/>
              <w:left w:val="single" w:sz="16" w:space="0" w:color="000000"/>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.169</w:t>
            </w:r>
          </w:p>
        </w:tc>
        <w:tc>
          <w:tcPr>
            <w:tcW w:w="1071"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.678</w:t>
            </w:r>
          </w:p>
        </w:tc>
        <w:tc>
          <w:tcPr>
            <w:tcW w:w="1084" w:type="dxa"/>
            <w:tcBorders>
              <w:top w:val="nil"/>
              <w:bottom w:val="nil"/>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99.453</w:t>
            </w:r>
          </w:p>
        </w:tc>
        <w:tc>
          <w:tcPr>
            <w:tcW w:w="864"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nil"/>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nil"/>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15"/>
        </w:trPr>
        <w:tc>
          <w:tcPr>
            <w:tcW w:w="955" w:type="dxa"/>
            <w:tcBorders>
              <w:top w:val="nil"/>
              <w:left w:val="single" w:sz="16" w:space="0" w:color="000000"/>
              <w:bottom w:val="single" w:sz="16" w:space="0" w:color="000000"/>
              <w:right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25</w:t>
            </w:r>
          </w:p>
        </w:tc>
        <w:tc>
          <w:tcPr>
            <w:tcW w:w="759" w:type="dxa"/>
            <w:tcBorders>
              <w:top w:val="nil"/>
              <w:left w:val="single" w:sz="16" w:space="0" w:color="000000"/>
              <w:bottom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.137</w:t>
            </w:r>
          </w:p>
        </w:tc>
        <w:tc>
          <w:tcPr>
            <w:tcW w:w="1071" w:type="dxa"/>
            <w:tcBorders>
              <w:top w:val="nil"/>
              <w:bottom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.547</w:t>
            </w:r>
          </w:p>
        </w:tc>
        <w:tc>
          <w:tcPr>
            <w:tcW w:w="1084" w:type="dxa"/>
            <w:tcBorders>
              <w:top w:val="nil"/>
              <w:bottom w:val="single" w:sz="16" w:space="0" w:color="000000"/>
            </w:tcBorders>
            <w:shd w:val="clear" w:color="auto" w:fill="FFFFFF"/>
            <w:vAlign w:val="center"/>
          </w:tcPr>
          <w:p w:rsidR="006B5071" w:rsidRPr="00972860" w:rsidRDefault="006B5071" w:rsidP="006804DC">
            <w:pPr>
              <w:autoSpaceDE w:val="0"/>
              <w:autoSpaceDN w:val="0"/>
              <w:adjustRightInd w:val="0"/>
              <w:spacing w:after="0" w:line="320" w:lineRule="atLeast"/>
              <w:jc w:val="right"/>
              <w:rPr>
                <w:rFonts w:ascii="Times New Roman" w:hAnsi="Times New Roman" w:cs="Times New Roman"/>
                <w:color w:val="000000"/>
                <w:sz w:val="24"/>
                <w:szCs w:val="24"/>
              </w:rPr>
            </w:pPr>
            <w:r w:rsidRPr="00972860">
              <w:rPr>
                <w:rFonts w:ascii="Times New Roman" w:hAnsi="Times New Roman" w:cs="Times New Roman"/>
                <w:color w:val="000000"/>
                <w:sz w:val="24"/>
                <w:szCs w:val="24"/>
              </w:rPr>
              <w:t>100.000</w:t>
            </w:r>
          </w:p>
        </w:tc>
        <w:tc>
          <w:tcPr>
            <w:tcW w:w="864" w:type="dxa"/>
            <w:tcBorders>
              <w:top w:val="nil"/>
              <w:bottom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5" w:type="dxa"/>
            <w:tcBorders>
              <w:top w:val="nil"/>
              <w:bottom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840" w:type="dxa"/>
            <w:tcBorders>
              <w:top w:val="nil"/>
              <w:bottom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71" w:type="dxa"/>
            <w:tcBorders>
              <w:top w:val="nil"/>
              <w:bottom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c>
          <w:tcPr>
            <w:tcW w:w="1089" w:type="dxa"/>
            <w:tcBorders>
              <w:top w:val="nil"/>
              <w:bottom w:val="single" w:sz="16" w:space="0" w:color="000000"/>
              <w:right w:val="single" w:sz="16" w:space="0" w:color="000000"/>
            </w:tcBorders>
            <w:shd w:val="clear" w:color="auto" w:fill="FFFFFF"/>
          </w:tcPr>
          <w:p w:rsidR="006B5071" w:rsidRPr="00972860" w:rsidRDefault="006B5071" w:rsidP="006804DC">
            <w:pPr>
              <w:autoSpaceDE w:val="0"/>
              <w:autoSpaceDN w:val="0"/>
              <w:adjustRightInd w:val="0"/>
              <w:spacing w:after="0" w:line="240" w:lineRule="auto"/>
              <w:rPr>
                <w:rFonts w:ascii="Times New Roman" w:hAnsi="Times New Roman" w:cs="Times New Roman"/>
                <w:sz w:val="24"/>
                <w:szCs w:val="24"/>
              </w:rPr>
            </w:pPr>
          </w:p>
        </w:tc>
      </w:tr>
      <w:tr w:rsidR="006B5071" w:rsidRPr="00972860" w:rsidTr="006804DC">
        <w:trPr>
          <w:cantSplit/>
          <w:trHeight w:val="330"/>
        </w:trPr>
        <w:tc>
          <w:tcPr>
            <w:tcW w:w="9889" w:type="dxa"/>
            <w:gridSpan w:val="10"/>
            <w:tcBorders>
              <w:top w:val="nil"/>
              <w:left w:val="nil"/>
              <w:bottom w:val="nil"/>
              <w:right w:val="nil"/>
            </w:tcBorders>
            <w:shd w:val="clear" w:color="auto" w:fill="FFFFFF"/>
            <w:vAlign w:val="center"/>
          </w:tcPr>
          <w:p w:rsidR="006B5071" w:rsidRPr="00972860" w:rsidRDefault="006B5071" w:rsidP="006804DC">
            <w:pPr>
              <w:keepNext/>
              <w:autoSpaceDE w:val="0"/>
              <w:autoSpaceDN w:val="0"/>
              <w:adjustRightInd w:val="0"/>
              <w:spacing w:after="0" w:line="320" w:lineRule="atLeast"/>
              <w:rPr>
                <w:rFonts w:ascii="Times New Roman" w:hAnsi="Times New Roman" w:cs="Times New Roman"/>
                <w:color w:val="000000"/>
                <w:sz w:val="24"/>
                <w:szCs w:val="24"/>
              </w:rPr>
            </w:pPr>
            <w:r w:rsidRPr="00972860">
              <w:rPr>
                <w:rFonts w:ascii="Times New Roman" w:hAnsi="Times New Roman" w:cs="Times New Roman"/>
                <w:color w:val="000000"/>
                <w:sz w:val="24"/>
                <w:szCs w:val="24"/>
              </w:rPr>
              <w:t>Extraction Method: Principal Component Analysis.</w:t>
            </w:r>
          </w:p>
        </w:tc>
      </w:tr>
    </w:tbl>
    <w:p w:rsidR="006B5071" w:rsidRDefault="006B5071" w:rsidP="006B5071">
      <w:pPr>
        <w:pStyle w:val="Caption"/>
        <w:rPr>
          <w:i w:val="0"/>
        </w:rPr>
      </w:pPr>
    </w:p>
    <w:p w:rsidR="006B5071" w:rsidRPr="00890BFE" w:rsidRDefault="006B5071" w:rsidP="006B5071">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The above table 4.16 shows the eigenvalues associated with each linear component (factor) before extraction, after the extraction and after rotation. Before extraction SPSS software has identified 25 factors within the data set. Eigenvalues associated with each factor represent the variance explained by that particular linear component. SPSS output also shows the eigenvalue in terms of the percentage variance explained. The extraction sums of squared loading part shows factors which met the criterions. SPSS extract all factors with eigenvalue greater than one. The “% of variance” column of the extraction sums of squared loading part tells how much pf the total variability can be accounted for by each of these factors. Factor 1 explains 31.66% of the variance. Factor 2 explains 8.73% of the variance. Factor 3 explains 6.37% of the variance. Factor 4 explains 5.26% of the variance. Factor 5 explains 4.40% of the variance. Factor 6 explains 4.14% of the variance. </w:t>
      </w:r>
      <w:r w:rsidRPr="00890BFE">
        <w:rPr>
          <w:rFonts w:ascii="Times New Roman" w:hAnsi="Times New Roman" w:cs="Times New Roman"/>
          <w:sz w:val="24"/>
          <w:szCs w:val="24"/>
        </w:rPr>
        <w:t>The entire model explains 60.5 (61%) of the total variance.</w:t>
      </w:r>
    </w:p>
    <w:p w:rsidR="006B5071" w:rsidRDefault="006B5071" w:rsidP="006B5071">
      <w:pPr>
        <w:pStyle w:val="Caption"/>
      </w:pPr>
    </w:p>
    <w:p w:rsidR="00790AB2" w:rsidRDefault="00790AB2" w:rsidP="006B5071">
      <w:pPr>
        <w:pStyle w:val="Caption"/>
      </w:pPr>
      <w:r>
        <w:br w:type="page"/>
      </w:r>
    </w:p>
    <w:p w:rsidR="00790AB2" w:rsidRPr="006B5071" w:rsidRDefault="006B5071" w:rsidP="006B5071">
      <w:pPr>
        <w:pStyle w:val="Heading3"/>
        <w:rPr>
          <w:rFonts w:ascii="Times New Roman" w:hAnsi="Times New Roman" w:cs="Times New Roman"/>
          <w:b/>
          <w:color w:val="auto"/>
          <w:sz w:val="28"/>
          <w:szCs w:val="28"/>
        </w:rPr>
      </w:pPr>
      <w:bookmarkStart w:id="142" w:name="_Toc533053783"/>
      <w:r w:rsidRPr="006B5071">
        <w:rPr>
          <w:rFonts w:ascii="Times New Roman" w:hAnsi="Times New Roman" w:cs="Times New Roman"/>
          <w:b/>
          <w:color w:val="auto"/>
          <w:sz w:val="28"/>
          <w:szCs w:val="28"/>
        </w:rPr>
        <w:t>Component Matrix</w:t>
      </w:r>
      <w:bookmarkEnd w:id="142"/>
    </w:p>
    <w:p w:rsidR="006B5071" w:rsidRDefault="006B5071" w:rsidP="00790AB2"/>
    <w:p w:rsidR="006B5071" w:rsidRDefault="006B5071" w:rsidP="006B5071">
      <w:pPr>
        <w:pStyle w:val="Caption"/>
        <w:rPr>
          <w:rFonts w:ascii="Times New Roman" w:hAnsi="Times New Roman" w:cs="Times New Roman"/>
          <w:i w:val="0"/>
          <w:sz w:val="24"/>
          <w:szCs w:val="24"/>
        </w:rPr>
      </w:pPr>
      <w:bookmarkStart w:id="143" w:name="_Toc533005164"/>
      <w:r w:rsidRPr="006B5071">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17</w:t>
      </w:r>
      <w:r w:rsidR="007C722F">
        <w:rPr>
          <w:rFonts w:ascii="Times New Roman" w:hAnsi="Times New Roman" w:cs="Times New Roman"/>
          <w:i w:val="0"/>
          <w:color w:val="auto"/>
          <w:sz w:val="24"/>
          <w:szCs w:val="24"/>
        </w:rPr>
        <w:fldChar w:fldCharType="end"/>
      </w:r>
      <w:r w:rsidRPr="006B5071">
        <w:rPr>
          <w:rFonts w:ascii="Times New Roman" w:hAnsi="Times New Roman" w:cs="Times New Roman"/>
          <w:i w:val="0"/>
          <w:color w:val="auto"/>
          <w:sz w:val="24"/>
          <w:szCs w:val="24"/>
        </w:rPr>
        <w:t xml:space="preserve">: </w:t>
      </w:r>
      <w:r w:rsidRPr="00152578">
        <w:rPr>
          <w:rFonts w:ascii="Times New Roman" w:hAnsi="Times New Roman" w:cs="Times New Roman"/>
          <w:i w:val="0"/>
          <w:color w:val="auto"/>
          <w:sz w:val="24"/>
          <w:szCs w:val="24"/>
        </w:rPr>
        <w:t>Component Matrix</w:t>
      </w:r>
      <w:bookmarkEnd w:id="143"/>
      <w:r w:rsidRPr="006B5071">
        <w:rPr>
          <w:rFonts w:ascii="Times New Roman" w:hAnsi="Times New Roman" w:cs="Times New Roman"/>
          <w:i w:val="0"/>
          <w:sz w:val="24"/>
          <w:szCs w:val="24"/>
        </w:rPr>
        <w:t xml:space="preserve"> </w:t>
      </w:r>
    </w:p>
    <w:tbl>
      <w:tblPr>
        <w:tblW w:w="850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10"/>
        <w:gridCol w:w="1010"/>
        <w:gridCol w:w="1009"/>
        <w:gridCol w:w="1009"/>
        <w:gridCol w:w="1009"/>
        <w:gridCol w:w="1009"/>
      </w:tblGrid>
      <w:tr w:rsidR="006B5071" w:rsidRPr="00BE5AA9" w:rsidTr="006804DC">
        <w:trPr>
          <w:cantSplit/>
        </w:trPr>
        <w:tc>
          <w:tcPr>
            <w:tcW w:w="2449" w:type="dxa"/>
            <w:vMerge w:val="restart"/>
            <w:tcBorders>
              <w:top w:val="single" w:sz="16" w:space="0" w:color="000000"/>
              <w:left w:val="single" w:sz="16" w:space="0" w:color="000000"/>
              <w:bottom w:val="nil"/>
              <w:right w:val="single" w:sz="16" w:space="0" w:color="000000"/>
            </w:tcBorders>
            <w:shd w:val="clear" w:color="auto" w:fill="FFFFFF"/>
          </w:tcPr>
          <w:p w:rsidR="006B5071" w:rsidRPr="00BE5AA9" w:rsidRDefault="006B5071" w:rsidP="006804DC">
            <w:pPr>
              <w:rPr>
                <w:rFonts w:ascii="Arial" w:hAnsi="Arial" w:cs="Arial"/>
                <w:color w:val="000000"/>
                <w:sz w:val="18"/>
                <w:szCs w:val="18"/>
              </w:rPr>
            </w:pPr>
          </w:p>
        </w:tc>
        <w:tc>
          <w:tcPr>
            <w:tcW w:w="6056" w:type="dxa"/>
            <w:gridSpan w:val="6"/>
            <w:tcBorders>
              <w:top w:val="single" w:sz="16" w:space="0" w:color="000000"/>
              <w:left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Component</w:t>
            </w:r>
          </w:p>
        </w:tc>
      </w:tr>
      <w:tr w:rsidR="006B5071" w:rsidRPr="00BE5AA9" w:rsidTr="006804DC">
        <w:trPr>
          <w:cantSplit/>
        </w:trPr>
        <w:tc>
          <w:tcPr>
            <w:tcW w:w="2449" w:type="dxa"/>
            <w:vMerge/>
            <w:tcBorders>
              <w:top w:val="single" w:sz="16" w:space="0" w:color="000000"/>
              <w:left w:val="single" w:sz="16" w:space="0" w:color="000000"/>
              <w:bottom w:val="nil"/>
              <w:right w:val="single" w:sz="16" w:space="0" w:color="000000"/>
            </w:tcBorders>
            <w:shd w:val="clear" w:color="auto" w:fill="FFFFFF"/>
          </w:tcPr>
          <w:p w:rsidR="006B5071" w:rsidRPr="00BE5AA9" w:rsidRDefault="006B5071" w:rsidP="006804DC">
            <w:pPr>
              <w:autoSpaceDE w:val="0"/>
              <w:autoSpaceDN w:val="0"/>
              <w:adjustRightInd w:val="0"/>
              <w:spacing w:after="0" w:line="240" w:lineRule="auto"/>
              <w:rPr>
                <w:rFonts w:ascii="Arial" w:hAnsi="Arial" w:cs="Arial"/>
                <w:color w:val="000000"/>
                <w:sz w:val="18"/>
                <w:szCs w:val="18"/>
              </w:rPr>
            </w:pPr>
          </w:p>
        </w:tc>
        <w:tc>
          <w:tcPr>
            <w:tcW w:w="1010" w:type="dxa"/>
            <w:tcBorders>
              <w:left w:val="single" w:sz="16" w:space="0" w:color="000000"/>
              <w:bottom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1</w:t>
            </w:r>
          </w:p>
        </w:tc>
        <w:tc>
          <w:tcPr>
            <w:tcW w:w="1010" w:type="dxa"/>
            <w:tcBorders>
              <w:bottom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2</w:t>
            </w:r>
          </w:p>
        </w:tc>
        <w:tc>
          <w:tcPr>
            <w:tcW w:w="1009" w:type="dxa"/>
            <w:tcBorders>
              <w:bottom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3</w:t>
            </w:r>
          </w:p>
        </w:tc>
        <w:tc>
          <w:tcPr>
            <w:tcW w:w="1009" w:type="dxa"/>
            <w:tcBorders>
              <w:bottom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4</w:t>
            </w:r>
          </w:p>
        </w:tc>
        <w:tc>
          <w:tcPr>
            <w:tcW w:w="1009" w:type="dxa"/>
            <w:tcBorders>
              <w:bottom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5</w:t>
            </w:r>
          </w:p>
        </w:tc>
        <w:tc>
          <w:tcPr>
            <w:tcW w:w="1009" w:type="dxa"/>
            <w:tcBorders>
              <w:bottom w:val="single" w:sz="16" w:space="0" w:color="000000"/>
              <w:right w:val="single" w:sz="16" w:space="0" w:color="000000"/>
            </w:tcBorders>
            <w:shd w:val="clear" w:color="auto" w:fill="FFFFFF"/>
          </w:tcPr>
          <w:p w:rsidR="006B5071" w:rsidRPr="00BE5AA9" w:rsidRDefault="006B5071" w:rsidP="006804DC">
            <w:pPr>
              <w:autoSpaceDE w:val="0"/>
              <w:autoSpaceDN w:val="0"/>
              <w:adjustRightInd w:val="0"/>
              <w:spacing w:after="0" w:line="320" w:lineRule="atLeast"/>
              <w:jc w:val="center"/>
              <w:rPr>
                <w:rFonts w:ascii="Arial" w:hAnsi="Arial" w:cs="Arial"/>
                <w:color w:val="000000"/>
                <w:sz w:val="18"/>
                <w:szCs w:val="18"/>
              </w:rPr>
            </w:pPr>
            <w:r w:rsidRPr="00BE5AA9">
              <w:rPr>
                <w:rFonts w:ascii="Arial" w:hAnsi="Arial" w:cs="Arial"/>
                <w:color w:val="000000"/>
                <w:sz w:val="18"/>
                <w:szCs w:val="18"/>
              </w:rPr>
              <w:t>6</w:t>
            </w:r>
          </w:p>
        </w:tc>
      </w:tr>
      <w:tr w:rsidR="006B5071" w:rsidRPr="00BE5AA9" w:rsidTr="006804DC">
        <w:trPr>
          <w:cantSplit/>
        </w:trPr>
        <w:tc>
          <w:tcPr>
            <w:tcW w:w="2449" w:type="dxa"/>
            <w:tcBorders>
              <w:top w:val="single" w:sz="16" w:space="0" w:color="000000"/>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Environmental friendly</w:t>
            </w:r>
          </w:p>
        </w:tc>
        <w:tc>
          <w:tcPr>
            <w:tcW w:w="1010" w:type="dxa"/>
            <w:tcBorders>
              <w:top w:val="single" w:sz="16" w:space="0" w:color="000000"/>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.264</w:t>
            </w:r>
          </w:p>
        </w:tc>
        <w:tc>
          <w:tcPr>
            <w:tcW w:w="1010" w:type="dxa"/>
            <w:tcBorders>
              <w:top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-.138</w:t>
            </w:r>
          </w:p>
        </w:tc>
        <w:tc>
          <w:tcPr>
            <w:tcW w:w="1009" w:type="dxa"/>
            <w:tcBorders>
              <w:top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.358</w:t>
            </w:r>
          </w:p>
        </w:tc>
        <w:tc>
          <w:tcPr>
            <w:tcW w:w="1009" w:type="dxa"/>
            <w:tcBorders>
              <w:top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-.094</w:t>
            </w:r>
          </w:p>
        </w:tc>
        <w:tc>
          <w:tcPr>
            <w:tcW w:w="1009" w:type="dxa"/>
            <w:tcBorders>
              <w:top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.471</w:t>
            </w:r>
          </w:p>
        </w:tc>
        <w:tc>
          <w:tcPr>
            <w:tcW w:w="1009" w:type="dxa"/>
            <w:tcBorders>
              <w:top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.606</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Travel time</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.375</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-.517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.176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.287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.140</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-.013</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Transportation needs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.717</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-.202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.168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-.011</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-.219</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Number of times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.634</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.150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-.227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.206</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.114</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Quality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.611</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-.063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.000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.122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.174</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-.031</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Reduce congestion</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.342</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.472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.406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-.132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.379</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-.217</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Nature of weather</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.190</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.530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.333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-.061</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-.263</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Fuel cost</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.424</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-.390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.254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.393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-.245</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-.070</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Nature of the highway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.369</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.164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.156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-.370</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.290</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An appropriate mechanism</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.352</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.151</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.276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-.077</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-.020</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Time period of the day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.453</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-.387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.337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-.115</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.033</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Providing electric bicycles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.580</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.326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-.021</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.356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-.252</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.134</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Availability of parking facilities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.636</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.398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-.235</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.242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.195</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.277</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Connectivity to public modes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.663</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-.289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.060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.064</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.057</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Days of the week</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.694</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.193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.167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.044</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-.215</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Other's opinions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.675</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.098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.071</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.070</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-.324</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Improve health</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.691</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-.371</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-.050</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-.405</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-.036</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.075</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Safety and security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.657</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-.174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-.035</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-.393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-.109</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-.200</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Other costs</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.571</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-.324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-.194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.213</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-.072</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Maximum/minimum speed limit</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.507</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-.339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.028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.333</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.119</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-.137</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Comfortability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.542</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.047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.169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-.179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-.398</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.142</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Distance that have to travel</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.704</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-.035</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-.012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-.162</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-.177</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.180</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Accessibiity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.654</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-.059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-.426</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.238</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.100</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-.082</w:t>
            </w:r>
          </w:p>
        </w:tc>
      </w:tr>
      <w:tr w:rsidR="006B5071" w:rsidRPr="00BE5AA9"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Distance of  the highway</w:t>
            </w:r>
          </w:p>
        </w:tc>
        <w:tc>
          <w:tcPr>
            <w:tcW w:w="1010" w:type="dxa"/>
            <w:tcBorders>
              <w:top w:val="nil"/>
              <w:left w:val="single" w:sz="16" w:space="0" w:color="000000"/>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.713</w:t>
            </w:r>
          </w:p>
        </w:tc>
        <w:tc>
          <w:tcPr>
            <w:tcW w:w="1010"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.034</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-.447</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-.009</w:t>
            </w:r>
          </w:p>
        </w:tc>
        <w:tc>
          <w:tcPr>
            <w:tcW w:w="1009" w:type="dxa"/>
            <w:tcBorders>
              <w:top w:val="nil"/>
              <w:bottom w:val="nil"/>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-.013</w:t>
            </w:r>
          </w:p>
        </w:tc>
        <w:tc>
          <w:tcPr>
            <w:tcW w:w="1009" w:type="dxa"/>
            <w:tcBorders>
              <w:top w:val="nil"/>
              <w:bottom w:val="nil"/>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.039</w:t>
            </w:r>
          </w:p>
        </w:tc>
      </w:tr>
      <w:tr w:rsidR="006B5071" w:rsidRPr="00BE5AA9" w:rsidTr="006804DC">
        <w:trPr>
          <w:cantSplit/>
        </w:trPr>
        <w:tc>
          <w:tcPr>
            <w:tcW w:w="2449" w:type="dxa"/>
            <w:tcBorders>
              <w:top w:val="nil"/>
              <w:left w:val="single" w:sz="16" w:space="0" w:color="000000"/>
              <w:bottom w:val="single" w:sz="16" w:space="0" w:color="000000"/>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Image/status derived</w:t>
            </w:r>
          </w:p>
        </w:tc>
        <w:tc>
          <w:tcPr>
            <w:tcW w:w="1010" w:type="dxa"/>
            <w:tcBorders>
              <w:top w:val="nil"/>
              <w:left w:val="single" w:sz="16" w:space="0" w:color="000000"/>
              <w:bottom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.534</w:t>
            </w:r>
          </w:p>
        </w:tc>
        <w:tc>
          <w:tcPr>
            <w:tcW w:w="1010" w:type="dxa"/>
            <w:tcBorders>
              <w:top w:val="nil"/>
              <w:bottom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.109</w:t>
            </w:r>
          </w:p>
        </w:tc>
        <w:tc>
          <w:tcPr>
            <w:tcW w:w="1009" w:type="dxa"/>
            <w:tcBorders>
              <w:top w:val="nil"/>
              <w:bottom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-.347</w:t>
            </w:r>
          </w:p>
        </w:tc>
        <w:tc>
          <w:tcPr>
            <w:tcW w:w="1009" w:type="dxa"/>
            <w:tcBorders>
              <w:top w:val="nil"/>
              <w:bottom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-.300</w:t>
            </w:r>
          </w:p>
        </w:tc>
        <w:tc>
          <w:tcPr>
            <w:tcW w:w="1009" w:type="dxa"/>
            <w:tcBorders>
              <w:top w:val="nil"/>
              <w:bottom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-.194</w:t>
            </w:r>
          </w:p>
        </w:tc>
        <w:tc>
          <w:tcPr>
            <w:tcW w:w="1009" w:type="dxa"/>
            <w:tcBorders>
              <w:top w:val="nil"/>
              <w:bottom w:val="single" w:sz="16" w:space="0" w:color="000000"/>
              <w:right w:val="single" w:sz="16" w:space="0" w:color="000000"/>
            </w:tcBorders>
            <w:shd w:val="clear" w:color="auto" w:fill="FFFFFF"/>
            <w:vAlign w:val="center"/>
          </w:tcPr>
          <w:p w:rsidR="006B5071" w:rsidRPr="00BE5AA9" w:rsidRDefault="006B5071" w:rsidP="006804DC">
            <w:pPr>
              <w:autoSpaceDE w:val="0"/>
              <w:autoSpaceDN w:val="0"/>
              <w:adjustRightInd w:val="0"/>
              <w:spacing w:after="0" w:line="320" w:lineRule="atLeast"/>
              <w:jc w:val="right"/>
              <w:rPr>
                <w:rFonts w:ascii="Arial" w:hAnsi="Arial" w:cs="Arial"/>
                <w:color w:val="000000"/>
                <w:sz w:val="18"/>
                <w:szCs w:val="18"/>
              </w:rPr>
            </w:pPr>
            <w:r w:rsidRPr="00BE5AA9">
              <w:rPr>
                <w:rFonts w:ascii="Arial" w:hAnsi="Arial" w:cs="Arial"/>
                <w:color w:val="000000"/>
                <w:sz w:val="18"/>
                <w:szCs w:val="18"/>
              </w:rPr>
              <w:t>.144</w:t>
            </w:r>
          </w:p>
        </w:tc>
      </w:tr>
      <w:tr w:rsidR="006B5071" w:rsidRPr="00BE5AA9" w:rsidTr="006804DC">
        <w:trPr>
          <w:cantSplit/>
        </w:trPr>
        <w:tc>
          <w:tcPr>
            <w:tcW w:w="8505" w:type="dxa"/>
            <w:gridSpan w:val="7"/>
            <w:tcBorders>
              <w:top w:val="nil"/>
              <w:left w:val="nil"/>
              <w:bottom w:val="nil"/>
              <w:right w:val="nil"/>
            </w:tcBorders>
            <w:shd w:val="clear" w:color="auto" w:fill="FFFFFF"/>
            <w:vAlign w:val="center"/>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Extraction Method: Principal Component Analysis.</w:t>
            </w:r>
          </w:p>
        </w:tc>
      </w:tr>
      <w:tr w:rsidR="006B5071" w:rsidRPr="00BE5AA9" w:rsidTr="006804DC">
        <w:trPr>
          <w:cantSplit/>
        </w:trPr>
        <w:tc>
          <w:tcPr>
            <w:tcW w:w="8505" w:type="dxa"/>
            <w:gridSpan w:val="7"/>
            <w:tcBorders>
              <w:top w:val="nil"/>
              <w:left w:val="nil"/>
              <w:bottom w:val="nil"/>
              <w:right w:val="nil"/>
            </w:tcBorders>
            <w:shd w:val="clear" w:color="auto" w:fill="FFFFFF"/>
          </w:tcPr>
          <w:p w:rsidR="006B5071" w:rsidRPr="00BE5AA9" w:rsidRDefault="006B5071" w:rsidP="006804DC">
            <w:pPr>
              <w:autoSpaceDE w:val="0"/>
              <w:autoSpaceDN w:val="0"/>
              <w:adjustRightInd w:val="0"/>
              <w:spacing w:after="0" w:line="320" w:lineRule="atLeast"/>
              <w:rPr>
                <w:rFonts w:ascii="Arial" w:hAnsi="Arial" w:cs="Arial"/>
                <w:color w:val="000000"/>
                <w:sz w:val="18"/>
                <w:szCs w:val="18"/>
              </w:rPr>
            </w:pPr>
            <w:r w:rsidRPr="00BE5AA9">
              <w:rPr>
                <w:rFonts w:ascii="Arial" w:hAnsi="Arial" w:cs="Arial"/>
                <w:color w:val="000000"/>
                <w:sz w:val="18"/>
                <w:szCs w:val="18"/>
              </w:rPr>
              <w:t>a. 6 components extracted.</w:t>
            </w:r>
          </w:p>
        </w:tc>
      </w:tr>
    </w:tbl>
    <w:p w:rsidR="006B5071" w:rsidRPr="00146B96" w:rsidRDefault="006B5071" w:rsidP="00146B96">
      <w:pPr>
        <w:pStyle w:val="Caption"/>
        <w:jc w:val="both"/>
        <w:rPr>
          <w:rFonts w:ascii="Times New Roman" w:hAnsi="Times New Roman" w:cs="Times New Roman"/>
          <w:color w:val="auto"/>
          <w:sz w:val="24"/>
          <w:szCs w:val="24"/>
        </w:rPr>
      </w:pPr>
    </w:p>
    <w:p w:rsidR="00790AB2" w:rsidRPr="006B5071" w:rsidRDefault="006B5071" w:rsidP="00146B96">
      <w:pPr>
        <w:pStyle w:val="Caption"/>
        <w:spacing w:line="360" w:lineRule="auto"/>
        <w:jc w:val="both"/>
        <w:rPr>
          <w:rFonts w:ascii="Times New Roman" w:hAnsi="Times New Roman" w:cs="Times New Roman"/>
          <w:i w:val="0"/>
          <w:sz w:val="24"/>
          <w:szCs w:val="24"/>
        </w:rPr>
      </w:pPr>
      <w:r w:rsidRPr="00146B96">
        <w:rPr>
          <w:rFonts w:ascii="Times New Roman" w:hAnsi="Times New Roman" w:cs="Times New Roman"/>
          <w:i w:val="0"/>
          <w:color w:val="auto"/>
          <w:sz w:val="24"/>
          <w:szCs w:val="24"/>
        </w:rPr>
        <w:t xml:space="preserve">Table 4.17 component matrix summarizes the loadings of all 25 variables of the six factors extracted. The higher the absolute value of the loading, the more the factor contributes to the variable. </w:t>
      </w:r>
      <w:r w:rsidR="00790AB2" w:rsidRPr="006B5071">
        <w:rPr>
          <w:rFonts w:ascii="Times New Roman" w:hAnsi="Times New Roman" w:cs="Times New Roman"/>
          <w:i w:val="0"/>
          <w:sz w:val="24"/>
          <w:szCs w:val="24"/>
        </w:rPr>
        <w:br w:type="page"/>
      </w:r>
    </w:p>
    <w:p w:rsidR="00C93E30" w:rsidRPr="00E6326C" w:rsidRDefault="00C93E30" w:rsidP="00C93E30">
      <w:pPr>
        <w:pStyle w:val="Heading3"/>
        <w:rPr>
          <w:rFonts w:ascii="Times New Roman" w:hAnsi="Times New Roman" w:cs="Times New Roman"/>
          <w:b/>
          <w:color w:val="auto"/>
          <w:sz w:val="28"/>
          <w:szCs w:val="28"/>
        </w:rPr>
      </w:pPr>
      <w:bookmarkStart w:id="144" w:name="_Toc533053784"/>
      <w:r w:rsidRPr="00E6326C">
        <w:rPr>
          <w:rFonts w:ascii="Times New Roman" w:hAnsi="Times New Roman" w:cs="Times New Roman"/>
          <w:b/>
          <w:color w:val="auto"/>
          <w:sz w:val="28"/>
          <w:szCs w:val="28"/>
        </w:rPr>
        <w:t>Rotated Component Matrix</w:t>
      </w:r>
      <w:bookmarkEnd w:id="144"/>
    </w:p>
    <w:p w:rsidR="00790AB2" w:rsidRPr="00C93E30" w:rsidRDefault="00790AB2" w:rsidP="00C93E30">
      <w:pPr>
        <w:rPr>
          <w:rFonts w:ascii="Times New Roman" w:hAnsi="Times New Roman" w:cs="Times New Roman"/>
          <w:sz w:val="24"/>
          <w:szCs w:val="24"/>
        </w:rPr>
      </w:pPr>
    </w:p>
    <w:p w:rsidR="00C93E30" w:rsidRPr="00C93E30" w:rsidRDefault="00C93E30" w:rsidP="00C93E30">
      <w:pPr>
        <w:pStyle w:val="Caption"/>
        <w:rPr>
          <w:rFonts w:ascii="Times New Roman" w:hAnsi="Times New Roman" w:cs="Times New Roman"/>
          <w:i w:val="0"/>
          <w:sz w:val="24"/>
          <w:szCs w:val="24"/>
        </w:rPr>
      </w:pPr>
      <w:bookmarkStart w:id="145" w:name="_Toc533005165"/>
      <w:r w:rsidRPr="00C93E30">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18</w:t>
      </w:r>
      <w:r w:rsidR="007C722F">
        <w:rPr>
          <w:rFonts w:ascii="Times New Roman" w:hAnsi="Times New Roman" w:cs="Times New Roman"/>
          <w:i w:val="0"/>
          <w:color w:val="auto"/>
          <w:sz w:val="24"/>
          <w:szCs w:val="24"/>
        </w:rPr>
        <w:fldChar w:fldCharType="end"/>
      </w:r>
      <w:r w:rsidRPr="00C93E30">
        <w:rPr>
          <w:rFonts w:ascii="Times New Roman" w:hAnsi="Times New Roman" w:cs="Times New Roman"/>
          <w:i w:val="0"/>
          <w:color w:val="auto"/>
          <w:sz w:val="24"/>
          <w:szCs w:val="24"/>
        </w:rPr>
        <w:t xml:space="preserve">: </w:t>
      </w:r>
      <w:r w:rsidRPr="00152578">
        <w:rPr>
          <w:rFonts w:ascii="Times New Roman" w:hAnsi="Times New Roman" w:cs="Times New Roman"/>
          <w:i w:val="0"/>
          <w:color w:val="auto"/>
          <w:sz w:val="24"/>
          <w:szCs w:val="24"/>
        </w:rPr>
        <w:t>Rotated Component Matrix</w:t>
      </w:r>
      <w:bookmarkEnd w:id="145"/>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10"/>
        <w:gridCol w:w="1010"/>
        <w:gridCol w:w="1009"/>
        <w:gridCol w:w="1009"/>
        <w:gridCol w:w="1009"/>
        <w:gridCol w:w="1009"/>
      </w:tblGrid>
      <w:tr w:rsidR="00C93E30" w:rsidRPr="00972860" w:rsidTr="006804DC">
        <w:trPr>
          <w:cantSplit/>
        </w:trPr>
        <w:tc>
          <w:tcPr>
            <w:tcW w:w="8505" w:type="dxa"/>
            <w:gridSpan w:val="7"/>
            <w:tcBorders>
              <w:top w:val="nil"/>
              <w:left w:val="nil"/>
              <w:bottom w:val="nil"/>
              <w:right w:val="nil"/>
            </w:tcBorders>
            <w:shd w:val="clear" w:color="auto" w:fill="FFFFFF"/>
          </w:tcPr>
          <w:p w:rsidR="00C93E30" w:rsidRPr="00972860" w:rsidRDefault="00C93E30" w:rsidP="006804DC">
            <w:pPr>
              <w:tabs>
                <w:tab w:val="left" w:pos="285"/>
              </w:tabs>
              <w:autoSpaceDE w:val="0"/>
              <w:autoSpaceDN w:val="0"/>
              <w:adjustRightInd w:val="0"/>
              <w:spacing w:after="0" w:line="320" w:lineRule="atLeast"/>
              <w:rPr>
                <w:rFonts w:ascii="Arial" w:hAnsi="Arial" w:cs="Arial"/>
                <w:color w:val="000000"/>
                <w:sz w:val="18"/>
                <w:szCs w:val="18"/>
              </w:rPr>
            </w:pPr>
          </w:p>
        </w:tc>
      </w:tr>
      <w:tr w:rsidR="00C93E30" w:rsidRPr="00972860" w:rsidTr="006804DC">
        <w:trPr>
          <w:cantSplit/>
        </w:trPr>
        <w:tc>
          <w:tcPr>
            <w:tcW w:w="2449" w:type="dxa"/>
            <w:vMerge w:val="restart"/>
            <w:tcBorders>
              <w:top w:val="single" w:sz="16" w:space="0" w:color="000000"/>
              <w:left w:val="single" w:sz="16" w:space="0" w:color="000000"/>
              <w:bottom w:val="nil"/>
              <w:right w:val="single" w:sz="16" w:space="0" w:color="000000"/>
            </w:tcBorders>
            <w:shd w:val="clear" w:color="auto" w:fill="FFFFFF"/>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p>
        </w:tc>
        <w:tc>
          <w:tcPr>
            <w:tcW w:w="6056" w:type="dxa"/>
            <w:gridSpan w:val="6"/>
            <w:tcBorders>
              <w:top w:val="single" w:sz="16" w:space="0" w:color="000000"/>
              <w:left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Component</w:t>
            </w:r>
          </w:p>
        </w:tc>
      </w:tr>
      <w:tr w:rsidR="00C93E30" w:rsidRPr="00972860" w:rsidTr="006804DC">
        <w:trPr>
          <w:cantSplit/>
        </w:trPr>
        <w:tc>
          <w:tcPr>
            <w:tcW w:w="2449" w:type="dxa"/>
            <w:vMerge/>
            <w:tcBorders>
              <w:top w:val="single" w:sz="16" w:space="0" w:color="000000"/>
              <w:left w:val="single" w:sz="16" w:space="0" w:color="000000"/>
              <w:bottom w:val="nil"/>
              <w:right w:val="single" w:sz="16" w:space="0" w:color="000000"/>
            </w:tcBorders>
            <w:shd w:val="clear" w:color="auto" w:fill="FFFFFF"/>
          </w:tcPr>
          <w:p w:rsidR="00C93E30" w:rsidRPr="00972860" w:rsidRDefault="00C93E30" w:rsidP="006804DC">
            <w:pPr>
              <w:autoSpaceDE w:val="0"/>
              <w:autoSpaceDN w:val="0"/>
              <w:adjustRightInd w:val="0"/>
              <w:spacing w:after="0" w:line="240" w:lineRule="auto"/>
              <w:rPr>
                <w:rFonts w:ascii="Arial" w:hAnsi="Arial" w:cs="Arial"/>
                <w:color w:val="000000"/>
                <w:sz w:val="18"/>
                <w:szCs w:val="18"/>
              </w:rPr>
            </w:pPr>
          </w:p>
        </w:tc>
        <w:tc>
          <w:tcPr>
            <w:tcW w:w="1010" w:type="dxa"/>
            <w:tcBorders>
              <w:left w:val="single" w:sz="16" w:space="0" w:color="000000"/>
              <w:bottom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1</w:t>
            </w:r>
          </w:p>
        </w:tc>
        <w:tc>
          <w:tcPr>
            <w:tcW w:w="1010" w:type="dxa"/>
            <w:tcBorders>
              <w:bottom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2</w:t>
            </w:r>
          </w:p>
        </w:tc>
        <w:tc>
          <w:tcPr>
            <w:tcW w:w="1009" w:type="dxa"/>
            <w:tcBorders>
              <w:bottom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3</w:t>
            </w:r>
          </w:p>
        </w:tc>
        <w:tc>
          <w:tcPr>
            <w:tcW w:w="1009" w:type="dxa"/>
            <w:tcBorders>
              <w:bottom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4</w:t>
            </w:r>
          </w:p>
        </w:tc>
        <w:tc>
          <w:tcPr>
            <w:tcW w:w="1009" w:type="dxa"/>
            <w:tcBorders>
              <w:bottom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5</w:t>
            </w:r>
          </w:p>
        </w:tc>
        <w:tc>
          <w:tcPr>
            <w:tcW w:w="1009" w:type="dxa"/>
            <w:tcBorders>
              <w:bottom w:val="single" w:sz="16" w:space="0" w:color="000000"/>
              <w:right w:val="single" w:sz="16" w:space="0" w:color="000000"/>
            </w:tcBorders>
            <w:shd w:val="clear" w:color="auto" w:fill="FFFFFF"/>
          </w:tcPr>
          <w:p w:rsidR="00C93E30" w:rsidRPr="00972860" w:rsidRDefault="00C93E30"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6</w:t>
            </w:r>
          </w:p>
        </w:tc>
      </w:tr>
      <w:tr w:rsidR="00C93E30" w:rsidRPr="00972860" w:rsidTr="006804DC">
        <w:trPr>
          <w:cantSplit/>
        </w:trPr>
        <w:tc>
          <w:tcPr>
            <w:tcW w:w="2449" w:type="dxa"/>
            <w:tcBorders>
              <w:top w:val="single" w:sz="16" w:space="0" w:color="000000"/>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Environmental friendly</w:t>
            </w:r>
          </w:p>
        </w:tc>
        <w:tc>
          <w:tcPr>
            <w:tcW w:w="1010" w:type="dxa"/>
            <w:tcBorders>
              <w:top w:val="single" w:sz="16" w:space="0" w:color="000000"/>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.882</w:t>
            </w: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Travel time</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.707</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Transportation needs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.620</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Number of times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.419</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Quality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.391</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Reduce congestion</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.806</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Nature of weather</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.640</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Fuel cost</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.686</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Nature of the highway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.700</w:t>
            </w: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An appropriate mechanism</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.366</w:t>
            </w: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Time period of the day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.537</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Providing electric bicycles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.546</w:t>
            </w: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Availability of parking facilities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.799</w:t>
            </w: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Connectivity to public modes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.725</w:t>
            </w: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Days of the week</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.527</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Other's opinions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.449</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Improve health</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.794</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Safety and security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.747</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Other costs</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.477</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Maximum/minimum speed limit</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.660</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Comfortability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.512</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Distance that have to travel</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.568</w:t>
            </w: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Accessibiity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.703</w:t>
            </w: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Distance of  the highway</w:t>
            </w:r>
          </w:p>
        </w:tc>
        <w:tc>
          <w:tcPr>
            <w:tcW w:w="1010" w:type="dxa"/>
            <w:tcBorders>
              <w:top w:val="nil"/>
              <w:left w:val="single" w:sz="16" w:space="0" w:color="000000"/>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.700</w:t>
            </w:r>
          </w:p>
        </w:tc>
        <w:tc>
          <w:tcPr>
            <w:tcW w:w="1010"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r>
      <w:tr w:rsidR="00C93E30" w:rsidRPr="00BE5AA9" w:rsidTr="006804DC">
        <w:trPr>
          <w:cantSplit/>
        </w:trPr>
        <w:tc>
          <w:tcPr>
            <w:tcW w:w="2449" w:type="dxa"/>
            <w:tcBorders>
              <w:top w:val="nil"/>
              <w:left w:val="single" w:sz="16" w:space="0" w:color="000000"/>
              <w:bottom w:val="single" w:sz="16" w:space="0" w:color="000000"/>
              <w:right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Image/status derived</w:t>
            </w:r>
          </w:p>
        </w:tc>
        <w:tc>
          <w:tcPr>
            <w:tcW w:w="1010" w:type="dxa"/>
            <w:tcBorders>
              <w:top w:val="nil"/>
              <w:left w:val="single" w:sz="16" w:space="0" w:color="000000"/>
              <w:bottom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single" w:sz="16" w:space="0" w:color="000000"/>
            </w:tcBorders>
            <w:shd w:val="clear" w:color="auto" w:fill="FFFFFF"/>
            <w:vAlign w:val="center"/>
          </w:tcPr>
          <w:p w:rsidR="00C93E30" w:rsidRPr="00972860" w:rsidRDefault="00C93E30"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.568</w:t>
            </w:r>
          </w:p>
        </w:tc>
        <w:tc>
          <w:tcPr>
            <w:tcW w:w="1009" w:type="dxa"/>
            <w:tcBorders>
              <w:top w:val="nil"/>
              <w:bottom w:val="single" w:sz="16" w:space="0" w:color="000000"/>
            </w:tcBorders>
            <w:shd w:val="clear" w:color="auto" w:fill="FFFFFF"/>
            <w:vAlign w:val="center"/>
          </w:tcPr>
          <w:p w:rsidR="00C93E30" w:rsidRPr="00BE5AA9"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tcBorders>
            <w:shd w:val="clear" w:color="auto" w:fill="FFFFFF"/>
            <w:vAlign w:val="center"/>
          </w:tcPr>
          <w:p w:rsidR="00C93E30" w:rsidRPr="00BE5AA9"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tcBorders>
            <w:shd w:val="clear" w:color="auto" w:fill="FFFFFF"/>
            <w:vAlign w:val="center"/>
          </w:tcPr>
          <w:p w:rsidR="00C93E30" w:rsidRPr="00BE5AA9" w:rsidRDefault="00C93E30"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right w:val="single" w:sz="16" w:space="0" w:color="000000"/>
            </w:tcBorders>
            <w:shd w:val="clear" w:color="auto" w:fill="FFFFFF"/>
            <w:vAlign w:val="center"/>
          </w:tcPr>
          <w:p w:rsidR="00C93E30" w:rsidRPr="00BE5AA9" w:rsidRDefault="00C93E30" w:rsidP="006804DC">
            <w:pPr>
              <w:autoSpaceDE w:val="0"/>
              <w:autoSpaceDN w:val="0"/>
              <w:adjustRightInd w:val="0"/>
              <w:spacing w:after="0" w:line="320" w:lineRule="atLeast"/>
              <w:jc w:val="right"/>
              <w:rPr>
                <w:rFonts w:ascii="Arial" w:hAnsi="Arial" w:cs="Arial"/>
                <w:color w:val="000000"/>
                <w:sz w:val="18"/>
                <w:szCs w:val="18"/>
              </w:rPr>
            </w:pPr>
          </w:p>
        </w:tc>
      </w:tr>
    </w:tbl>
    <w:p w:rsidR="00C93E30" w:rsidRDefault="00C93E30" w:rsidP="00790AB2"/>
    <w:p w:rsidR="00C93E30" w:rsidRPr="00220199" w:rsidRDefault="00C93E30" w:rsidP="00C93E30">
      <w:pPr>
        <w:spacing w:line="360" w:lineRule="auto"/>
        <w:jc w:val="both"/>
        <w:rPr>
          <w:rFonts w:ascii="Times New Roman" w:hAnsi="Times New Roman" w:cs="Times New Roman"/>
          <w:sz w:val="24"/>
          <w:szCs w:val="24"/>
        </w:rPr>
      </w:pPr>
      <w:r w:rsidRPr="00220199">
        <w:rPr>
          <w:rFonts w:ascii="Times New Roman" w:hAnsi="Times New Roman" w:cs="Times New Roman"/>
          <w:sz w:val="24"/>
          <w:szCs w:val="24"/>
        </w:rPr>
        <w:t xml:space="preserve">Table </w:t>
      </w:r>
      <w:r>
        <w:rPr>
          <w:rFonts w:ascii="Times New Roman" w:hAnsi="Times New Roman" w:cs="Times New Roman"/>
          <w:sz w:val="24"/>
          <w:szCs w:val="24"/>
        </w:rPr>
        <w:t>4.18 rotated component matrix shows the significance value of all 25 variables for newly generated six factors. The most significance value of the each variable belong to respective factor mentioned in the top most columns of the table.</w:t>
      </w:r>
    </w:p>
    <w:p w:rsidR="00790AB2" w:rsidRDefault="00790AB2" w:rsidP="00790AB2">
      <w:r>
        <w:br w:type="page"/>
      </w:r>
    </w:p>
    <w:p w:rsidR="00790AB2" w:rsidRPr="001B2220" w:rsidRDefault="001B2220" w:rsidP="001B2220">
      <w:pPr>
        <w:pStyle w:val="Heading3"/>
        <w:rPr>
          <w:rFonts w:ascii="Times New Roman" w:hAnsi="Times New Roman" w:cs="Times New Roman"/>
          <w:b/>
          <w:color w:val="auto"/>
          <w:sz w:val="28"/>
          <w:szCs w:val="28"/>
        </w:rPr>
      </w:pPr>
      <w:bookmarkStart w:id="146" w:name="_Toc533053785"/>
      <w:r w:rsidRPr="001B2220">
        <w:rPr>
          <w:rFonts w:ascii="Times New Roman" w:hAnsi="Times New Roman" w:cs="Times New Roman"/>
          <w:b/>
          <w:color w:val="auto"/>
          <w:sz w:val="28"/>
          <w:szCs w:val="28"/>
        </w:rPr>
        <w:t>Factor Rename</w:t>
      </w:r>
      <w:bookmarkEnd w:id="146"/>
    </w:p>
    <w:p w:rsidR="001B2220" w:rsidRDefault="001B2220" w:rsidP="00790AB2"/>
    <w:p w:rsidR="001B2220" w:rsidRDefault="001B2220" w:rsidP="001B22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of rotated component matrix generated six new factors. Those factors include several variables. Each of these factors and their variables are stated below. </w:t>
      </w:r>
    </w:p>
    <w:p w:rsidR="001B2220" w:rsidRDefault="001B2220" w:rsidP="001B2220">
      <w:pPr>
        <w:pStyle w:val="Caption"/>
        <w:rPr>
          <w:rFonts w:ascii="Times New Roman" w:hAnsi="Times New Roman" w:cs="Times New Roman"/>
          <w:i w:val="0"/>
          <w:sz w:val="24"/>
          <w:szCs w:val="24"/>
        </w:rPr>
      </w:pPr>
      <w:bookmarkStart w:id="147" w:name="_Toc533005166"/>
      <w:r w:rsidRPr="001B2220">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19</w:t>
      </w:r>
      <w:r w:rsidR="007C722F">
        <w:rPr>
          <w:rFonts w:ascii="Times New Roman" w:hAnsi="Times New Roman" w:cs="Times New Roman"/>
          <w:i w:val="0"/>
          <w:color w:val="auto"/>
          <w:sz w:val="24"/>
          <w:szCs w:val="24"/>
        </w:rPr>
        <w:fldChar w:fldCharType="end"/>
      </w:r>
      <w:r w:rsidRPr="001B2220">
        <w:rPr>
          <w:rFonts w:ascii="Times New Roman" w:hAnsi="Times New Roman" w:cs="Times New Roman"/>
          <w:i w:val="0"/>
          <w:color w:val="auto"/>
          <w:sz w:val="24"/>
          <w:szCs w:val="24"/>
        </w:rPr>
        <w:t xml:space="preserve">: </w:t>
      </w:r>
      <w:r w:rsidRPr="00152578">
        <w:rPr>
          <w:rFonts w:ascii="Times New Roman" w:hAnsi="Times New Roman" w:cs="Times New Roman"/>
          <w:i w:val="0"/>
          <w:color w:val="auto"/>
          <w:sz w:val="24"/>
          <w:szCs w:val="24"/>
        </w:rPr>
        <w:t>Factor groups with Variables</w:t>
      </w:r>
      <w:bookmarkEnd w:id="147"/>
      <w:r w:rsidRPr="001B2220">
        <w:rPr>
          <w:rFonts w:ascii="Times New Roman" w:hAnsi="Times New Roman" w:cs="Times New Roman"/>
          <w:i w:val="0"/>
          <w:sz w:val="24"/>
          <w:szCs w:val="24"/>
        </w:rPr>
        <w:t xml:space="preserve"> </w:t>
      </w:r>
    </w:p>
    <w:p w:rsidR="001B2220" w:rsidRPr="001B2220" w:rsidRDefault="001B2220" w:rsidP="001B2220"/>
    <w:tbl>
      <w:tblPr>
        <w:tblStyle w:val="TableGrid"/>
        <w:tblW w:w="9955" w:type="dxa"/>
        <w:tblLook w:val="04A0" w:firstRow="1" w:lastRow="0" w:firstColumn="1" w:lastColumn="0" w:noHBand="0" w:noVBand="1"/>
      </w:tblPr>
      <w:tblGrid>
        <w:gridCol w:w="1828"/>
        <w:gridCol w:w="1772"/>
        <w:gridCol w:w="1182"/>
        <w:gridCol w:w="1724"/>
        <w:gridCol w:w="1686"/>
        <w:gridCol w:w="1763"/>
      </w:tblGrid>
      <w:tr w:rsidR="001B2220" w:rsidRPr="008449E1" w:rsidTr="006804DC">
        <w:trPr>
          <w:trHeight w:val="798"/>
        </w:trPr>
        <w:tc>
          <w:tcPr>
            <w:tcW w:w="1915" w:type="dxa"/>
          </w:tcPr>
          <w:p w:rsidR="001B2220"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1)</w:t>
            </w:r>
          </w:p>
          <w:p w:rsidR="001B2220" w:rsidRPr="008449E1"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Infrastructure</w:t>
            </w:r>
            <w:r w:rsidRPr="008449E1">
              <w:rPr>
                <w:rFonts w:ascii="Times New Roman" w:hAnsi="Times New Roman" w:cs="Times New Roman"/>
                <w:b/>
                <w:sz w:val="24"/>
                <w:szCs w:val="24"/>
              </w:rPr>
              <w:t xml:space="preserve"> f</w:t>
            </w:r>
            <w:r>
              <w:rPr>
                <w:rFonts w:ascii="Times New Roman" w:hAnsi="Times New Roman" w:cs="Times New Roman"/>
                <w:b/>
                <w:sz w:val="24"/>
                <w:szCs w:val="24"/>
              </w:rPr>
              <w:t>acilities</w:t>
            </w:r>
          </w:p>
        </w:tc>
        <w:tc>
          <w:tcPr>
            <w:tcW w:w="1855" w:type="dxa"/>
          </w:tcPr>
          <w:p w:rsidR="001B2220" w:rsidRDefault="001B2220" w:rsidP="006804DC">
            <w:pPr>
              <w:jc w:val="center"/>
              <w:rPr>
                <w:rFonts w:ascii="Times New Roman" w:hAnsi="Times New Roman" w:cs="Times New Roman"/>
                <w:b/>
                <w:sz w:val="24"/>
                <w:szCs w:val="24"/>
              </w:rPr>
            </w:pPr>
            <w:r w:rsidRPr="008449E1">
              <w:rPr>
                <w:rFonts w:ascii="Times New Roman" w:hAnsi="Times New Roman" w:cs="Times New Roman"/>
                <w:b/>
                <w:sz w:val="24"/>
                <w:szCs w:val="24"/>
              </w:rPr>
              <w:t xml:space="preserve">2) </w:t>
            </w:r>
          </w:p>
          <w:p w:rsidR="001B2220" w:rsidRPr="008449E1"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Personal consideration</w:t>
            </w:r>
          </w:p>
        </w:tc>
        <w:tc>
          <w:tcPr>
            <w:tcW w:w="1237" w:type="dxa"/>
          </w:tcPr>
          <w:p w:rsidR="001B2220" w:rsidRDefault="001B2220" w:rsidP="006804DC">
            <w:pPr>
              <w:jc w:val="center"/>
              <w:rPr>
                <w:rFonts w:ascii="Times New Roman" w:hAnsi="Times New Roman" w:cs="Times New Roman"/>
                <w:b/>
                <w:sz w:val="24"/>
                <w:szCs w:val="24"/>
              </w:rPr>
            </w:pPr>
            <w:r w:rsidRPr="008449E1">
              <w:rPr>
                <w:rFonts w:ascii="Times New Roman" w:hAnsi="Times New Roman" w:cs="Times New Roman"/>
                <w:b/>
                <w:sz w:val="24"/>
                <w:szCs w:val="24"/>
              </w:rPr>
              <w:t>3)</w:t>
            </w:r>
          </w:p>
          <w:p w:rsidR="001B2220" w:rsidRPr="008449E1"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Mobility and cost factors</w:t>
            </w:r>
          </w:p>
        </w:tc>
        <w:tc>
          <w:tcPr>
            <w:tcW w:w="1855" w:type="dxa"/>
          </w:tcPr>
          <w:p w:rsidR="001B2220" w:rsidRDefault="001B2220" w:rsidP="006804DC">
            <w:pPr>
              <w:jc w:val="center"/>
              <w:rPr>
                <w:rFonts w:ascii="Times New Roman" w:hAnsi="Times New Roman" w:cs="Times New Roman"/>
                <w:b/>
                <w:sz w:val="24"/>
                <w:szCs w:val="24"/>
              </w:rPr>
            </w:pPr>
            <w:r w:rsidRPr="008449E1">
              <w:rPr>
                <w:rFonts w:ascii="Times New Roman" w:hAnsi="Times New Roman" w:cs="Times New Roman"/>
                <w:b/>
                <w:sz w:val="24"/>
                <w:szCs w:val="24"/>
              </w:rPr>
              <w:t xml:space="preserve">4) </w:t>
            </w:r>
          </w:p>
          <w:p w:rsidR="001B2220" w:rsidRPr="008449E1"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External environment and social influence</w:t>
            </w:r>
          </w:p>
        </w:tc>
        <w:tc>
          <w:tcPr>
            <w:tcW w:w="1765" w:type="dxa"/>
          </w:tcPr>
          <w:p w:rsidR="001B2220" w:rsidRPr="008449E1" w:rsidRDefault="001B2220" w:rsidP="006804DC">
            <w:pPr>
              <w:jc w:val="center"/>
              <w:rPr>
                <w:rFonts w:ascii="Times New Roman" w:hAnsi="Times New Roman" w:cs="Times New Roman"/>
                <w:b/>
                <w:sz w:val="24"/>
                <w:szCs w:val="24"/>
              </w:rPr>
            </w:pPr>
            <w:r w:rsidRPr="008449E1">
              <w:rPr>
                <w:rFonts w:ascii="Times New Roman" w:hAnsi="Times New Roman" w:cs="Times New Roman"/>
                <w:b/>
                <w:sz w:val="24"/>
                <w:szCs w:val="24"/>
              </w:rPr>
              <w:t xml:space="preserve">5) </w:t>
            </w:r>
            <w:r>
              <w:rPr>
                <w:rFonts w:ascii="Times New Roman" w:hAnsi="Times New Roman" w:cs="Times New Roman"/>
                <w:b/>
                <w:sz w:val="24"/>
                <w:szCs w:val="24"/>
              </w:rPr>
              <w:t>Construction and policy making</w:t>
            </w:r>
          </w:p>
        </w:tc>
        <w:tc>
          <w:tcPr>
            <w:tcW w:w="1328" w:type="dxa"/>
          </w:tcPr>
          <w:p w:rsidR="001B2220" w:rsidRDefault="001B2220" w:rsidP="006804DC">
            <w:pPr>
              <w:jc w:val="center"/>
              <w:rPr>
                <w:rFonts w:ascii="Times New Roman" w:hAnsi="Times New Roman" w:cs="Times New Roman"/>
                <w:b/>
                <w:sz w:val="24"/>
                <w:szCs w:val="24"/>
              </w:rPr>
            </w:pPr>
            <w:r w:rsidRPr="008449E1">
              <w:rPr>
                <w:rFonts w:ascii="Times New Roman" w:hAnsi="Times New Roman" w:cs="Times New Roman"/>
                <w:b/>
                <w:sz w:val="24"/>
                <w:szCs w:val="24"/>
              </w:rPr>
              <w:t xml:space="preserve">6) </w:t>
            </w:r>
          </w:p>
          <w:p w:rsidR="001B2220" w:rsidRPr="008449E1" w:rsidRDefault="001B2220" w:rsidP="006804DC">
            <w:pPr>
              <w:jc w:val="center"/>
              <w:rPr>
                <w:rFonts w:ascii="Times New Roman" w:hAnsi="Times New Roman" w:cs="Times New Roman"/>
                <w:b/>
                <w:sz w:val="24"/>
                <w:szCs w:val="24"/>
              </w:rPr>
            </w:pPr>
            <w:r>
              <w:rPr>
                <w:rFonts w:ascii="Times New Roman" w:hAnsi="Times New Roman" w:cs="Times New Roman"/>
                <w:b/>
                <w:sz w:val="24"/>
                <w:szCs w:val="24"/>
              </w:rPr>
              <w:t>Environmental consciousness</w:t>
            </w:r>
          </w:p>
        </w:tc>
      </w:tr>
      <w:tr w:rsidR="001B2220" w:rsidRPr="00F32F09" w:rsidTr="006804DC">
        <w:trPr>
          <w:trHeight w:val="523"/>
        </w:trPr>
        <w:tc>
          <w:tcPr>
            <w:tcW w:w="191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Parking facilities</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Distance have to travel</w:t>
            </w: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Travel time</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 xml:space="preserve"> Nature of the weather</w:t>
            </w:r>
          </w:p>
        </w:tc>
        <w:tc>
          <w:tcPr>
            <w:tcW w:w="176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Appropriate mechanism by the government</w:t>
            </w:r>
          </w:p>
        </w:tc>
        <w:tc>
          <w:tcPr>
            <w:tcW w:w="1328" w:type="dxa"/>
          </w:tcPr>
          <w:p w:rsidR="001B2220" w:rsidRPr="00F32F09" w:rsidRDefault="001B2220" w:rsidP="006804DC">
            <w:pPr>
              <w:rPr>
                <w:rFonts w:ascii="Times New Roman" w:hAnsi="Times New Roman" w:cs="Times New Roman"/>
                <w:sz w:val="24"/>
                <w:szCs w:val="24"/>
              </w:rPr>
            </w:pPr>
            <w:r>
              <w:rPr>
                <w:rFonts w:ascii="Times New Roman" w:hAnsi="Times New Roman" w:cs="Times New Roman"/>
                <w:sz w:val="24"/>
                <w:szCs w:val="24"/>
              </w:rPr>
              <w:t>Environmental friendly</w:t>
            </w:r>
          </w:p>
        </w:tc>
      </w:tr>
      <w:tr w:rsidR="001B2220" w:rsidRPr="00F32F09" w:rsidTr="006804DC">
        <w:trPr>
          <w:trHeight w:val="798"/>
        </w:trPr>
        <w:tc>
          <w:tcPr>
            <w:tcW w:w="191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Connectivity to public modes</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Transportation needs</w:t>
            </w:r>
          </w:p>
          <w:p w:rsidR="001B2220" w:rsidRPr="00F32F09" w:rsidRDefault="001B2220" w:rsidP="006804DC">
            <w:pPr>
              <w:rPr>
                <w:rFonts w:ascii="Times New Roman" w:hAnsi="Times New Roman" w:cs="Times New Roman"/>
                <w:sz w:val="24"/>
                <w:szCs w:val="24"/>
              </w:rPr>
            </w:pP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Quality</w:t>
            </w:r>
          </w:p>
        </w:tc>
        <w:tc>
          <w:tcPr>
            <w:tcW w:w="1855" w:type="dxa"/>
          </w:tcPr>
          <w:p w:rsidR="001B2220" w:rsidRPr="00F32F09" w:rsidRDefault="001B2220" w:rsidP="006804DC">
            <w:pPr>
              <w:rPr>
                <w:rFonts w:ascii="Times New Roman" w:hAnsi="Times New Roman" w:cs="Times New Roman"/>
                <w:sz w:val="24"/>
                <w:szCs w:val="24"/>
              </w:rPr>
            </w:pPr>
            <w:r>
              <w:rPr>
                <w:rFonts w:ascii="Times New Roman" w:hAnsi="Times New Roman" w:cs="Times New Roman"/>
                <w:sz w:val="24"/>
                <w:szCs w:val="24"/>
              </w:rPr>
              <w:t>Other’s opinions</w:t>
            </w:r>
          </w:p>
        </w:tc>
        <w:tc>
          <w:tcPr>
            <w:tcW w:w="1765" w:type="dxa"/>
          </w:tcPr>
          <w:p w:rsidR="001B2220" w:rsidRPr="00F32F09" w:rsidRDefault="001B2220" w:rsidP="006804DC">
            <w:pPr>
              <w:rPr>
                <w:rFonts w:ascii="Times New Roman" w:hAnsi="Times New Roman" w:cs="Times New Roman"/>
                <w:sz w:val="24"/>
                <w:szCs w:val="24"/>
              </w:rPr>
            </w:pPr>
            <w:r>
              <w:rPr>
                <w:rFonts w:ascii="Times New Roman" w:hAnsi="Times New Roman" w:cs="Times New Roman"/>
                <w:sz w:val="24"/>
                <w:szCs w:val="24"/>
              </w:rPr>
              <w:t xml:space="preserve">Providing </w:t>
            </w:r>
            <w:r w:rsidRPr="00F32F09">
              <w:rPr>
                <w:rFonts w:ascii="Times New Roman" w:hAnsi="Times New Roman" w:cs="Times New Roman"/>
                <w:sz w:val="24"/>
                <w:szCs w:val="24"/>
              </w:rPr>
              <w:t>electric bicycles</w:t>
            </w:r>
          </w:p>
        </w:tc>
        <w:tc>
          <w:tcPr>
            <w:tcW w:w="1328" w:type="dxa"/>
          </w:tcPr>
          <w:p w:rsidR="001B2220" w:rsidRPr="00F32F09" w:rsidRDefault="001B2220" w:rsidP="006804DC">
            <w:pPr>
              <w:rPr>
                <w:rFonts w:ascii="Times New Roman" w:hAnsi="Times New Roman" w:cs="Times New Roman"/>
                <w:sz w:val="24"/>
                <w:szCs w:val="24"/>
              </w:rPr>
            </w:pPr>
          </w:p>
        </w:tc>
      </w:tr>
      <w:tr w:rsidR="001B2220" w:rsidRPr="00F32F09" w:rsidTr="006804DC">
        <w:trPr>
          <w:trHeight w:val="798"/>
        </w:trPr>
        <w:tc>
          <w:tcPr>
            <w:tcW w:w="191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Accessibility</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Number of times</w:t>
            </w:r>
          </w:p>
          <w:p w:rsidR="001B2220" w:rsidRPr="00F32F09" w:rsidRDefault="001B2220" w:rsidP="006804DC">
            <w:pPr>
              <w:rPr>
                <w:rFonts w:ascii="Times New Roman" w:hAnsi="Times New Roman" w:cs="Times New Roman"/>
                <w:sz w:val="24"/>
                <w:szCs w:val="24"/>
              </w:rPr>
            </w:pP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Fuel cost</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Reduce Congestion</w:t>
            </w:r>
          </w:p>
        </w:tc>
        <w:tc>
          <w:tcPr>
            <w:tcW w:w="1765" w:type="dxa"/>
          </w:tcPr>
          <w:p w:rsidR="001B2220" w:rsidRPr="00F32F09" w:rsidRDefault="001B2220" w:rsidP="006804DC">
            <w:pPr>
              <w:rPr>
                <w:rFonts w:ascii="Times New Roman" w:hAnsi="Times New Roman" w:cs="Times New Roman"/>
                <w:sz w:val="24"/>
                <w:szCs w:val="24"/>
              </w:rPr>
            </w:pPr>
            <w:r>
              <w:rPr>
                <w:rFonts w:ascii="Times New Roman" w:hAnsi="Times New Roman" w:cs="Times New Roman"/>
                <w:sz w:val="24"/>
                <w:szCs w:val="24"/>
              </w:rPr>
              <w:t>Surrounding of the highway</w:t>
            </w:r>
          </w:p>
        </w:tc>
        <w:tc>
          <w:tcPr>
            <w:tcW w:w="1328" w:type="dxa"/>
          </w:tcPr>
          <w:p w:rsidR="001B2220" w:rsidRPr="00F32F09" w:rsidRDefault="001B2220" w:rsidP="006804DC">
            <w:pPr>
              <w:rPr>
                <w:rFonts w:ascii="Times New Roman" w:hAnsi="Times New Roman" w:cs="Times New Roman"/>
                <w:sz w:val="24"/>
                <w:szCs w:val="24"/>
              </w:rPr>
            </w:pPr>
          </w:p>
        </w:tc>
      </w:tr>
      <w:tr w:rsidR="001B2220" w:rsidRPr="00F32F09" w:rsidTr="006804DC">
        <w:trPr>
          <w:trHeight w:val="798"/>
        </w:trPr>
        <w:tc>
          <w:tcPr>
            <w:tcW w:w="191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Distance of the highway</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 xml:space="preserve"> Comfortability</w:t>
            </w:r>
          </w:p>
          <w:p w:rsidR="001B2220" w:rsidRPr="00F32F09" w:rsidRDefault="001B2220" w:rsidP="006804DC">
            <w:pPr>
              <w:rPr>
                <w:rFonts w:ascii="Times New Roman" w:hAnsi="Times New Roman" w:cs="Times New Roman"/>
                <w:sz w:val="24"/>
                <w:szCs w:val="24"/>
              </w:rPr>
            </w:pP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Time period of the day</w:t>
            </w: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Days of the week</w:t>
            </w:r>
          </w:p>
        </w:tc>
        <w:tc>
          <w:tcPr>
            <w:tcW w:w="1765" w:type="dxa"/>
          </w:tcPr>
          <w:p w:rsidR="001B2220" w:rsidRPr="00F32F09" w:rsidRDefault="001B2220" w:rsidP="006804DC">
            <w:pPr>
              <w:rPr>
                <w:rFonts w:ascii="Times New Roman" w:hAnsi="Times New Roman" w:cs="Times New Roman"/>
                <w:sz w:val="24"/>
                <w:szCs w:val="24"/>
              </w:rPr>
            </w:pPr>
          </w:p>
        </w:tc>
        <w:tc>
          <w:tcPr>
            <w:tcW w:w="1328" w:type="dxa"/>
          </w:tcPr>
          <w:p w:rsidR="001B2220" w:rsidRPr="00F32F09" w:rsidRDefault="001B2220" w:rsidP="006804DC">
            <w:pPr>
              <w:rPr>
                <w:rFonts w:ascii="Times New Roman" w:hAnsi="Times New Roman" w:cs="Times New Roman"/>
                <w:sz w:val="24"/>
                <w:szCs w:val="24"/>
              </w:rPr>
            </w:pPr>
          </w:p>
        </w:tc>
      </w:tr>
      <w:tr w:rsidR="001B2220" w:rsidRPr="00F32F09" w:rsidTr="006804DC">
        <w:trPr>
          <w:trHeight w:val="523"/>
        </w:trPr>
        <w:tc>
          <w:tcPr>
            <w:tcW w:w="1915" w:type="dxa"/>
          </w:tcPr>
          <w:p w:rsidR="001B2220" w:rsidRPr="00F32F09" w:rsidRDefault="001B2220" w:rsidP="006804DC">
            <w:pPr>
              <w:rPr>
                <w:rFonts w:ascii="Times New Roman" w:hAnsi="Times New Roman" w:cs="Times New Roman"/>
                <w:sz w:val="24"/>
                <w:szCs w:val="24"/>
              </w:rPr>
            </w:pP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Image derived</w:t>
            </w:r>
          </w:p>
          <w:p w:rsidR="001B2220" w:rsidRPr="00F32F09" w:rsidRDefault="001B2220" w:rsidP="006804DC">
            <w:pPr>
              <w:rPr>
                <w:rFonts w:ascii="Times New Roman" w:hAnsi="Times New Roman" w:cs="Times New Roman"/>
                <w:sz w:val="24"/>
                <w:szCs w:val="24"/>
              </w:rPr>
            </w:pP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Other costs</w:t>
            </w:r>
          </w:p>
        </w:tc>
        <w:tc>
          <w:tcPr>
            <w:tcW w:w="1855" w:type="dxa"/>
          </w:tcPr>
          <w:p w:rsidR="001B2220" w:rsidRPr="00F32F09" w:rsidRDefault="001B2220" w:rsidP="006804DC">
            <w:pPr>
              <w:rPr>
                <w:rFonts w:ascii="Times New Roman" w:hAnsi="Times New Roman" w:cs="Times New Roman"/>
                <w:sz w:val="24"/>
                <w:szCs w:val="24"/>
              </w:rPr>
            </w:pPr>
          </w:p>
        </w:tc>
        <w:tc>
          <w:tcPr>
            <w:tcW w:w="1765" w:type="dxa"/>
          </w:tcPr>
          <w:p w:rsidR="001B2220" w:rsidRPr="00F32F09" w:rsidRDefault="001B2220" w:rsidP="006804DC">
            <w:pPr>
              <w:rPr>
                <w:rFonts w:ascii="Times New Roman" w:hAnsi="Times New Roman" w:cs="Times New Roman"/>
                <w:sz w:val="24"/>
                <w:szCs w:val="24"/>
              </w:rPr>
            </w:pPr>
          </w:p>
        </w:tc>
        <w:tc>
          <w:tcPr>
            <w:tcW w:w="1328" w:type="dxa"/>
          </w:tcPr>
          <w:p w:rsidR="001B2220" w:rsidRPr="00F32F09" w:rsidRDefault="001B2220" w:rsidP="006804DC">
            <w:pPr>
              <w:rPr>
                <w:rFonts w:ascii="Times New Roman" w:hAnsi="Times New Roman" w:cs="Times New Roman"/>
                <w:sz w:val="24"/>
                <w:szCs w:val="24"/>
              </w:rPr>
            </w:pPr>
          </w:p>
        </w:tc>
      </w:tr>
      <w:tr w:rsidR="001B2220" w:rsidRPr="00F32F09" w:rsidTr="006804DC">
        <w:trPr>
          <w:trHeight w:val="537"/>
        </w:trPr>
        <w:tc>
          <w:tcPr>
            <w:tcW w:w="1915" w:type="dxa"/>
          </w:tcPr>
          <w:p w:rsidR="001B2220" w:rsidRPr="00F32F09" w:rsidRDefault="001B2220" w:rsidP="006804DC">
            <w:pPr>
              <w:rPr>
                <w:rFonts w:ascii="Times New Roman" w:hAnsi="Times New Roman" w:cs="Times New Roman"/>
                <w:sz w:val="24"/>
                <w:szCs w:val="24"/>
              </w:rPr>
            </w:pP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Safety and security</w:t>
            </w:r>
          </w:p>
        </w:tc>
        <w:tc>
          <w:tcPr>
            <w:tcW w:w="1237"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Speed limit</w:t>
            </w:r>
          </w:p>
        </w:tc>
        <w:tc>
          <w:tcPr>
            <w:tcW w:w="1855" w:type="dxa"/>
          </w:tcPr>
          <w:p w:rsidR="001B2220" w:rsidRPr="00F32F09" w:rsidRDefault="001B2220" w:rsidP="006804DC">
            <w:pPr>
              <w:rPr>
                <w:rFonts w:ascii="Times New Roman" w:hAnsi="Times New Roman" w:cs="Times New Roman"/>
                <w:sz w:val="24"/>
                <w:szCs w:val="24"/>
              </w:rPr>
            </w:pPr>
          </w:p>
        </w:tc>
        <w:tc>
          <w:tcPr>
            <w:tcW w:w="1765" w:type="dxa"/>
          </w:tcPr>
          <w:p w:rsidR="001B2220" w:rsidRPr="00F32F09" w:rsidRDefault="001B2220" w:rsidP="006804DC">
            <w:pPr>
              <w:rPr>
                <w:rFonts w:ascii="Times New Roman" w:hAnsi="Times New Roman" w:cs="Times New Roman"/>
                <w:sz w:val="24"/>
                <w:szCs w:val="24"/>
              </w:rPr>
            </w:pPr>
          </w:p>
        </w:tc>
        <w:tc>
          <w:tcPr>
            <w:tcW w:w="1328" w:type="dxa"/>
          </w:tcPr>
          <w:p w:rsidR="001B2220" w:rsidRPr="00F32F09" w:rsidRDefault="001B2220" w:rsidP="006804DC">
            <w:pPr>
              <w:rPr>
                <w:rFonts w:ascii="Times New Roman" w:hAnsi="Times New Roman" w:cs="Times New Roman"/>
                <w:sz w:val="24"/>
                <w:szCs w:val="24"/>
              </w:rPr>
            </w:pPr>
          </w:p>
        </w:tc>
      </w:tr>
      <w:tr w:rsidR="001B2220" w:rsidRPr="00F32F09" w:rsidTr="006804DC">
        <w:trPr>
          <w:trHeight w:val="523"/>
        </w:trPr>
        <w:tc>
          <w:tcPr>
            <w:tcW w:w="1915" w:type="dxa"/>
          </w:tcPr>
          <w:p w:rsidR="001B2220" w:rsidRPr="00F32F09" w:rsidRDefault="001B2220" w:rsidP="006804DC">
            <w:pPr>
              <w:rPr>
                <w:rFonts w:ascii="Times New Roman" w:hAnsi="Times New Roman" w:cs="Times New Roman"/>
                <w:sz w:val="24"/>
                <w:szCs w:val="24"/>
              </w:rPr>
            </w:pPr>
          </w:p>
        </w:tc>
        <w:tc>
          <w:tcPr>
            <w:tcW w:w="1855" w:type="dxa"/>
          </w:tcPr>
          <w:p w:rsidR="001B2220" w:rsidRPr="00F32F09" w:rsidRDefault="001B2220" w:rsidP="006804DC">
            <w:pPr>
              <w:rPr>
                <w:rFonts w:ascii="Times New Roman" w:hAnsi="Times New Roman" w:cs="Times New Roman"/>
                <w:sz w:val="24"/>
                <w:szCs w:val="24"/>
              </w:rPr>
            </w:pPr>
            <w:r w:rsidRPr="00F32F09">
              <w:rPr>
                <w:rFonts w:ascii="Times New Roman" w:hAnsi="Times New Roman" w:cs="Times New Roman"/>
                <w:sz w:val="24"/>
                <w:szCs w:val="24"/>
              </w:rPr>
              <w:t>Improve health</w:t>
            </w:r>
          </w:p>
        </w:tc>
        <w:tc>
          <w:tcPr>
            <w:tcW w:w="1237" w:type="dxa"/>
          </w:tcPr>
          <w:p w:rsidR="001B2220" w:rsidRPr="00F32F09" w:rsidRDefault="001B2220" w:rsidP="006804DC">
            <w:pPr>
              <w:rPr>
                <w:rFonts w:ascii="Times New Roman" w:hAnsi="Times New Roman" w:cs="Times New Roman"/>
                <w:sz w:val="24"/>
                <w:szCs w:val="24"/>
              </w:rPr>
            </w:pPr>
          </w:p>
        </w:tc>
        <w:tc>
          <w:tcPr>
            <w:tcW w:w="1855" w:type="dxa"/>
          </w:tcPr>
          <w:p w:rsidR="001B2220" w:rsidRPr="00F32F09" w:rsidRDefault="001B2220" w:rsidP="006804DC">
            <w:pPr>
              <w:rPr>
                <w:rFonts w:ascii="Times New Roman" w:hAnsi="Times New Roman" w:cs="Times New Roman"/>
                <w:sz w:val="24"/>
                <w:szCs w:val="24"/>
              </w:rPr>
            </w:pPr>
          </w:p>
        </w:tc>
        <w:tc>
          <w:tcPr>
            <w:tcW w:w="1765" w:type="dxa"/>
          </w:tcPr>
          <w:p w:rsidR="001B2220" w:rsidRPr="00F32F09" w:rsidRDefault="001B2220" w:rsidP="006804DC">
            <w:pPr>
              <w:rPr>
                <w:rFonts w:ascii="Times New Roman" w:hAnsi="Times New Roman" w:cs="Times New Roman"/>
                <w:sz w:val="24"/>
                <w:szCs w:val="24"/>
              </w:rPr>
            </w:pPr>
          </w:p>
        </w:tc>
        <w:tc>
          <w:tcPr>
            <w:tcW w:w="1328" w:type="dxa"/>
          </w:tcPr>
          <w:p w:rsidR="001B2220" w:rsidRPr="00F32F09" w:rsidRDefault="001B2220" w:rsidP="006804DC">
            <w:pPr>
              <w:rPr>
                <w:rFonts w:ascii="Times New Roman" w:hAnsi="Times New Roman" w:cs="Times New Roman"/>
                <w:sz w:val="24"/>
                <w:szCs w:val="24"/>
              </w:rPr>
            </w:pPr>
          </w:p>
        </w:tc>
      </w:tr>
    </w:tbl>
    <w:p w:rsidR="00790AB2" w:rsidRPr="001B2220" w:rsidRDefault="00790AB2" w:rsidP="001B2220">
      <w:pPr>
        <w:pStyle w:val="Caption"/>
        <w:rPr>
          <w:rFonts w:ascii="Times New Roman" w:hAnsi="Times New Roman" w:cs="Times New Roman"/>
          <w:i w:val="0"/>
          <w:sz w:val="24"/>
          <w:szCs w:val="24"/>
        </w:rPr>
      </w:pPr>
      <w:r w:rsidRPr="001B2220">
        <w:rPr>
          <w:rFonts w:ascii="Times New Roman" w:hAnsi="Times New Roman" w:cs="Times New Roman"/>
          <w:i w:val="0"/>
          <w:sz w:val="24"/>
          <w:szCs w:val="24"/>
        </w:rPr>
        <w:br w:type="page"/>
      </w:r>
    </w:p>
    <w:p w:rsidR="009C168C" w:rsidRPr="009C168C" w:rsidRDefault="009C168C" w:rsidP="009C168C">
      <w:pPr>
        <w:pStyle w:val="Heading3"/>
        <w:rPr>
          <w:rFonts w:ascii="Times New Roman" w:hAnsi="Times New Roman" w:cs="Times New Roman"/>
          <w:b/>
          <w:color w:val="auto"/>
          <w:sz w:val="28"/>
          <w:szCs w:val="28"/>
        </w:rPr>
      </w:pPr>
      <w:bookmarkStart w:id="148" w:name="_Toc533053786"/>
      <w:r w:rsidRPr="009C168C">
        <w:rPr>
          <w:rFonts w:ascii="Times New Roman" w:hAnsi="Times New Roman" w:cs="Times New Roman"/>
          <w:b/>
          <w:color w:val="auto"/>
          <w:sz w:val="28"/>
          <w:szCs w:val="28"/>
        </w:rPr>
        <w:t>Component Coefficient Matrix</w:t>
      </w:r>
      <w:bookmarkEnd w:id="148"/>
    </w:p>
    <w:p w:rsidR="00790AB2" w:rsidRDefault="00790AB2" w:rsidP="009C168C"/>
    <w:p w:rsidR="009C168C" w:rsidRPr="009C168C" w:rsidRDefault="009C168C" w:rsidP="009C168C">
      <w:pPr>
        <w:pStyle w:val="Caption"/>
        <w:rPr>
          <w:rFonts w:ascii="Times New Roman" w:hAnsi="Times New Roman" w:cs="Times New Roman"/>
          <w:i w:val="0"/>
          <w:color w:val="auto"/>
          <w:sz w:val="24"/>
          <w:szCs w:val="24"/>
        </w:rPr>
      </w:pPr>
      <w:bookmarkStart w:id="149" w:name="_Toc533005167"/>
      <w:r w:rsidRPr="009C168C">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20</w:t>
      </w:r>
      <w:r w:rsidR="007C722F">
        <w:rPr>
          <w:rFonts w:ascii="Times New Roman" w:hAnsi="Times New Roman" w:cs="Times New Roman"/>
          <w:i w:val="0"/>
          <w:color w:val="auto"/>
          <w:sz w:val="24"/>
          <w:szCs w:val="24"/>
        </w:rPr>
        <w:fldChar w:fldCharType="end"/>
      </w:r>
      <w:r w:rsidRPr="009C168C">
        <w:rPr>
          <w:rFonts w:ascii="Times New Roman" w:hAnsi="Times New Roman" w:cs="Times New Roman"/>
          <w:i w:val="0"/>
          <w:color w:val="auto"/>
          <w:sz w:val="24"/>
          <w:szCs w:val="24"/>
        </w:rPr>
        <w:t xml:space="preserve">: </w:t>
      </w:r>
      <w:r w:rsidRPr="00152578">
        <w:rPr>
          <w:rFonts w:ascii="Times New Roman" w:hAnsi="Times New Roman" w:cs="Times New Roman"/>
          <w:i w:val="0"/>
          <w:color w:val="auto"/>
          <w:sz w:val="24"/>
          <w:szCs w:val="24"/>
        </w:rPr>
        <w:t>Component Coefficient Matrix</w:t>
      </w:r>
      <w:bookmarkEnd w:id="149"/>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10"/>
        <w:gridCol w:w="1010"/>
        <w:gridCol w:w="1009"/>
        <w:gridCol w:w="1009"/>
        <w:gridCol w:w="1009"/>
        <w:gridCol w:w="1009"/>
      </w:tblGrid>
      <w:tr w:rsidR="009C168C" w:rsidRPr="00972860" w:rsidTr="006804DC">
        <w:trPr>
          <w:cantSplit/>
        </w:trPr>
        <w:tc>
          <w:tcPr>
            <w:tcW w:w="8505" w:type="dxa"/>
            <w:gridSpan w:val="7"/>
            <w:tcBorders>
              <w:top w:val="nil"/>
              <w:left w:val="nil"/>
              <w:bottom w:val="nil"/>
              <w:right w:val="nil"/>
            </w:tcBorders>
            <w:shd w:val="clear" w:color="auto" w:fill="FFFFFF"/>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p>
        </w:tc>
      </w:tr>
      <w:tr w:rsidR="009C168C" w:rsidRPr="00972860" w:rsidTr="006804DC">
        <w:trPr>
          <w:cantSplit/>
        </w:trPr>
        <w:tc>
          <w:tcPr>
            <w:tcW w:w="2449" w:type="dxa"/>
            <w:vMerge w:val="restart"/>
            <w:tcBorders>
              <w:top w:val="single" w:sz="16" w:space="0" w:color="000000"/>
              <w:left w:val="single" w:sz="16" w:space="0" w:color="000000"/>
              <w:bottom w:val="nil"/>
              <w:right w:val="single" w:sz="16" w:space="0" w:color="000000"/>
            </w:tcBorders>
            <w:shd w:val="clear" w:color="auto" w:fill="FFFFFF"/>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p>
        </w:tc>
        <w:tc>
          <w:tcPr>
            <w:tcW w:w="6056" w:type="dxa"/>
            <w:gridSpan w:val="6"/>
            <w:tcBorders>
              <w:top w:val="single" w:sz="16" w:space="0" w:color="000000"/>
              <w:left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Component</w:t>
            </w:r>
          </w:p>
        </w:tc>
      </w:tr>
      <w:tr w:rsidR="009C168C" w:rsidRPr="00972860" w:rsidTr="006804DC">
        <w:trPr>
          <w:cantSplit/>
        </w:trPr>
        <w:tc>
          <w:tcPr>
            <w:tcW w:w="2449" w:type="dxa"/>
            <w:vMerge/>
            <w:tcBorders>
              <w:top w:val="single" w:sz="16" w:space="0" w:color="000000"/>
              <w:left w:val="single" w:sz="16" w:space="0" w:color="000000"/>
              <w:bottom w:val="nil"/>
              <w:right w:val="single" w:sz="16" w:space="0" w:color="000000"/>
            </w:tcBorders>
            <w:shd w:val="clear" w:color="auto" w:fill="FFFFFF"/>
          </w:tcPr>
          <w:p w:rsidR="009C168C" w:rsidRPr="00972860" w:rsidRDefault="009C168C" w:rsidP="006804DC">
            <w:pPr>
              <w:autoSpaceDE w:val="0"/>
              <w:autoSpaceDN w:val="0"/>
              <w:adjustRightInd w:val="0"/>
              <w:spacing w:after="0" w:line="240" w:lineRule="auto"/>
              <w:rPr>
                <w:rFonts w:ascii="Arial" w:hAnsi="Arial" w:cs="Arial"/>
                <w:color w:val="000000"/>
                <w:sz w:val="18"/>
                <w:szCs w:val="18"/>
              </w:rPr>
            </w:pPr>
          </w:p>
        </w:tc>
        <w:tc>
          <w:tcPr>
            <w:tcW w:w="1010" w:type="dxa"/>
            <w:tcBorders>
              <w:left w:val="single" w:sz="16" w:space="0" w:color="000000"/>
              <w:bottom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1</w:t>
            </w:r>
          </w:p>
        </w:tc>
        <w:tc>
          <w:tcPr>
            <w:tcW w:w="1010" w:type="dxa"/>
            <w:tcBorders>
              <w:bottom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2</w:t>
            </w:r>
          </w:p>
        </w:tc>
        <w:tc>
          <w:tcPr>
            <w:tcW w:w="1009" w:type="dxa"/>
            <w:tcBorders>
              <w:bottom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3</w:t>
            </w:r>
          </w:p>
        </w:tc>
        <w:tc>
          <w:tcPr>
            <w:tcW w:w="1009" w:type="dxa"/>
            <w:tcBorders>
              <w:bottom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4</w:t>
            </w:r>
          </w:p>
        </w:tc>
        <w:tc>
          <w:tcPr>
            <w:tcW w:w="1009" w:type="dxa"/>
            <w:tcBorders>
              <w:bottom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5</w:t>
            </w:r>
          </w:p>
        </w:tc>
        <w:tc>
          <w:tcPr>
            <w:tcW w:w="1009" w:type="dxa"/>
            <w:tcBorders>
              <w:bottom w:val="single" w:sz="16" w:space="0" w:color="000000"/>
              <w:right w:val="single" w:sz="16" w:space="0" w:color="000000"/>
            </w:tcBorders>
            <w:shd w:val="clear" w:color="auto" w:fill="FFFFFF"/>
          </w:tcPr>
          <w:p w:rsidR="009C168C" w:rsidRPr="00972860" w:rsidRDefault="009C168C" w:rsidP="006804DC">
            <w:pPr>
              <w:autoSpaceDE w:val="0"/>
              <w:autoSpaceDN w:val="0"/>
              <w:adjustRightInd w:val="0"/>
              <w:spacing w:after="0" w:line="320" w:lineRule="atLeast"/>
              <w:jc w:val="center"/>
              <w:rPr>
                <w:rFonts w:ascii="Arial" w:hAnsi="Arial" w:cs="Arial"/>
                <w:color w:val="000000"/>
                <w:sz w:val="18"/>
                <w:szCs w:val="18"/>
              </w:rPr>
            </w:pPr>
            <w:r w:rsidRPr="00972860">
              <w:rPr>
                <w:rFonts w:ascii="Arial" w:hAnsi="Arial" w:cs="Arial"/>
                <w:color w:val="000000"/>
                <w:sz w:val="18"/>
                <w:szCs w:val="18"/>
              </w:rPr>
              <w:t>6</w:t>
            </w:r>
          </w:p>
        </w:tc>
      </w:tr>
      <w:tr w:rsidR="009C168C" w:rsidRPr="00972860" w:rsidTr="006804DC">
        <w:trPr>
          <w:cantSplit/>
        </w:trPr>
        <w:tc>
          <w:tcPr>
            <w:tcW w:w="2449" w:type="dxa"/>
            <w:tcBorders>
              <w:top w:val="single" w:sz="16" w:space="0" w:color="000000"/>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Environmental friendly</w:t>
            </w:r>
          </w:p>
        </w:tc>
        <w:tc>
          <w:tcPr>
            <w:tcW w:w="1010" w:type="dxa"/>
            <w:tcBorders>
              <w:top w:val="single" w:sz="16" w:space="0" w:color="000000"/>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.760</w:t>
            </w: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Travel time</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.331</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Transportation needs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.200</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Number of times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.263</w:t>
            </w: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Quality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.124</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Reduce congestion</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.477</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Nature of weather</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.360</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Fuel cost</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.321</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Nature of the highway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.503</w:t>
            </w: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An appropriate mechanism</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.191</w:t>
            </w: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Time period of the day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.194</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Providing electric bicycles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.336</w:t>
            </w: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Availability of parking facilities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.334</w:t>
            </w: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Connectivity to public modes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.255</w:t>
            </w: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Days of the week</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.245</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Other’s opinions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.227</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Improve health</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.324</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Safety and security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.322</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Other costs</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.159</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Maximum/minimum speed limit</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.305</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Comfortability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.330</w:t>
            </w: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Distance that have to travel</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.178</w:t>
            </w: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Accessibiity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.270</w:t>
            </w: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Distance of  the highway</w:t>
            </w:r>
          </w:p>
        </w:tc>
        <w:tc>
          <w:tcPr>
            <w:tcW w:w="1010" w:type="dxa"/>
            <w:tcBorders>
              <w:top w:val="nil"/>
              <w:left w:val="single" w:sz="16" w:space="0" w:color="000000"/>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.237</w:t>
            </w:r>
          </w:p>
        </w:tc>
        <w:tc>
          <w:tcPr>
            <w:tcW w:w="1010"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nil"/>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972860" w:rsidTr="006804DC">
        <w:trPr>
          <w:cantSplit/>
        </w:trPr>
        <w:tc>
          <w:tcPr>
            <w:tcW w:w="2449" w:type="dxa"/>
            <w:tcBorders>
              <w:top w:val="nil"/>
              <w:left w:val="single" w:sz="16" w:space="0" w:color="000000"/>
              <w:bottom w:val="single" w:sz="16" w:space="0" w:color="000000"/>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rPr>
            </w:pPr>
            <w:r w:rsidRPr="00972860">
              <w:rPr>
                <w:rFonts w:ascii="Arial" w:hAnsi="Arial" w:cs="Arial"/>
                <w:color w:val="000000"/>
                <w:sz w:val="18"/>
                <w:szCs w:val="18"/>
              </w:rPr>
              <w:t>Image/status derived</w:t>
            </w:r>
          </w:p>
        </w:tc>
        <w:tc>
          <w:tcPr>
            <w:tcW w:w="1010" w:type="dxa"/>
            <w:tcBorders>
              <w:top w:val="nil"/>
              <w:left w:val="single" w:sz="16" w:space="0" w:color="000000"/>
              <w:bottom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10" w:type="dxa"/>
            <w:tcBorders>
              <w:top w:val="nil"/>
              <w:bottom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r w:rsidRPr="00972860">
              <w:rPr>
                <w:rFonts w:ascii="Arial" w:hAnsi="Arial" w:cs="Arial"/>
                <w:color w:val="000000"/>
                <w:sz w:val="18"/>
                <w:szCs w:val="18"/>
              </w:rPr>
              <w:t>.249</w:t>
            </w:r>
          </w:p>
        </w:tc>
        <w:tc>
          <w:tcPr>
            <w:tcW w:w="1009" w:type="dxa"/>
            <w:tcBorders>
              <w:top w:val="nil"/>
              <w:bottom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c>
          <w:tcPr>
            <w:tcW w:w="1009" w:type="dxa"/>
            <w:tcBorders>
              <w:top w:val="nil"/>
              <w:bottom w:val="single" w:sz="16" w:space="0" w:color="000000"/>
              <w:right w:val="single" w:sz="16" w:space="0" w:color="000000"/>
            </w:tcBorders>
            <w:shd w:val="clear" w:color="auto" w:fill="FFFFFF"/>
            <w:vAlign w:val="center"/>
          </w:tcPr>
          <w:p w:rsidR="009C168C" w:rsidRPr="00972860" w:rsidRDefault="009C168C" w:rsidP="006804DC">
            <w:pPr>
              <w:autoSpaceDE w:val="0"/>
              <w:autoSpaceDN w:val="0"/>
              <w:adjustRightInd w:val="0"/>
              <w:spacing w:after="0" w:line="320" w:lineRule="atLeast"/>
              <w:jc w:val="right"/>
              <w:rPr>
                <w:rFonts w:ascii="Arial" w:hAnsi="Arial" w:cs="Arial"/>
                <w:color w:val="000000"/>
                <w:sz w:val="18"/>
                <w:szCs w:val="18"/>
              </w:rPr>
            </w:pPr>
          </w:p>
        </w:tc>
      </w:tr>
      <w:tr w:rsidR="009C168C" w:rsidRPr="000A3A56" w:rsidTr="006804DC">
        <w:trPr>
          <w:cantSplit/>
        </w:trPr>
        <w:tc>
          <w:tcPr>
            <w:tcW w:w="8505" w:type="dxa"/>
            <w:gridSpan w:val="7"/>
            <w:tcBorders>
              <w:top w:val="nil"/>
              <w:left w:val="nil"/>
              <w:bottom w:val="nil"/>
              <w:right w:val="nil"/>
            </w:tcBorders>
            <w:shd w:val="clear" w:color="auto" w:fill="FFFFFF"/>
            <w:vAlign w:val="center"/>
          </w:tcPr>
          <w:p w:rsidR="009C168C" w:rsidRPr="00972860" w:rsidRDefault="009C168C" w:rsidP="006804DC">
            <w:pPr>
              <w:autoSpaceDE w:val="0"/>
              <w:autoSpaceDN w:val="0"/>
              <w:adjustRightInd w:val="0"/>
              <w:spacing w:after="0" w:line="320" w:lineRule="atLeast"/>
              <w:rPr>
                <w:rFonts w:ascii="Arial" w:hAnsi="Arial" w:cs="Arial"/>
                <w:color w:val="000000"/>
                <w:sz w:val="18"/>
                <w:szCs w:val="18"/>
                <w:highlight w:val="yellow"/>
              </w:rPr>
            </w:pPr>
          </w:p>
        </w:tc>
      </w:tr>
    </w:tbl>
    <w:p w:rsidR="00790AB2" w:rsidRDefault="00790AB2" w:rsidP="00790AB2">
      <w:r>
        <w:br w:type="page"/>
      </w:r>
    </w:p>
    <w:p w:rsidR="00790AB2" w:rsidRPr="009C168C" w:rsidRDefault="009C168C" w:rsidP="009C168C">
      <w:pPr>
        <w:pStyle w:val="Heading3"/>
        <w:rPr>
          <w:rFonts w:ascii="Times New Roman" w:hAnsi="Times New Roman" w:cs="Times New Roman"/>
          <w:b/>
          <w:sz w:val="28"/>
          <w:szCs w:val="28"/>
        </w:rPr>
      </w:pPr>
      <w:bookmarkStart w:id="150" w:name="_Toc533053787"/>
      <w:r w:rsidRPr="009C168C">
        <w:rPr>
          <w:rFonts w:ascii="Times New Roman" w:hAnsi="Times New Roman" w:cs="Times New Roman"/>
          <w:b/>
          <w:color w:val="auto"/>
          <w:sz w:val="28"/>
          <w:szCs w:val="28"/>
        </w:rPr>
        <w:t>Construction of Equations for Factors</w:t>
      </w:r>
      <w:bookmarkEnd w:id="150"/>
    </w:p>
    <w:p w:rsidR="009C168C" w:rsidRDefault="009C168C" w:rsidP="00790AB2"/>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1 (Infrastructure fac</w:t>
      </w:r>
      <w:r>
        <w:rPr>
          <w:rFonts w:ascii="Times New Roman" w:hAnsi="Times New Roman" w:cs="Times New Roman"/>
          <w:sz w:val="24"/>
          <w:szCs w:val="24"/>
        </w:rPr>
        <w:t>ilities</w:t>
      </w:r>
      <w:r w:rsidRPr="00890BFE">
        <w:rPr>
          <w:rFonts w:ascii="Times New Roman" w:hAnsi="Times New Roman" w:cs="Times New Roman"/>
          <w:sz w:val="24"/>
          <w:szCs w:val="24"/>
        </w:rPr>
        <w:t>) = 0.334 (Availability of parking facilities) + 0.255 (Connectivity to public modes) + 0.270 (Accessibility) + 0.237 (Distance of the highway)</w:t>
      </w:r>
    </w:p>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2 (Personal consideration) = 0.200 (Transportation needs) +</w:t>
      </w:r>
      <w:r>
        <w:rPr>
          <w:rFonts w:ascii="Times New Roman" w:hAnsi="Times New Roman" w:cs="Times New Roman"/>
          <w:sz w:val="24"/>
          <w:szCs w:val="24"/>
        </w:rPr>
        <w:t xml:space="preserve"> 0.263 (Number of times) + </w:t>
      </w:r>
      <w:r w:rsidRPr="00890BFE">
        <w:rPr>
          <w:rFonts w:ascii="Times New Roman" w:hAnsi="Times New Roman" w:cs="Times New Roman"/>
          <w:sz w:val="24"/>
          <w:szCs w:val="24"/>
        </w:rPr>
        <w:t xml:space="preserve"> 0.324 (Improve health) + 0.322 (Safety and security) + 0.178 (Distance that have to travel) + 0.249 (Image/Status derived)</w:t>
      </w:r>
    </w:p>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3 (Mobility and cost factors) = 0.331 (Travel time) + 0.124 (Quality) + 0.321 (Fuel cost) + 0.194 (Time period of the day) + 0.159 (Other costs) + 0.305 (Maximum/minimum speed limit)</w:t>
      </w:r>
    </w:p>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4 (External environment and social influence) = 0.477 (Reduce congestion) + 0.360 (Nature of weather) + 0.245 (Days of the week) + 0.227 (Other’s opinions)</w:t>
      </w:r>
    </w:p>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5 (Construction and policy making) = 0.503 (Nature of the highway) + 0.191 (An appropriate mechanism) + 0.336 (Providing electric bicycles) + 0.330 (Comfortability)</w:t>
      </w:r>
    </w:p>
    <w:p w:rsidR="009C168C" w:rsidRPr="00890BFE" w:rsidRDefault="009C168C" w:rsidP="009C168C">
      <w:pPr>
        <w:pStyle w:val="ListParagraph"/>
        <w:numPr>
          <w:ilvl w:val="0"/>
          <w:numId w:val="13"/>
        </w:numPr>
        <w:spacing w:after="160" w:line="360" w:lineRule="auto"/>
        <w:ind w:left="0"/>
        <w:jc w:val="both"/>
        <w:rPr>
          <w:rFonts w:ascii="Times New Roman" w:hAnsi="Times New Roman" w:cs="Times New Roman"/>
          <w:sz w:val="24"/>
          <w:szCs w:val="24"/>
        </w:rPr>
      </w:pPr>
      <w:r w:rsidRPr="00890BFE">
        <w:rPr>
          <w:rFonts w:ascii="Times New Roman" w:hAnsi="Times New Roman" w:cs="Times New Roman"/>
          <w:sz w:val="24"/>
          <w:szCs w:val="24"/>
        </w:rPr>
        <w:t>Factor 6 (Environmental consciousness) = 0.760 (Environmental friendly)</w:t>
      </w:r>
    </w:p>
    <w:p w:rsidR="00D1762F" w:rsidRDefault="00D1762F" w:rsidP="00790AB2"/>
    <w:p w:rsidR="00D1762F" w:rsidRPr="00D1762F" w:rsidRDefault="00D1762F" w:rsidP="00D1762F">
      <w:pPr>
        <w:pStyle w:val="Heading2"/>
        <w:rPr>
          <w:rFonts w:ascii="Times New Roman" w:hAnsi="Times New Roman" w:cs="Times New Roman"/>
          <w:b/>
          <w:color w:val="auto"/>
          <w:sz w:val="28"/>
          <w:szCs w:val="28"/>
        </w:rPr>
      </w:pPr>
      <w:r w:rsidRPr="00D1762F">
        <w:rPr>
          <w:rFonts w:ascii="Times New Roman" w:hAnsi="Times New Roman" w:cs="Times New Roman"/>
          <w:b/>
          <w:color w:val="auto"/>
          <w:sz w:val="28"/>
          <w:szCs w:val="28"/>
        </w:rPr>
        <w:t xml:space="preserve"> </w:t>
      </w:r>
      <w:bookmarkStart w:id="151" w:name="_Toc533053788"/>
      <w:r w:rsidRPr="00D1762F">
        <w:rPr>
          <w:rFonts w:ascii="Times New Roman" w:hAnsi="Times New Roman" w:cs="Times New Roman"/>
          <w:b/>
          <w:color w:val="auto"/>
          <w:sz w:val="28"/>
          <w:szCs w:val="28"/>
        </w:rPr>
        <w:t>Reliability Test for the Factors Developed in the Model</w:t>
      </w:r>
      <w:bookmarkEnd w:id="151"/>
    </w:p>
    <w:p w:rsidR="00D1762F" w:rsidRDefault="00D1762F" w:rsidP="00D1762F"/>
    <w:p w:rsidR="00D1762F" w:rsidRPr="00D1762F" w:rsidRDefault="00D1762F" w:rsidP="00D1762F">
      <w:pPr>
        <w:pStyle w:val="Heading3"/>
        <w:rPr>
          <w:rFonts w:ascii="Times New Roman" w:hAnsi="Times New Roman" w:cs="Times New Roman"/>
          <w:b/>
          <w:color w:val="auto"/>
          <w:sz w:val="28"/>
          <w:szCs w:val="28"/>
        </w:rPr>
      </w:pPr>
      <w:bookmarkStart w:id="152" w:name="_Toc533053789"/>
      <w:r w:rsidRPr="00D1762F">
        <w:rPr>
          <w:rFonts w:ascii="Times New Roman" w:hAnsi="Times New Roman" w:cs="Times New Roman"/>
          <w:b/>
          <w:color w:val="auto"/>
          <w:sz w:val="28"/>
          <w:szCs w:val="28"/>
        </w:rPr>
        <w:t>Infrastructure Facilities</w:t>
      </w:r>
      <w:bookmarkEnd w:id="152"/>
    </w:p>
    <w:p w:rsidR="00D1762F" w:rsidRDefault="00D1762F" w:rsidP="00D1762F"/>
    <w:p w:rsidR="00D1762F" w:rsidRDefault="00D1762F" w:rsidP="00D1762F">
      <w:pPr>
        <w:pStyle w:val="Caption"/>
      </w:pPr>
      <w:bookmarkStart w:id="153" w:name="_Toc533005168"/>
      <w:r w:rsidRPr="00D1762F">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21</w:t>
      </w:r>
      <w:r w:rsidR="007C722F">
        <w:rPr>
          <w:rFonts w:ascii="Times New Roman" w:hAnsi="Times New Roman" w:cs="Times New Roman"/>
          <w:i w:val="0"/>
          <w:color w:val="auto"/>
          <w:sz w:val="24"/>
          <w:szCs w:val="24"/>
        </w:rPr>
        <w:fldChar w:fldCharType="end"/>
      </w:r>
      <w:r w:rsidRPr="00D1762F">
        <w:rPr>
          <w:rFonts w:ascii="Times New Roman" w:hAnsi="Times New Roman" w:cs="Times New Roman"/>
          <w:i w:val="0"/>
          <w:color w:val="auto"/>
          <w:sz w:val="24"/>
          <w:szCs w:val="24"/>
        </w:rPr>
        <w:t>:</w:t>
      </w:r>
      <w:r w:rsidRPr="00D1762F">
        <w:rPr>
          <w:color w:val="auto"/>
        </w:rPr>
        <w:t xml:space="preserve"> </w:t>
      </w:r>
      <w:r w:rsidRPr="00152578">
        <w:rPr>
          <w:rFonts w:ascii="Times New Roman" w:hAnsi="Times New Roman" w:cs="Times New Roman"/>
          <w:i w:val="0"/>
          <w:color w:val="auto"/>
          <w:sz w:val="24"/>
          <w:szCs w:val="24"/>
        </w:rPr>
        <w:t>Reliability Test Statistics of Infrastructure facilities factor</w:t>
      </w:r>
      <w:bookmarkEnd w:id="153"/>
      <w:r w:rsidRPr="00D1762F">
        <w:t xml:space="preserve"> </w:t>
      </w:r>
    </w:p>
    <w:tbl>
      <w:tblPr>
        <w:tblW w:w="36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59"/>
        <w:gridCol w:w="1588"/>
      </w:tblGrid>
      <w:tr w:rsidR="00D1762F" w:rsidRPr="00BA0319" w:rsidTr="006804DC">
        <w:trPr>
          <w:cantSplit/>
          <w:trHeight w:val="392"/>
          <w:jc w:val="center"/>
        </w:trPr>
        <w:tc>
          <w:tcPr>
            <w:tcW w:w="3647" w:type="dxa"/>
            <w:gridSpan w:val="2"/>
            <w:tcBorders>
              <w:top w:val="nil"/>
              <w:left w:val="nil"/>
              <w:bottom w:val="nil"/>
              <w:right w:val="nil"/>
            </w:tcBorders>
            <w:shd w:val="clear" w:color="auto" w:fill="FFFFFF"/>
          </w:tcPr>
          <w:p w:rsidR="00D1762F" w:rsidRPr="00BA0319" w:rsidRDefault="00D1762F" w:rsidP="006804DC">
            <w:pPr>
              <w:autoSpaceDE w:val="0"/>
              <w:autoSpaceDN w:val="0"/>
              <w:adjustRightInd w:val="0"/>
              <w:spacing w:after="0" w:line="320" w:lineRule="atLeast"/>
              <w:rPr>
                <w:rFonts w:ascii="Times New Roman" w:hAnsi="Times New Roman" w:cs="Times New Roman"/>
                <w:color w:val="000000"/>
                <w:sz w:val="24"/>
                <w:szCs w:val="24"/>
              </w:rPr>
            </w:pPr>
          </w:p>
        </w:tc>
      </w:tr>
      <w:tr w:rsidR="00D1762F" w:rsidRPr="00BA0319" w:rsidTr="006804DC">
        <w:trPr>
          <w:cantSplit/>
          <w:trHeight w:val="785"/>
          <w:jc w:val="center"/>
        </w:trPr>
        <w:tc>
          <w:tcPr>
            <w:tcW w:w="2059" w:type="dxa"/>
            <w:tcBorders>
              <w:top w:val="single" w:sz="16" w:space="0" w:color="000000"/>
              <w:left w:val="single" w:sz="16" w:space="0" w:color="000000"/>
              <w:bottom w:val="single" w:sz="16" w:space="0" w:color="000000"/>
            </w:tcBorders>
            <w:shd w:val="clear" w:color="auto" w:fill="FFFFFF"/>
          </w:tcPr>
          <w:p w:rsidR="00D1762F" w:rsidRPr="00BA0319" w:rsidRDefault="00D1762F"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Cronbach's Alpha</w:t>
            </w:r>
          </w:p>
        </w:tc>
        <w:tc>
          <w:tcPr>
            <w:tcW w:w="1588" w:type="dxa"/>
            <w:tcBorders>
              <w:top w:val="single" w:sz="16" w:space="0" w:color="000000"/>
              <w:bottom w:val="single" w:sz="16" w:space="0" w:color="000000"/>
              <w:right w:val="single" w:sz="16" w:space="0" w:color="000000"/>
            </w:tcBorders>
            <w:shd w:val="clear" w:color="auto" w:fill="FFFFFF"/>
          </w:tcPr>
          <w:p w:rsidR="00D1762F" w:rsidRPr="00BA0319" w:rsidRDefault="00D1762F"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N of Items</w:t>
            </w:r>
          </w:p>
        </w:tc>
      </w:tr>
      <w:tr w:rsidR="00D1762F" w:rsidRPr="00BA0319" w:rsidTr="006804DC">
        <w:trPr>
          <w:cantSplit/>
          <w:trHeight w:val="373"/>
          <w:jc w:val="center"/>
        </w:trPr>
        <w:tc>
          <w:tcPr>
            <w:tcW w:w="2059" w:type="dxa"/>
            <w:tcBorders>
              <w:top w:val="single" w:sz="16" w:space="0" w:color="000000"/>
              <w:left w:val="single" w:sz="16" w:space="0" w:color="000000"/>
              <w:bottom w:val="single" w:sz="16" w:space="0" w:color="000000"/>
            </w:tcBorders>
            <w:shd w:val="clear" w:color="auto" w:fill="FFFFFF"/>
            <w:vAlign w:val="center"/>
          </w:tcPr>
          <w:p w:rsidR="00D1762F" w:rsidRPr="00BA0319" w:rsidRDefault="00D1762F" w:rsidP="006804DC">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.822</w:t>
            </w:r>
          </w:p>
        </w:tc>
        <w:tc>
          <w:tcPr>
            <w:tcW w:w="1588" w:type="dxa"/>
            <w:tcBorders>
              <w:top w:val="single" w:sz="16" w:space="0" w:color="000000"/>
              <w:bottom w:val="single" w:sz="16" w:space="0" w:color="000000"/>
              <w:right w:val="single" w:sz="16" w:space="0" w:color="000000"/>
            </w:tcBorders>
            <w:shd w:val="clear" w:color="auto" w:fill="FFFFFF"/>
            <w:vAlign w:val="center"/>
          </w:tcPr>
          <w:p w:rsidR="00D1762F" w:rsidRPr="00BA0319" w:rsidRDefault="00D1762F" w:rsidP="006804DC">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4</w:t>
            </w:r>
          </w:p>
        </w:tc>
      </w:tr>
    </w:tbl>
    <w:p w:rsidR="00D1762F" w:rsidRDefault="00D1762F" w:rsidP="00D1762F">
      <w:pPr>
        <w:pStyle w:val="Caption"/>
      </w:pPr>
    </w:p>
    <w:p w:rsidR="00D1762F" w:rsidRDefault="00D1762F" w:rsidP="00D1762F">
      <w:pPr>
        <w:pStyle w:val="Caption"/>
      </w:pPr>
    </w:p>
    <w:p w:rsidR="00D1762F" w:rsidRPr="00080ED1" w:rsidRDefault="00D1762F" w:rsidP="00D176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According to the table 4.21 the value of Cronbach’s Alpha is 0.822. This value is within satisfactory Cronbach,s Alpha value. That shows that Factor 1- Infrastructure factor is a reliable factor.</w:t>
      </w:r>
    </w:p>
    <w:p w:rsidR="00D1762F" w:rsidRPr="00D1762F" w:rsidRDefault="00D1762F" w:rsidP="00D1762F">
      <w:pPr>
        <w:pStyle w:val="Caption"/>
        <w:rPr>
          <w:i w:val="0"/>
        </w:rPr>
      </w:pPr>
    </w:p>
    <w:p w:rsidR="00790AB2" w:rsidRPr="00D1762F" w:rsidRDefault="00790AB2" w:rsidP="00D1762F">
      <w:pPr>
        <w:pStyle w:val="Caption"/>
      </w:pPr>
      <w:r w:rsidRPr="00D1762F">
        <w:br w:type="page"/>
      </w:r>
    </w:p>
    <w:p w:rsidR="00790AB2" w:rsidRPr="006804DC" w:rsidRDefault="006804DC" w:rsidP="006804DC">
      <w:pPr>
        <w:pStyle w:val="Heading3"/>
        <w:rPr>
          <w:rFonts w:ascii="Times New Roman" w:hAnsi="Times New Roman" w:cs="Times New Roman"/>
          <w:b/>
          <w:color w:val="auto"/>
          <w:sz w:val="28"/>
          <w:szCs w:val="28"/>
        </w:rPr>
      </w:pPr>
      <w:bookmarkStart w:id="154" w:name="_Toc533053790"/>
      <w:r w:rsidRPr="006804DC">
        <w:rPr>
          <w:rFonts w:ascii="Times New Roman" w:hAnsi="Times New Roman" w:cs="Times New Roman"/>
          <w:b/>
          <w:color w:val="auto"/>
          <w:sz w:val="28"/>
          <w:szCs w:val="28"/>
        </w:rPr>
        <w:t>Personal Consideration</w:t>
      </w:r>
      <w:bookmarkEnd w:id="154"/>
    </w:p>
    <w:p w:rsidR="006804DC" w:rsidRDefault="006804DC" w:rsidP="00790AB2"/>
    <w:p w:rsidR="006804DC" w:rsidRPr="00152578" w:rsidRDefault="006804DC" w:rsidP="006804DC">
      <w:pPr>
        <w:pStyle w:val="Caption"/>
        <w:rPr>
          <w:rFonts w:ascii="Times New Roman" w:hAnsi="Times New Roman" w:cs="Times New Roman"/>
          <w:i w:val="0"/>
          <w:color w:val="auto"/>
          <w:sz w:val="24"/>
          <w:szCs w:val="24"/>
        </w:rPr>
      </w:pPr>
      <w:bookmarkStart w:id="155" w:name="_Toc533005169"/>
      <w:r w:rsidRPr="006804DC">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22</w:t>
      </w:r>
      <w:r w:rsidR="007C722F">
        <w:rPr>
          <w:rFonts w:ascii="Times New Roman" w:hAnsi="Times New Roman" w:cs="Times New Roman"/>
          <w:i w:val="0"/>
          <w:color w:val="auto"/>
          <w:sz w:val="24"/>
          <w:szCs w:val="24"/>
        </w:rPr>
        <w:fldChar w:fldCharType="end"/>
      </w:r>
      <w:r w:rsidRPr="006804DC">
        <w:rPr>
          <w:rFonts w:ascii="Times New Roman" w:hAnsi="Times New Roman" w:cs="Times New Roman"/>
          <w:i w:val="0"/>
          <w:color w:val="auto"/>
          <w:sz w:val="24"/>
          <w:szCs w:val="24"/>
        </w:rPr>
        <w:t>:</w:t>
      </w:r>
      <w:r w:rsidRPr="006804DC">
        <w:rPr>
          <w:color w:val="auto"/>
        </w:rPr>
        <w:t xml:space="preserve"> </w:t>
      </w:r>
      <w:r w:rsidRPr="00152578">
        <w:rPr>
          <w:rFonts w:ascii="Times New Roman" w:hAnsi="Times New Roman" w:cs="Times New Roman"/>
          <w:i w:val="0"/>
          <w:color w:val="auto"/>
          <w:sz w:val="24"/>
          <w:szCs w:val="24"/>
        </w:rPr>
        <w:t>Reliability Test Statistics of Personal Consideration factor</w:t>
      </w:r>
      <w:bookmarkEnd w:id="155"/>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21"/>
        <w:gridCol w:w="1790"/>
      </w:tblGrid>
      <w:tr w:rsidR="006804DC" w:rsidRPr="00BA0319" w:rsidTr="006804DC">
        <w:trPr>
          <w:cantSplit/>
          <w:trHeight w:val="445"/>
          <w:jc w:val="center"/>
        </w:trPr>
        <w:tc>
          <w:tcPr>
            <w:tcW w:w="4111" w:type="dxa"/>
            <w:gridSpan w:val="2"/>
            <w:tcBorders>
              <w:top w:val="nil"/>
              <w:left w:val="nil"/>
              <w:bottom w:val="nil"/>
              <w:right w:val="nil"/>
            </w:tcBorders>
            <w:shd w:val="clear" w:color="auto" w:fill="FFFFFF"/>
          </w:tcPr>
          <w:p w:rsidR="006804DC" w:rsidRPr="00BA0319" w:rsidRDefault="006804DC" w:rsidP="006804DC">
            <w:pPr>
              <w:autoSpaceDE w:val="0"/>
              <w:autoSpaceDN w:val="0"/>
              <w:adjustRightInd w:val="0"/>
              <w:spacing w:after="0" w:line="320" w:lineRule="atLeast"/>
              <w:rPr>
                <w:rFonts w:ascii="Times New Roman" w:hAnsi="Times New Roman" w:cs="Times New Roman"/>
                <w:color w:val="000000"/>
                <w:sz w:val="24"/>
                <w:szCs w:val="24"/>
              </w:rPr>
            </w:pPr>
          </w:p>
        </w:tc>
      </w:tr>
      <w:tr w:rsidR="006804DC" w:rsidRPr="00BA0319" w:rsidTr="006804DC">
        <w:trPr>
          <w:cantSplit/>
          <w:trHeight w:val="890"/>
          <w:jc w:val="center"/>
        </w:trPr>
        <w:tc>
          <w:tcPr>
            <w:tcW w:w="2321" w:type="dxa"/>
            <w:tcBorders>
              <w:top w:val="single" w:sz="16" w:space="0" w:color="000000"/>
              <w:left w:val="single" w:sz="16" w:space="0" w:color="000000"/>
              <w:bottom w:val="single" w:sz="16" w:space="0" w:color="000000"/>
            </w:tcBorders>
            <w:shd w:val="clear" w:color="auto" w:fill="FFFFFF"/>
          </w:tcPr>
          <w:p w:rsidR="006804DC" w:rsidRPr="00BA0319" w:rsidRDefault="006804DC"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Cronbach's Alpha</w:t>
            </w:r>
          </w:p>
        </w:tc>
        <w:tc>
          <w:tcPr>
            <w:tcW w:w="1790" w:type="dxa"/>
            <w:tcBorders>
              <w:top w:val="single" w:sz="16" w:space="0" w:color="000000"/>
              <w:bottom w:val="single" w:sz="16" w:space="0" w:color="000000"/>
              <w:right w:val="single" w:sz="16" w:space="0" w:color="000000"/>
            </w:tcBorders>
            <w:shd w:val="clear" w:color="auto" w:fill="FFFFFF"/>
          </w:tcPr>
          <w:p w:rsidR="006804DC" w:rsidRPr="00BA0319" w:rsidRDefault="006804DC" w:rsidP="006804DC">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N of Items</w:t>
            </w:r>
          </w:p>
        </w:tc>
      </w:tr>
      <w:tr w:rsidR="006804DC" w:rsidRPr="00BA0319" w:rsidTr="006804DC">
        <w:trPr>
          <w:cantSplit/>
          <w:trHeight w:val="423"/>
          <w:jc w:val="center"/>
        </w:trPr>
        <w:tc>
          <w:tcPr>
            <w:tcW w:w="2321" w:type="dxa"/>
            <w:tcBorders>
              <w:top w:val="single" w:sz="16" w:space="0" w:color="000000"/>
              <w:left w:val="single" w:sz="16" w:space="0" w:color="000000"/>
              <w:bottom w:val="single" w:sz="16" w:space="0" w:color="000000"/>
            </w:tcBorders>
            <w:shd w:val="clear" w:color="auto" w:fill="FFFFFF"/>
            <w:vAlign w:val="center"/>
          </w:tcPr>
          <w:p w:rsidR="006804DC" w:rsidRPr="00BA0319" w:rsidRDefault="006804DC" w:rsidP="006804DC">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.831</w:t>
            </w:r>
          </w:p>
        </w:tc>
        <w:tc>
          <w:tcPr>
            <w:tcW w:w="1790" w:type="dxa"/>
            <w:tcBorders>
              <w:top w:val="single" w:sz="16" w:space="0" w:color="000000"/>
              <w:bottom w:val="single" w:sz="16" w:space="0" w:color="000000"/>
              <w:right w:val="single" w:sz="16" w:space="0" w:color="000000"/>
            </w:tcBorders>
            <w:shd w:val="clear" w:color="auto" w:fill="FFFFFF"/>
            <w:vAlign w:val="center"/>
          </w:tcPr>
          <w:p w:rsidR="006804DC" w:rsidRPr="00BA0319" w:rsidRDefault="006804DC" w:rsidP="006804DC">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7</w:t>
            </w:r>
          </w:p>
        </w:tc>
      </w:tr>
    </w:tbl>
    <w:p w:rsidR="006804DC" w:rsidRDefault="006804DC" w:rsidP="006804DC">
      <w:pPr>
        <w:pStyle w:val="Caption"/>
      </w:pPr>
    </w:p>
    <w:p w:rsidR="006804DC" w:rsidRPr="00080ED1" w:rsidRDefault="006804DC" w:rsidP="00400D0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According to the table 4.22 the value of Cronbach’s Alpha is 0.831. This value is within satisfactory Cronbach,s Alpha value. That shows that Factor 2- Personal Consideration is a reliable factor.</w:t>
      </w:r>
    </w:p>
    <w:p w:rsidR="006804DC" w:rsidRDefault="006804DC" w:rsidP="006804DC">
      <w:pPr>
        <w:pStyle w:val="Caption"/>
      </w:pPr>
    </w:p>
    <w:p w:rsidR="006804DC" w:rsidRDefault="006804DC" w:rsidP="006804DC">
      <w:pPr>
        <w:pStyle w:val="Caption"/>
      </w:pPr>
    </w:p>
    <w:p w:rsidR="006804DC" w:rsidRPr="006804DC" w:rsidRDefault="006804DC" w:rsidP="006804DC">
      <w:pPr>
        <w:pStyle w:val="Heading3"/>
        <w:rPr>
          <w:rFonts w:ascii="Times New Roman" w:hAnsi="Times New Roman" w:cs="Times New Roman"/>
          <w:b/>
          <w:sz w:val="28"/>
          <w:szCs w:val="28"/>
        </w:rPr>
      </w:pPr>
      <w:bookmarkStart w:id="156" w:name="_Toc533053791"/>
      <w:r w:rsidRPr="006804DC">
        <w:rPr>
          <w:rFonts w:ascii="Times New Roman" w:hAnsi="Times New Roman" w:cs="Times New Roman"/>
          <w:b/>
          <w:color w:val="auto"/>
          <w:sz w:val="28"/>
          <w:szCs w:val="28"/>
        </w:rPr>
        <w:t>Mobility and Cost Factors</w:t>
      </w:r>
      <w:bookmarkEnd w:id="156"/>
    </w:p>
    <w:p w:rsidR="006804DC" w:rsidRDefault="006804DC" w:rsidP="006804DC"/>
    <w:p w:rsidR="00400D08" w:rsidRDefault="00400D08" w:rsidP="00400D08">
      <w:pPr>
        <w:pStyle w:val="Caption"/>
        <w:rPr>
          <w:rFonts w:ascii="Times New Roman" w:hAnsi="Times New Roman" w:cs="Times New Roman"/>
          <w:i w:val="0"/>
          <w:color w:val="auto"/>
          <w:sz w:val="24"/>
          <w:szCs w:val="24"/>
        </w:rPr>
      </w:pPr>
      <w:bookmarkStart w:id="157" w:name="_Toc533005170"/>
      <w:r w:rsidRPr="00400D08">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23</w:t>
      </w:r>
      <w:r w:rsidR="007C722F">
        <w:rPr>
          <w:rFonts w:ascii="Times New Roman" w:hAnsi="Times New Roman" w:cs="Times New Roman"/>
          <w:i w:val="0"/>
          <w:color w:val="auto"/>
          <w:sz w:val="24"/>
          <w:szCs w:val="24"/>
        </w:rPr>
        <w:fldChar w:fldCharType="end"/>
      </w:r>
      <w:r w:rsidRPr="00400D08">
        <w:rPr>
          <w:rFonts w:ascii="Times New Roman" w:hAnsi="Times New Roman" w:cs="Times New Roman"/>
          <w:i w:val="0"/>
          <w:color w:val="auto"/>
          <w:sz w:val="24"/>
          <w:szCs w:val="24"/>
        </w:rPr>
        <w:t>:</w:t>
      </w:r>
      <w:r w:rsidRPr="00400D08">
        <w:rPr>
          <w:rFonts w:ascii="Times New Roman" w:hAnsi="Times New Roman" w:cs="Times New Roman"/>
          <w:i w:val="0"/>
          <w:sz w:val="24"/>
          <w:szCs w:val="24"/>
        </w:rPr>
        <w:t xml:space="preserve"> </w:t>
      </w:r>
      <w:r w:rsidRPr="00152578">
        <w:rPr>
          <w:rFonts w:ascii="Times New Roman" w:hAnsi="Times New Roman" w:cs="Times New Roman"/>
          <w:i w:val="0"/>
          <w:color w:val="auto"/>
          <w:sz w:val="24"/>
          <w:szCs w:val="24"/>
        </w:rPr>
        <w:t xml:space="preserve">Reliability Test Statistics of </w:t>
      </w:r>
      <w:r>
        <w:rPr>
          <w:rFonts w:ascii="Times New Roman" w:hAnsi="Times New Roman" w:cs="Times New Roman"/>
          <w:i w:val="0"/>
          <w:color w:val="auto"/>
          <w:sz w:val="24"/>
          <w:szCs w:val="24"/>
        </w:rPr>
        <w:t>Mobility and Cost Factors</w:t>
      </w:r>
      <w:bookmarkEnd w:id="157"/>
    </w:p>
    <w:p w:rsidR="00400D08" w:rsidRPr="00400D08" w:rsidRDefault="00400D08" w:rsidP="00400D08"/>
    <w:tbl>
      <w:tblPr>
        <w:tblW w:w="382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1"/>
        <w:gridCol w:w="1666"/>
      </w:tblGrid>
      <w:tr w:rsidR="00400D08" w:rsidRPr="00BA0319" w:rsidTr="001F222D">
        <w:trPr>
          <w:cantSplit/>
          <w:trHeight w:val="454"/>
          <w:jc w:val="center"/>
        </w:trPr>
        <w:tc>
          <w:tcPr>
            <w:tcW w:w="3827" w:type="dxa"/>
            <w:gridSpan w:val="2"/>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b/>
                <w:bCs/>
                <w:color w:val="000000"/>
                <w:sz w:val="24"/>
                <w:szCs w:val="24"/>
              </w:rPr>
              <w:t>Reliability Statistics</w:t>
            </w:r>
          </w:p>
        </w:tc>
      </w:tr>
      <w:tr w:rsidR="00400D08" w:rsidRPr="00BA0319" w:rsidTr="001F222D">
        <w:trPr>
          <w:cantSplit/>
          <w:trHeight w:val="909"/>
          <w:jc w:val="center"/>
        </w:trPr>
        <w:tc>
          <w:tcPr>
            <w:tcW w:w="2161" w:type="dxa"/>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Cronbach's Alpha</w:t>
            </w:r>
          </w:p>
        </w:tc>
        <w:tc>
          <w:tcPr>
            <w:tcW w:w="1666" w:type="dxa"/>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N of Items</w:t>
            </w:r>
          </w:p>
        </w:tc>
      </w:tr>
      <w:tr w:rsidR="00400D08" w:rsidRPr="00BA0319" w:rsidTr="001F222D">
        <w:trPr>
          <w:cantSplit/>
          <w:trHeight w:val="433"/>
          <w:jc w:val="center"/>
        </w:trPr>
        <w:tc>
          <w:tcPr>
            <w:tcW w:w="2161" w:type="dxa"/>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.732</w:t>
            </w:r>
          </w:p>
        </w:tc>
        <w:tc>
          <w:tcPr>
            <w:tcW w:w="1666" w:type="dxa"/>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6</w:t>
            </w:r>
          </w:p>
        </w:tc>
      </w:tr>
    </w:tbl>
    <w:p w:rsidR="006804DC" w:rsidRPr="00400D08" w:rsidRDefault="006804DC" w:rsidP="00400D08">
      <w:pPr>
        <w:pStyle w:val="Caption"/>
        <w:rPr>
          <w:rFonts w:ascii="Times New Roman" w:hAnsi="Times New Roman" w:cs="Times New Roman"/>
          <w:i w:val="0"/>
          <w:color w:val="auto"/>
          <w:sz w:val="24"/>
          <w:szCs w:val="24"/>
        </w:rPr>
      </w:pPr>
    </w:p>
    <w:p w:rsidR="006804DC" w:rsidRPr="006804DC" w:rsidRDefault="00400D08" w:rsidP="00400D08">
      <w:pPr>
        <w:spacing w:line="360" w:lineRule="auto"/>
      </w:pPr>
      <w:r>
        <w:rPr>
          <w:rFonts w:ascii="Times New Roman" w:hAnsi="Times New Roman" w:cs="Times New Roman"/>
          <w:sz w:val="24"/>
          <w:szCs w:val="24"/>
        </w:rPr>
        <w:t>According to the table 4.23 the value of Cronbach’s Alpha is 0.732. This value is within satisfactory Cronbach,s Alpha value. That shows that Factor 3- Mobility and Cost Factors is a reliable</w:t>
      </w:r>
    </w:p>
    <w:p w:rsidR="00400D08" w:rsidRPr="00400D08" w:rsidRDefault="00400D08" w:rsidP="00400D08">
      <w:pPr>
        <w:pStyle w:val="Heading3"/>
        <w:rPr>
          <w:rFonts w:ascii="Times New Roman" w:hAnsi="Times New Roman" w:cs="Times New Roman"/>
          <w:b/>
          <w:sz w:val="28"/>
          <w:szCs w:val="28"/>
        </w:rPr>
      </w:pPr>
      <w:bookmarkStart w:id="158" w:name="_Toc533053792"/>
      <w:r w:rsidRPr="00400D08">
        <w:rPr>
          <w:rFonts w:ascii="Times New Roman" w:hAnsi="Times New Roman" w:cs="Times New Roman"/>
          <w:b/>
          <w:color w:val="auto"/>
          <w:sz w:val="28"/>
          <w:szCs w:val="28"/>
        </w:rPr>
        <w:t>External Environment and Social Influence</w:t>
      </w:r>
      <w:bookmarkEnd w:id="158"/>
    </w:p>
    <w:p w:rsidR="00400D08" w:rsidRPr="00400D08" w:rsidRDefault="00400D08" w:rsidP="00400D08">
      <w:pPr>
        <w:rPr>
          <w:rFonts w:ascii="Times New Roman" w:hAnsi="Times New Roman" w:cs="Times New Roman"/>
          <w:sz w:val="24"/>
          <w:szCs w:val="24"/>
        </w:rPr>
      </w:pPr>
    </w:p>
    <w:p w:rsidR="00400D08" w:rsidRPr="00152578" w:rsidRDefault="00400D08" w:rsidP="00400D08">
      <w:pPr>
        <w:pStyle w:val="Caption"/>
        <w:rPr>
          <w:rFonts w:ascii="Times New Roman" w:hAnsi="Times New Roman" w:cs="Times New Roman"/>
          <w:i w:val="0"/>
          <w:color w:val="auto"/>
          <w:sz w:val="24"/>
          <w:szCs w:val="24"/>
        </w:rPr>
      </w:pPr>
      <w:bookmarkStart w:id="159" w:name="_Toc533005171"/>
      <w:r w:rsidRPr="00400D08">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24</w:t>
      </w:r>
      <w:r w:rsidR="007C722F">
        <w:rPr>
          <w:rFonts w:ascii="Times New Roman" w:hAnsi="Times New Roman" w:cs="Times New Roman"/>
          <w:i w:val="0"/>
          <w:color w:val="auto"/>
          <w:sz w:val="24"/>
          <w:szCs w:val="24"/>
        </w:rPr>
        <w:fldChar w:fldCharType="end"/>
      </w:r>
      <w:r w:rsidRPr="00400D08">
        <w:rPr>
          <w:rFonts w:ascii="Times New Roman" w:hAnsi="Times New Roman" w:cs="Times New Roman"/>
          <w:i w:val="0"/>
          <w:color w:val="auto"/>
          <w:sz w:val="24"/>
          <w:szCs w:val="24"/>
        </w:rPr>
        <w:t>:</w:t>
      </w:r>
      <w:r w:rsidRPr="00400D08">
        <w:rPr>
          <w:color w:val="auto"/>
        </w:rPr>
        <w:t xml:space="preserve"> </w:t>
      </w:r>
      <w:r w:rsidRPr="00152578">
        <w:rPr>
          <w:rFonts w:ascii="Times New Roman" w:hAnsi="Times New Roman" w:cs="Times New Roman"/>
          <w:i w:val="0"/>
          <w:color w:val="auto"/>
          <w:sz w:val="24"/>
          <w:szCs w:val="24"/>
        </w:rPr>
        <w:t xml:space="preserve">Reliability Test Statistics of </w:t>
      </w:r>
      <w:r>
        <w:rPr>
          <w:rFonts w:ascii="Times New Roman" w:hAnsi="Times New Roman" w:cs="Times New Roman"/>
          <w:i w:val="0"/>
          <w:color w:val="auto"/>
          <w:sz w:val="24"/>
          <w:szCs w:val="24"/>
        </w:rPr>
        <w:t xml:space="preserve">External environment and Social Influence </w:t>
      </w:r>
      <w:r w:rsidRPr="00152578">
        <w:rPr>
          <w:rFonts w:ascii="Times New Roman" w:hAnsi="Times New Roman" w:cs="Times New Roman"/>
          <w:i w:val="0"/>
          <w:color w:val="auto"/>
          <w:sz w:val="24"/>
          <w:szCs w:val="24"/>
        </w:rPr>
        <w:t>factor</w:t>
      </w:r>
      <w:bookmarkEnd w:id="159"/>
    </w:p>
    <w:p w:rsidR="00790AB2" w:rsidRPr="00400D08" w:rsidRDefault="00790AB2" w:rsidP="00400D08">
      <w:pPr>
        <w:pStyle w:val="Caption"/>
      </w:pPr>
      <w:r w:rsidRPr="00400D08">
        <w:br w:type="page"/>
      </w:r>
    </w:p>
    <w:tbl>
      <w:tblPr>
        <w:tblW w:w="346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59"/>
        <w:gridCol w:w="1510"/>
      </w:tblGrid>
      <w:tr w:rsidR="00400D08" w:rsidRPr="00BA0319" w:rsidTr="001F222D">
        <w:trPr>
          <w:cantSplit/>
          <w:trHeight w:val="468"/>
          <w:jc w:val="center"/>
        </w:trPr>
        <w:tc>
          <w:tcPr>
            <w:tcW w:w="3469" w:type="dxa"/>
            <w:gridSpan w:val="2"/>
            <w:tcBorders>
              <w:top w:val="nil"/>
              <w:left w:val="nil"/>
              <w:bottom w:val="nil"/>
              <w:right w:val="nil"/>
            </w:tcBorders>
            <w:shd w:val="clear" w:color="auto" w:fill="FFFFFF"/>
          </w:tcPr>
          <w:p w:rsidR="00400D08" w:rsidRPr="00BA0319" w:rsidRDefault="00400D08" w:rsidP="001F222D">
            <w:pPr>
              <w:autoSpaceDE w:val="0"/>
              <w:autoSpaceDN w:val="0"/>
              <w:adjustRightInd w:val="0"/>
              <w:spacing w:after="0" w:line="320" w:lineRule="atLeast"/>
              <w:rPr>
                <w:rFonts w:ascii="Times New Roman" w:hAnsi="Times New Roman" w:cs="Times New Roman"/>
                <w:color w:val="000000"/>
                <w:sz w:val="24"/>
                <w:szCs w:val="24"/>
              </w:rPr>
            </w:pPr>
          </w:p>
        </w:tc>
      </w:tr>
      <w:tr w:rsidR="00400D08" w:rsidRPr="00BA0319" w:rsidTr="001F222D">
        <w:trPr>
          <w:cantSplit/>
          <w:trHeight w:val="937"/>
          <w:jc w:val="center"/>
        </w:trPr>
        <w:tc>
          <w:tcPr>
            <w:tcW w:w="1959" w:type="dxa"/>
            <w:tcBorders>
              <w:top w:val="single" w:sz="16" w:space="0" w:color="000000"/>
              <w:left w:val="single" w:sz="16" w:space="0" w:color="000000"/>
              <w:bottom w:val="single" w:sz="16" w:space="0" w:color="000000"/>
            </w:tcBorders>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Cronbach's Alpha</w:t>
            </w:r>
          </w:p>
        </w:tc>
        <w:tc>
          <w:tcPr>
            <w:tcW w:w="1509" w:type="dxa"/>
            <w:tcBorders>
              <w:top w:val="single" w:sz="16" w:space="0" w:color="000000"/>
              <w:bottom w:val="single" w:sz="16" w:space="0" w:color="000000"/>
              <w:right w:val="single" w:sz="16" w:space="0" w:color="000000"/>
            </w:tcBorders>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N of Items</w:t>
            </w:r>
          </w:p>
        </w:tc>
      </w:tr>
      <w:tr w:rsidR="00400D08" w:rsidRPr="00BA0319" w:rsidTr="001F222D">
        <w:trPr>
          <w:cantSplit/>
          <w:trHeight w:val="446"/>
          <w:jc w:val="center"/>
        </w:trPr>
        <w:tc>
          <w:tcPr>
            <w:tcW w:w="1959" w:type="dxa"/>
            <w:tcBorders>
              <w:top w:val="single" w:sz="16" w:space="0" w:color="000000"/>
              <w:left w:val="single" w:sz="16" w:space="0" w:color="000000"/>
              <w:bottom w:val="single" w:sz="16" w:space="0" w:color="000000"/>
            </w:tcBorders>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.658</w:t>
            </w:r>
          </w:p>
        </w:tc>
        <w:tc>
          <w:tcPr>
            <w:tcW w:w="1509" w:type="dxa"/>
            <w:tcBorders>
              <w:top w:val="single" w:sz="16" w:space="0" w:color="000000"/>
              <w:bottom w:val="single" w:sz="16" w:space="0" w:color="000000"/>
              <w:right w:val="single" w:sz="16" w:space="0" w:color="000000"/>
            </w:tcBorders>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4</w:t>
            </w:r>
          </w:p>
        </w:tc>
      </w:tr>
    </w:tbl>
    <w:p w:rsidR="00790AB2" w:rsidRDefault="00790AB2" w:rsidP="00AC48BF"/>
    <w:p w:rsidR="00400D08" w:rsidRPr="00080ED1" w:rsidRDefault="00400D08" w:rsidP="00400D08">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According to the table 4.24 the value of Cronbach’s Alpha is 0.658. This value is within satisfactory Cronbach,s Alpha value. That shows that Factor 4 –External environment and Social influence is a reliable factor.</w:t>
      </w:r>
    </w:p>
    <w:p w:rsidR="00400D08" w:rsidRDefault="00400D08" w:rsidP="00AC48BF"/>
    <w:p w:rsidR="00400D08" w:rsidRPr="00400D08" w:rsidRDefault="00400D08" w:rsidP="00400D08">
      <w:pPr>
        <w:pStyle w:val="Heading3"/>
        <w:rPr>
          <w:rFonts w:ascii="Times New Roman" w:hAnsi="Times New Roman" w:cs="Times New Roman"/>
          <w:b/>
          <w:color w:val="auto"/>
          <w:sz w:val="28"/>
          <w:szCs w:val="28"/>
        </w:rPr>
      </w:pPr>
      <w:bookmarkStart w:id="160" w:name="_Toc533053793"/>
      <w:r w:rsidRPr="00400D08">
        <w:rPr>
          <w:rFonts w:ascii="Times New Roman" w:hAnsi="Times New Roman" w:cs="Times New Roman"/>
          <w:b/>
          <w:color w:val="auto"/>
          <w:sz w:val="28"/>
          <w:szCs w:val="28"/>
        </w:rPr>
        <w:t>Construction and Policy Making</w:t>
      </w:r>
      <w:bookmarkEnd w:id="160"/>
    </w:p>
    <w:p w:rsidR="00400D08" w:rsidRPr="00400D08" w:rsidRDefault="00400D08" w:rsidP="00790AB2">
      <w:pPr>
        <w:rPr>
          <w:rFonts w:ascii="Times New Roman" w:hAnsi="Times New Roman" w:cs="Times New Roman"/>
          <w:sz w:val="24"/>
          <w:szCs w:val="24"/>
        </w:rPr>
      </w:pPr>
    </w:p>
    <w:p w:rsidR="00400D08" w:rsidRPr="00152578" w:rsidRDefault="00400D08" w:rsidP="00400D08">
      <w:pPr>
        <w:pStyle w:val="Caption"/>
        <w:rPr>
          <w:rFonts w:ascii="Times New Roman" w:hAnsi="Times New Roman" w:cs="Times New Roman"/>
          <w:i w:val="0"/>
          <w:color w:val="auto"/>
          <w:sz w:val="24"/>
          <w:szCs w:val="24"/>
        </w:rPr>
      </w:pPr>
      <w:bookmarkStart w:id="161" w:name="_Toc533005172"/>
      <w:r w:rsidRPr="00400D08">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25</w:t>
      </w:r>
      <w:r w:rsidR="007C722F">
        <w:rPr>
          <w:rFonts w:ascii="Times New Roman" w:hAnsi="Times New Roman" w:cs="Times New Roman"/>
          <w:i w:val="0"/>
          <w:color w:val="auto"/>
          <w:sz w:val="24"/>
          <w:szCs w:val="24"/>
        </w:rPr>
        <w:fldChar w:fldCharType="end"/>
      </w:r>
      <w:r w:rsidRPr="00400D08">
        <w:rPr>
          <w:rFonts w:ascii="Times New Roman" w:hAnsi="Times New Roman" w:cs="Times New Roman"/>
          <w:i w:val="0"/>
          <w:color w:val="auto"/>
          <w:sz w:val="24"/>
          <w:szCs w:val="24"/>
        </w:rPr>
        <w:t>:</w:t>
      </w:r>
      <w:r w:rsidRPr="00400D08">
        <w:rPr>
          <w:color w:val="auto"/>
        </w:rPr>
        <w:t xml:space="preserve"> </w:t>
      </w:r>
      <w:r w:rsidRPr="00152578">
        <w:rPr>
          <w:rFonts w:ascii="Times New Roman" w:hAnsi="Times New Roman" w:cs="Times New Roman"/>
          <w:i w:val="0"/>
          <w:color w:val="auto"/>
          <w:sz w:val="24"/>
          <w:szCs w:val="24"/>
        </w:rPr>
        <w:t xml:space="preserve">Reliability Test Statistics of </w:t>
      </w:r>
      <w:r>
        <w:rPr>
          <w:rFonts w:ascii="Times New Roman" w:hAnsi="Times New Roman" w:cs="Times New Roman"/>
          <w:i w:val="0"/>
          <w:color w:val="auto"/>
          <w:sz w:val="24"/>
          <w:szCs w:val="24"/>
        </w:rPr>
        <w:t>Construction and Policy making</w:t>
      </w:r>
      <w:bookmarkEnd w:id="161"/>
    </w:p>
    <w:tbl>
      <w:tblPr>
        <w:tblW w:w="3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46"/>
        <w:gridCol w:w="1731"/>
      </w:tblGrid>
      <w:tr w:rsidR="00400D08" w:rsidRPr="00BA0319" w:rsidTr="001F222D">
        <w:trPr>
          <w:cantSplit/>
          <w:trHeight w:val="424"/>
          <w:jc w:val="center"/>
        </w:trPr>
        <w:tc>
          <w:tcPr>
            <w:tcW w:w="3977" w:type="dxa"/>
            <w:gridSpan w:val="2"/>
            <w:tcBorders>
              <w:top w:val="nil"/>
              <w:left w:val="nil"/>
              <w:bottom w:val="nil"/>
              <w:right w:val="nil"/>
            </w:tcBorders>
            <w:shd w:val="clear" w:color="auto" w:fill="FFFFFF"/>
          </w:tcPr>
          <w:p w:rsidR="00400D08" w:rsidRPr="00BA0319" w:rsidRDefault="00400D08" w:rsidP="001F222D">
            <w:pPr>
              <w:autoSpaceDE w:val="0"/>
              <w:autoSpaceDN w:val="0"/>
              <w:adjustRightInd w:val="0"/>
              <w:spacing w:after="0" w:line="320" w:lineRule="atLeast"/>
              <w:rPr>
                <w:rFonts w:ascii="Times New Roman" w:hAnsi="Times New Roman" w:cs="Times New Roman"/>
                <w:color w:val="000000"/>
                <w:sz w:val="24"/>
                <w:szCs w:val="24"/>
              </w:rPr>
            </w:pPr>
          </w:p>
        </w:tc>
      </w:tr>
      <w:tr w:rsidR="00400D08" w:rsidRPr="00BA0319" w:rsidTr="001F222D">
        <w:trPr>
          <w:cantSplit/>
          <w:trHeight w:val="848"/>
          <w:jc w:val="center"/>
        </w:trPr>
        <w:tc>
          <w:tcPr>
            <w:tcW w:w="2246" w:type="dxa"/>
            <w:tcBorders>
              <w:top w:val="single" w:sz="16" w:space="0" w:color="000000"/>
              <w:left w:val="single" w:sz="16" w:space="0" w:color="000000"/>
              <w:bottom w:val="single" w:sz="16" w:space="0" w:color="000000"/>
            </w:tcBorders>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Cronbach's Alpha</w:t>
            </w:r>
          </w:p>
        </w:tc>
        <w:tc>
          <w:tcPr>
            <w:tcW w:w="1731" w:type="dxa"/>
            <w:tcBorders>
              <w:top w:val="single" w:sz="16" w:space="0" w:color="000000"/>
              <w:bottom w:val="single" w:sz="16" w:space="0" w:color="000000"/>
              <w:right w:val="single" w:sz="16" w:space="0" w:color="000000"/>
            </w:tcBorders>
            <w:shd w:val="clear" w:color="auto" w:fill="FFFFFF"/>
          </w:tcPr>
          <w:p w:rsidR="00400D08" w:rsidRPr="00BA0319" w:rsidRDefault="00400D08"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N of Items</w:t>
            </w:r>
          </w:p>
        </w:tc>
      </w:tr>
      <w:tr w:rsidR="00400D08" w:rsidRPr="00BA0319" w:rsidTr="001F222D">
        <w:trPr>
          <w:cantSplit/>
          <w:trHeight w:val="404"/>
          <w:jc w:val="center"/>
        </w:trPr>
        <w:tc>
          <w:tcPr>
            <w:tcW w:w="2246" w:type="dxa"/>
            <w:tcBorders>
              <w:top w:val="single" w:sz="16" w:space="0" w:color="000000"/>
              <w:left w:val="single" w:sz="16" w:space="0" w:color="000000"/>
              <w:bottom w:val="single" w:sz="12" w:space="0" w:color="auto"/>
            </w:tcBorders>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.528</w:t>
            </w:r>
          </w:p>
        </w:tc>
        <w:tc>
          <w:tcPr>
            <w:tcW w:w="1731" w:type="dxa"/>
            <w:tcBorders>
              <w:top w:val="single" w:sz="16" w:space="0" w:color="000000"/>
              <w:bottom w:val="single" w:sz="12" w:space="0" w:color="auto"/>
              <w:right w:val="single" w:sz="16" w:space="0" w:color="000000"/>
            </w:tcBorders>
            <w:shd w:val="clear" w:color="auto" w:fill="FFFFFF"/>
            <w:vAlign w:val="center"/>
          </w:tcPr>
          <w:p w:rsidR="00400D08" w:rsidRPr="00BA0319" w:rsidRDefault="00400D08"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w:t>
            </w:r>
          </w:p>
        </w:tc>
      </w:tr>
    </w:tbl>
    <w:p w:rsidR="00400D08" w:rsidRDefault="00400D08" w:rsidP="00400D08">
      <w:pPr>
        <w:pStyle w:val="Caption"/>
      </w:pPr>
    </w:p>
    <w:p w:rsidR="00400D08" w:rsidRPr="00080ED1" w:rsidRDefault="00400D08" w:rsidP="00400D08">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According to the table 4.25 the value of Cronbach’s Alpha is 0.528. This value is within satisfactory Cronbach,s Alpha value. That shows that Factor 5 – Construction and Policy Making is a reliable factor.</w:t>
      </w:r>
    </w:p>
    <w:p w:rsidR="00D631D3" w:rsidRDefault="00D631D3" w:rsidP="00400D08">
      <w:pPr>
        <w:pStyle w:val="Caption"/>
      </w:pPr>
    </w:p>
    <w:p w:rsidR="00AF60A5" w:rsidRPr="00AF60A5" w:rsidRDefault="00AF60A5" w:rsidP="00AF60A5"/>
    <w:p w:rsidR="00AF60A5" w:rsidRPr="00AF60A5" w:rsidRDefault="00AF60A5" w:rsidP="00AF60A5">
      <w:pPr>
        <w:pStyle w:val="Heading2"/>
        <w:rPr>
          <w:rFonts w:ascii="Times New Roman" w:hAnsi="Times New Roman" w:cs="Times New Roman"/>
          <w:b/>
          <w:sz w:val="28"/>
          <w:szCs w:val="28"/>
        </w:rPr>
      </w:pPr>
      <w:bookmarkStart w:id="162" w:name="_Toc533053794"/>
      <w:r w:rsidRPr="00AF60A5">
        <w:rPr>
          <w:rFonts w:ascii="Times New Roman" w:hAnsi="Times New Roman" w:cs="Times New Roman"/>
          <w:b/>
          <w:color w:val="auto"/>
          <w:sz w:val="28"/>
          <w:szCs w:val="28"/>
        </w:rPr>
        <w:t>Cross Tabulation</w:t>
      </w:r>
      <w:bookmarkEnd w:id="162"/>
    </w:p>
    <w:p w:rsidR="00AF60A5" w:rsidRDefault="00AF60A5" w:rsidP="00AF60A5"/>
    <w:p w:rsidR="00AF60A5" w:rsidRPr="00146B96" w:rsidRDefault="00AF60A5" w:rsidP="00AF60A5">
      <w:pPr>
        <w:spacing w:line="360" w:lineRule="auto"/>
        <w:rPr>
          <w:rFonts w:ascii="Times New Roman" w:hAnsi="Times New Roman" w:cs="Times New Roman"/>
          <w:b/>
          <w:sz w:val="24"/>
          <w:szCs w:val="24"/>
        </w:rPr>
      </w:pPr>
      <w:r w:rsidRPr="00146B96">
        <w:rPr>
          <w:rFonts w:ascii="Times New Roman" w:hAnsi="Times New Roman" w:cs="Times New Roman"/>
          <w:b/>
          <w:sz w:val="24"/>
          <w:szCs w:val="24"/>
        </w:rPr>
        <w:t>Hypothesis 01 - Willingness to use vs infrastructure factors</w:t>
      </w:r>
    </w:p>
    <w:p w:rsidR="00790AB2" w:rsidRPr="00AF60A5" w:rsidRDefault="00AF60A5" w:rsidP="00AF60A5">
      <w:pPr>
        <w:pStyle w:val="Caption"/>
        <w:rPr>
          <w:rFonts w:ascii="Times New Roman" w:hAnsi="Times New Roman" w:cs="Times New Roman"/>
          <w:i w:val="0"/>
          <w:sz w:val="24"/>
          <w:szCs w:val="24"/>
        </w:rPr>
      </w:pPr>
      <w:bookmarkStart w:id="163" w:name="_Toc533005173"/>
      <w:r w:rsidRPr="00AF60A5">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26</w:t>
      </w:r>
      <w:r w:rsidR="007C722F">
        <w:rPr>
          <w:rFonts w:ascii="Times New Roman" w:hAnsi="Times New Roman" w:cs="Times New Roman"/>
          <w:i w:val="0"/>
          <w:color w:val="auto"/>
          <w:sz w:val="24"/>
          <w:szCs w:val="24"/>
        </w:rPr>
        <w:fldChar w:fldCharType="end"/>
      </w:r>
      <w:r w:rsidRPr="00AF60A5">
        <w:rPr>
          <w:rFonts w:ascii="Times New Roman" w:hAnsi="Times New Roman" w:cs="Times New Roman"/>
          <w:i w:val="0"/>
          <w:color w:val="auto"/>
          <w:sz w:val="24"/>
          <w:szCs w:val="24"/>
        </w:rPr>
        <w:t xml:space="preserve">: </w:t>
      </w:r>
      <w:r w:rsidRPr="00BE6E95">
        <w:rPr>
          <w:rFonts w:ascii="Times New Roman" w:hAnsi="Times New Roman" w:cs="Times New Roman"/>
          <w:i w:val="0"/>
          <w:color w:val="auto"/>
          <w:sz w:val="24"/>
          <w:szCs w:val="24"/>
        </w:rPr>
        <w:t>Chi – Square Test Statistics</w:t>
      </w:r>
      <w:r>
        <w:rPr>
          <w:rFonts w:ascii="Times New Roman" w:hAnsi="Times New Roman" w:cs="Times New Roman"/>
          <w:i w:val="0"/>
          <w:color w:val="auto"/>
          <w:sz w:val="24"/>
          <w:szCs w:val="24"/>
        </w:rPr>
        <w:t xml:space="preserve"> of </w:t>
      </w:r>
      <w:r w:rsidRPr="00BE6E95">
        <w:rPr>
          <w:rFonts w:ascii="Times New Roman" w:hAnsi="Times New Roman" w:cs="Times New Roman"/>
          <w:i w:val="0"/>
          <w:color w:val="auto"/>
          <w:sz w:val="24"/>
          <w:szCs w:val="24"/>
        </w:rPr>
        <w:t>Willingness to use vs infrastructure factors</w:t>
      </w:r>
      <w:bookmarkEnd w:id="163"/>
      <w:r w:rsidRPr="00AF60A5">
        <w:rPr>
          <w:rFonts w:ascii="Times New Roman" w:hAnsi="Times New Roman" w:cs="Times New Roman"/>
          <w:i w:val="0"/>
          <w:sz w:val="24"/>
          <w:szCs w:val="24"/>
        </w:rPr>
        <w:t xml:space="preserve"> </w:t>
      </w:r>
      <w:r w:rsidR="00790AB2" w:rsidRPr="00AF60A5">
        <w:rPr>
          <w:rFonts w:ascii="Times New Roman" w:hAnsi="Times New Roman" w:cs="Times New Roman"/>
          <w:i w:val="0"/>
          <w:sz w:val="24"/>
          <w:szCs w:val="24"/>
        </w:rPr>
        <w:br w:type="page"/>
      </w:r>
    </w:p>
    <w:tbl>
      <w:tblPr>
        <w:tblW w:w="70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94"/>
        <w:gridCol w:w="1192"/>
        <w:gridCol w:w="1192"/>
        <w:gridCol w:w="1735"/>
      </w:tblGrid>
      <w:tr w:rsidR="00AF60A5" w:rsidRPr="00BA0319" w:rsidTr="001F222D">
        <w:trPr>
          <w:cantSplit/>
          <w:trHeight w:val="329"/>
        </w:trPr>
        <w:tc>
          <w:tcPr>
            <w:tcW w:w="7013" w:type="dxa"/>
            <w:gridSpan w:val="4"/>
            <w:tcBorders>
              <w:top w:val="nil"/>
              <w:left w:val="nil"/>
              <w:bottom w:val="nil"/>
              <w:right w:val="nil"/>
            </w:tcBorders>
            <w:shd w:val="clear" w:color="auto" w:fill="FFFFFF"/>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p>
        </w:tc>
      </w:tr>
      <w:tr w:rsidR="00AF60A5" w:rsidRPr="00BA0319" w:rsidTr="001F222D">
        <w:trPr>
          <w:cantSplit/>
          <w:trHeight w:val="658"/>
        </w:trPr>
        <w:tc>
          <w:tcPr>
            <w:tcW w:w="2894" w:type="dxa"/>
            <w:tcBorders>
              <w:top w:val="single" w:sz="16" w:space="0" w:color="000000"/>
              <w:left w:val="single" w:sz="16" w:space="0" w:color="000000"/>
              <w:bottom w:val="single" w:sz="16" w:space="0" w:color="000000"/>
              <w:right w:val="single" w:sz="16" w:space="0" w:color="000000"/>
            </w:tcBorders>
            <w:shd w:val="clear" w:color="auto" w:fill="FFFFFF"/>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p>
        </w:tc>
        <w:tc>
          <w:tcPr>
            <w:tcW w:w="1192" w:type="dxa"/>
            <w:tcBorders>
              <w:top w:val="single" w:sz="16" w:space="0" w:color="000000"/>
              <w:left w:val="single" w:sz="16" w:space="0" w:color="000000"/>
              <w:bottom w:val="single" w:sz="16" w:space="0" w:color="000000"/>
            </w:tcBorders>
            <w:shd w:val="clear" w:color="auto" w:fill="FFFFFF"/>
          </w:tcPr>
          <w:p w:rsidR="00AF60A5" w:rsidRPr="00BA0319" w:rsidRDefault="00AF60A5"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Value</w:t>
            </w:r>
          </w:p>
        </w:tc>
        <w:tc>
          <w:tcPr>
            <w:tcW w:w="1192" w:type="dxa"/>
            <w:tcBorders>
              <w:top w:val="single" w:sz="16" w:space="0" w:color="000000"/>
              <w:bottom w:val="single" w:sz="16" w:space="0" w:color="000000"/>
            </w:tcBorders>
            <w:shd w:val="clear" w:color="auto" w:fill="FFFFFF"/>
          </w:tcPr>
          <w:p w:rsidR="00AF60A5" w:rsidRPr="00BA0319" w:rsidRDefault="00AF60A5"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df</w:t>
            </w:r>
          </w:p>
        </w:tc>
        <w:tc>
          <w:tcPr>
            <w:tcW w:w="1735" w:type="dxa"/>
            <w:tcBorders>
              <w:top w:val="single" w:sz="16" w:space="0" w:color="000000"/>
              <w:bottom w:val="single" w:sz="16" w:space="0" w:color="000000"/>
              <w:right w:val="single" w:sz="16" w:space="0" w:color="000000"/>
            </w:tcBorders>
            <w:shd w:val="clear" w:color="auto" w:fill="FFFFFF"/>
          </w:tcPr>
          <w:p w:rsidR="00AF60A5" w:rsidRPr="00BA0319" w:rsidRDefault="00AF60A5"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Asymp. Sig. (2-sided)</w:t>
            </w:r>
          </w:p>
        </w:tc>
      </w:tr>
      <w:tr w:rsidR="00AF60A5" w:rsidRPr="00BA0319" w:rsidTr="001F222D">
        <w:trPr>
          <w:cantSplit/>
          <w:trHeight w:val="329"/>
        </w:trPr>
        <w:tc>
          <w:tcPr>
            <w:tcW w:w="2894" w:type="dxa"/>
            <w:tcBorders>
              <w:top w:val="single" w:sz="16" w:space="0" w:color="000000"/>
              <w:left w:val="single" w:sz="16" w:space="0" w:color="000000"/>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Pearson Chi-Square</w:t>
            </w:r>
          </w:p>
        </w:tc>
        <w:tc>
          <w:tcPr>
            <w:tcW w:w="1192" w:type="dxa"/>
            <w:tcBorders>
              <w:top w:val="single" w:sz="16" w:space="0" w:color="000000"/>
              <w:left w:val="single" w:sz="16" w:space="0" w:color="000000"/>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35.307</w:t>
            </w:r>
            <w:r w:rsidRPr="00BA0319">
              <w:rPr>
                <w:rFonts w:ascii="Times New Roman" w:hAnsi="Times New Roman" w:cs="Times New Roman"/>
                <w:color w:val="000000"/>
                <w:sz w:val="24"/>
                <w:szCs w:val="24"/>
                <w:vertAlign w:val="superscript"/>
              </w:rPr>
              <w:t>a</w:t>
            </w:r>
          </w:p>
        </w:tc>
        <w:tc>
          <w:tcPr>
            <w:tcW w:w="1192" w:type="dxa"/>
            <w:tcBorders>
              <w:top w:val="single" w:sz="16" w:space="0" w:color="000000"/>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13</w:t>
            </w:r>
          </w:p>
        </w:tc>
        <w:tc>
          <w:tcPr>
            <w:tcW w:w="1735" w:type="dxa"/>
            <w:tcBorders>
              <w:top w:val="single" w:sz="16" w:space="0" w:color="000000"/>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.001</w:t>
            </w:r>
          </w:p>
        </w:tc>
      </w:tr>
      <w:tr w:rsidR="00AF60A5" w:rsidRPr="00BA0319" w:rsidTr="001F222D">
        <w:trPr>
          <w:cantSplit/>
          <w:trHeight w:val="329"/>
        </w:trPr>
        <w:tc>
          <w:tcPr>
            <w:tcW w:w="2894" w:type="dxa"/>
            <w:tcBorders>
              <w:top w:val="nil"/>
              <w:left w:val="single" w:sz="16" w:space="0" w:color="000000"/>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Likelihood Ratio</w:t>
            </w:r>
          </w:p>
        </w:tc>
        <w:tc>
          <w:tcPr>
            <w:tcW w:w="1192" w:type="dxa"/>
            <w:tcBorders>
              <w:top w:val="nil"/>
              <w:left w:val="single" w:sz="16" w:space="0" w:color="000000"/>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39.926</w:t>
            </w:r>
          </w:p>
        </w:tc>
        <w:tc>
          <w:tcPr>
            <w:tcW w:w="1192" w:type="dxa"/>
            <w:tcBorders>
              <w:top w:val="nil"/>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13</w:t>
            </w:r>
          </w:p>
        </w:tc>
        <w:tc>
          <w:tcPr>
            <w:tcW w:w="1735" w:type="dxa"/>
            <w:tcBorders>
              <w:top w:val="nil"/>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.000</w:t>
            </w:r>
          </w:p>
        </w:tc>
      </w:tr>
      <w:tr w:rsidR="00AF60A5" w:rsidRPr="00BA0319" w:rsidTr="001F222D">
        <w:trPr>
          <w:cantSplit/>
          <w:trHeight w:val="674"/>
        </w:trPr>
        <w:tc>
          <w:tcPr>
            <w:tcW w:w="2894" w:type="dxa"/>
            <w:tcBorders>
              <w:top w:val="nil"/>
              <w:left w:val="single" w:sz="16" w:space="0" w:color="000000"/>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Linear-by-Linear Association</w:t>
            </w:r>
          </w:p>
        </w:tc>
        <w:tc>
          <w:tcPr>
            <w:tcW w:w="1192" w:type="dxa"/>
            <w:tcBorders>
              <w:top w:val="nil"/>
              <w:left w:val="single" w:sz="16" w:space="0" w:color="000000"/>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.320</w:t>
            </w:r>
          </w:p>
        </w:tc>
        <w:tc>
          <w:tcPr>
            <w:tcW w:w="1192" w:type="dxa"/>
            <w:tcBorders>
              <w:top w:val="nil"/>
              <w:bottom w:val="nil"/>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w:t>
            </w:r>
          </w:p>
        </w:tc>
        <w:tc>
          <w:tcPr>
            <w:tcW w:w="1735" w:type="dxa"/>
            <w:tcBorders>
              <w:top w:val="nil"/>
              <w:bottom w:val="nil"/>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.571</w:t>
            </w:r>
          </w:p>
        </w:tc>
      </w:tr>
      <w:tr w:rsidR="00AF60A5" w:rsidRPr="00BA0319" w:rsidTr="001F222D">
        <w:trPr>
          <w:cantSplit/>
          <w:trHeight w:val="313"/>
        </w:trPr>
        <w:tc>
          <w:tcPr>
            <w:tcW w:w="2894" w:type="dxa"/>
            <w:tcBorders>
              <w:top w:val="nil"/>
              <w:left w:val="single" w:sz="16" w:space="0" w:color="000000"/>
              <w:bottom w:val="single" w:sz="16" w:space="0" w:color="000000"/>
              <w:right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N of Valid Cases</w:t>
            </w:r>
          </w:p>
        </w:tc>
        <w:tc>
          <w:tcPr>
            <w:tcW w:w="1192" w:type="dxa"/>
            <w:tcBorders>
              <w:top w:val="nil"/>
              <w:left w:val="single" w:sz="16" w:space="0" w:color="000000"/>
              <w:bottom w:val="single" w:sz="16" w:space="0" w:color="000000"/>
            </w:tcBorders>
            <w:shd w:val="clear" w:color="auto" w:fill="FFFFFF"/>
            <w:vAlign w:val="center"/>
          </w:tcPr>
          <w:p w:rsidR="00AF60A5" w:rsidRPr="00BA0319" w:rsidRDefault="00AF60A5"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253</w:t>
            </w:r>
          </w:p>
        </w:tc>
        <w:tc>
          <w:tcPr>
            <w:tcW w:w="1192" w:type="dxa"/>
            <w:tcBorders>
              <w:top w:val="nil"/>
              <w:bottom w:val="single" w:sz="16" w:space="0" w:color="000000"/>
            </w:tcBorders>
            <w:shd w:val="clear" w:color="auto" w:fill="FFFFFF"/>
          </w:tcPr>
          <w:p w:rsidR="00AF60A5" w:rsidRPr="00BA0319" w:rsidRDefault="00AF60A5" w:rsidP="001F222D">
            <w:pPr>
              <w:autoSpaceDE w:val="0"/>
              <w:autoSpaceDN w:val="0"/>
              <w:adjustRightInd w:val="0"/>
              <w:spacing w:after="0" w:line="240" w:lineRule="auto"/>
              <w:rPr>
                <w:rFonts w:ascii="Times New Roman" w:hAnsi="Times New Roman" w:cs="Times New Roman"/>
                <w:sz w:val="24"/>
                <w:szCs w:val="24"/>
              </w:rPr>
            </w:pPr>
          </w:p>
        </w:tc>
        <w:tc>
          <w:tcPr>
            <w:tcW w:w="1735" w:type="dxa"/>
            <w:tcBorders>
              <w:top w:val="nil"/>
              <w:bottom w:val="single" w:sz="16" w:space="0" w:color="000000"/>
              <w:right w:val="single" w:sz="16" w:space="0" w:color="000000"/>
            </w:tcBorders>
            <w:shd w:val="clear" w:color="auto" w:fill="FFFFFF"/>
          </w:tcPr>
          <w:p w:rsidR="00AF60A5" w:rsidRPr="00BA0319" w:rsidRDefault="00AF60A5" w:rsidP="001F222D">
            <w:pPr>
              <w:autoSpaceDE w:val="0"/>
              <w:autoSpaceDN w:val="0"/>
              <w:adjustRightInd w:val="0"/>
              <w:spacing w:after="0" w:line="240" w:lineRule="auto"/>
              <w:rPr>
                <w:rFonts w:ascii="Times New Roman" w:hAnsi="Times New Roman" w:cs="Times New Roman"/>
                <w:sz w:val="24"/>
                <w:szCs w:val="24"/>
              </w:rPr>
            </w:pPr>
          </w:p>
        </w:tc>
      </w:tr>
      <w:tr w:rsidR="00AF60A5" w:rsidRPr="00BA0319" w:rsidTr="001F222D">
        <w:trPr>
          <w:cantSplit/>
          <w:trHeight w:val="329"/>
        </w:trPr>
        <w:tc>
          <w:tcPr>
            <w:tcW w:w="7013" w:type="dxa"/>
            <w:gridSpan w:val="4"/>
            <w:tcBorders>
              <w:top w:val="nil"/>
              <w:left w:val="nil"/>
              <w:bottom w:val="nil"/>
              <w:right w:val="nil"/>
            </w:tcBorders>
            <w:shd w:val="clear" w:color="auto" w:fill="FFFFFF"/>
          </w:tcPr>
          <w:p w:rsidR="00AF60A5" w:rsidRPr="00BA0319" w:rsidRDefault="00AF60A5" w:rsidP="001F222D">
            <w:pPr>
              <w:autoSpaceDE w:val="0"/>
              <w:autoSpaceDN w:val="0"/>
              <w:adjustRightInd w:val="0"/>
              <w:spacing w:after="0" w:line="320" w:lineRule="atLeast"/>
              <w:rPr>
                <w:rFonts w:ascii="Times New Roman" w:hAnsi="Times New Roman" w:cs="Times New Roman"/>
                <w:color w:val="000000"/>
                <w:sz w:val="24"/>
                <w:szCs w:val="24"/>
              </w:rPr>
            </w:pPr>
          </w:p>
        </w:tc>
      </w:tr>
    </w:tbl>
    <w:p w:rsidR="00AF60A5" w:rsidRDefault="00AF60A5" w:rsidP="00AF60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H0: Willingness is not dependent on infrastructure factors</w:t>
      </w:r>
    </w:p>
    <w:p w:rsidR="00AF60A5" w:rsidRDefault="00AF60A5" w:rsidP="00AF60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H1: Willingness is dependent on infrastructure factors</w:t>
      </w:r>
    </w:p>
    <w:p w:rsidR="00AF60A5" w:rsidRDefault="00AF60A5" w:rsidP="00AF60A5">
      <w:pPr>
        <w:autoSpaceDE w:val="0"/>
        <w:autoSpaceDN w:val="0"/>
        <w:adjustRightInd w:val="0"/>
        <w:spacing w:after="0" w:line="400" w:lineRule="atLeast"/>
        <w:rPr>
          <w:rFonts w:ascii="Times New Roman" w:hAnsi="Times New Roman" w:cs="Times New Roman"/>
          <w:sz w:val="24"/>
          <w:szCs w:val="24"/>
        </w:rPr>
      </w:pPr>
    </w:p>
    <w:p w:rsidR="00AF60A5" w:rsidRDefault="00AF60A5" w:rsidP="00AF60A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Since the p value 0.001 is less than the significance value 0.05, the null hypothesis is rejected. Therefore, it is evident that willingness is dependent on infrastructure factors. </w:t>
      </w:r>
    </w:p>
    <w:p w:rsidR="00790AB2" w:rsidRPr="00146B96" w:rsidRDefault="00790AB2" w:rsidP="00AC48BF">
      <w:pPr>
        <w:rPr>
          <w:b/>
        </w:rPr>
      </w:pPr>
    </w:p>
    <w:p w:rsidR="00390D64" w:rsidRPr="00146B96" w:rsidRDefault="00390D64" w:rsidP="00390D64">
      <w:pPr>
        <w:spacing w:line="360" w:lineRule="auto"/>
        <w:rPr>
          <w:rFonts w:ascii="Times New Roman" w:hAnsi="Times New Roman" w:cs="Times New Roman"/>
          <w:b/>
          <w:sz w:val="24"/>
          <w:szCs w:val="24"/>
        </w:rPr>
      </w:pPr>
      <w:r w:rsidRPr="00146B96">
        <w:rPr>
          <w:rFonts w:ascii="Times New Roman" w:hAnsi="Times New Roman" w:cs="Times New Roman"/>
          <w:b/>
          <w:sz w:val="24"/>
          <w:szCs w:val="24"/>
        </w:rPr>
        <w:t>Hypothesis 02 - Willingness to use vs personal consideration</w:t>
      </w:r>
    </w:p>
    <w:p w:rsidR="00390D64" w:rsidRPr="00390D64" w:rsidRDefault="00390D64" w:rsidP="00390D64">
      <w:pPr>
        <w:pStyle w:val="Caption"/>
        <w:rPr>
          <w:rFonts w:ascii="Times New Roman" w:hAnsi="Times New Roman" w:cs="Times New Roman"/>
          <w:i w:val="0"/>
          <w:color w:val="auto"/>
          <w:sz w:val="24"/>
          <w:szCs w:val="24"/>
        </w:rPr>
      </w:pPr>
      <w:bookmarkStart w:id="164" w:name="_Toc533005174"/>
      <w:r w:rsidRPr="00390D64">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27</w:t>
      </w:r>
      <w:r w:rsidR="007C722F">
        <w:rPr>
          <w:rFonts w:ascii="Times New Roman" w:hAnsi="Times New Roman" w:cs="Times New Roman"/>
          <w:i w:val="0"/>
          <w:color w:val="auto"/>
          <w:sz w:val="24"/>
          <w:szCs w:val="24"/>
        </w:rPr>
        <w:fldChar w:fldCharType="end"/>
      </w:r>
      <w:r w:rsidRPr="00390D64">
        <w:rPr>
          <w:rFonts w:ascii="Times New Roman" w:hAnsi="Times New Roman" w:cs="Times New Roman"/>
          <w:i w:val="0"/>
          <w:color w:val="auto"/>
          <w:sz w:val="24"/>
          <w:szCs w:val="24"/>
        </w:rPr>
        <w:t xml:space="preserve">: </w:t>
      </w:r>
      <w:r w:rsidRPr="00BE6E95">
        <w:rPr>
          <w:rFonts w:ascii="Times New Roman" w:hAnsi="Times New Roman" w:cs="Times New Roman"/>
          <w:i w:val="0"/>
          <w:color w:val="auto"/>
          <w:sz w:val="24"/>
          <w:szCs w:val="24"/>
        </w:rPr>
        <w:t>Chi – Square Test Statistics</w:t>
      </w:r>
      <w:r>
        <w:rPr>
          <w:rFonts w:ascii="Times New Roman" w:hAnsi="Times New Roman" w:cs="Times New Roman"/>
          <w:i w:val="0"/>
          <w:color w:val="auto"/>
          <w:sz w:val="24"/>
          <w:szCs w:val="24"/>
        </w:rPr>
        <w:t xml:space="preserve"> of </w:t>
      </w:r>
      <w:r w:rsidRPr="002941D3">
        <w:rPr>
          <w:rFonts w:ascii="Times New Roman" w:hAnsi="Times New Roman" w:cs="Times New Roman"/>
          <w:i w:val="0"/>
          <w:color w:val="auto"/>
          <w:sz w:val="24"/>
          <w:szCs w:val="24"/>
        </w:rPr>
        <w:t>Willingness to use vs personal consideration</w:t>
      </w:r>
      <w:bookmarkEnd w:id="164"/>
    </w:p>
    <w:tbl>
      <w:tblPr>
        <w:tblpPr w:leftFromText="180" w:rightFromText="180" w:vertAnchor="text" w:tblpY="1"/>
        <w:tblOverlap w:val="never"/>
        <w:tblW w:w="7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201"/>
        <w:gridCol w:w="1318"/>
        <w:gridCol w:w="1318"/>
        <w:gridCol w:w="1923"/>
      </w:tblGrid>
      <w:tr w:rsidR="00390D64" w:rsidRPr="00BA0319" w:rsidTr="001F222D">
        <w:trPr>
          <w:cantSplit/>
          <w:trHeight w:val="102"/>
        </w:trPr>
        <w:tc>
          <w:tcPr>
            <w:tcW w:w="7760" w:type="dxa"/>
            <w:gridSpan w:val="4"/>
            <w:tcBorders>
              <w:top w:val="nil"/>
              <w:left w:val="nil"/>
              <w:bottom w:val="nil"/>
              <w:right w:val="nil"/>
            </w:tcBorders>
            <w:shd w:val="clear" w:color="auto" w:fill="FFFFFF"/>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p>
        </w:tc>
      </w:tr>
      <w:tr w:rsidR="00390D64" w:rsidRPr="00BA0319" w:rsidTr="001F222D">
        <w:trPr>
          <w:cantSplit/>
          <w:trHeight w:val="206"/>
        </w:trPr>
        <w:tc>
          <w:tcPr>
            <w:tcW w:w="3201" w:type="dxa"/>
            <w:tcBorders>
              <w:top w:val="single" w:sz="16" w:space="0" w:color="000000"/>
              <w:left w:val="single" w:sz="16" w:space="0" w:color="000000"/>
              <w:bottom w:val="single" w:sz="16" w:space="0" w:color="000000"/>
              <w:right w:val="single" w:sz="16" w:space="0" w:color="000000"/>
            </w:tcBorders>
            <w:shd w:val="clear" w:color="auto" w:fill="FFFFFF"/>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p>
        </w:tc>
        <w:tc>
          <w:tcPr>
            <w:tcW w:w="1318" w:type="dxa"/>
            <w:tcBorders>
              <w:top w:val="single" w:sz="16" w:space="0" w:color="000000"/>
              <w:left w:val="single" w:sz="16" w:space="0" w:color="000000"/>
              <w:bottom w:val="single" w:sz="16" w:space="0" w:color="000000"/>
            </w:tcBorders>
            <w:shd w:val="clear" w:color="auto" w:fill="FFFFFF"/>
          </w:tcPr>
          <w:p w:rsidR="00390D64" w:rsidRPr="00BA0319" w:rsidRDefault="00390D64"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Value</w:t>
            </w:r>
          </w:p>
        </w:tc>
        <w:tc>
          <w:tcPr>
            <w:tcW w:w="1318" w:type="dxa"/>
            <w:tcBorders>
              <w:top w:val="single" w:sz="16" w:space="0" w:color="000000"/>
              <w:bottom w:val="single" w:sz="16" w:space="0" w:color="000000"/>
            </w:tcBorders>
            <w:shd w:val="clear" w:color="auto" w:fill="FFFFFF"/>
          </w:tcPr>
          <w:p w:rsidR="00390D64" w:rsidRPr="00BA0319" w:rsidRDefault="00390D64"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df</w:t>
            </w:r>
          </w:p>
        </w:tc>
        <w:tc>
          <w:tcPr>
            <w:tcW w:w="1923" w:type="dxa"/>
            <w:tcBorders>
              <w:top w:val="single" w:sz="16" w:space="0" w:color="000000"/>
              <w:bottom w:val="single" w:sz="16" w:space="0" w:color="000000"/>
              <w:right w:val="single" w:sz="16" w:space="0" w:color="000000"/>
            </w:tcBorders>
            <w:shd w:val="clear" w:color="auto" w:fill="FFFFFF"/>
          </w:tcPr>
          <w:p w:rsidR="00390D64" w:rsidRPr="00BA0319" w:rsidRDefault="00390D64"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Asymp. Sig. (2-sided)</w:t>
            </w:r>
          </w:p>
        </w:tc>
      </w:tr>
      <w:tr w:rsidR="00390D64" w:rsidRPr="00BA0319" w:rsidTr="001F222D">
        <w:trPr>
          <w:cantSplit/>
          <w:trHeight w:val="102"/>
        </w:trPr>
        <w:tc>
          <w:tcPr>
            <w:tcW w:w="3201" w:type="dxa"/>
            <w:tcBorders>
              <w:top w:val="single" w:sz="16" w:space="0" w:color="000000"/>
              <w:left w:val="single" w:sz="16" w:space="0" w:color="000000"/>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Pearson Chi-Square</w:t>
            </w:r>
          </w:p>
        </w:tc>
        <w:tc>
          <w:tcPr>
            <w:tcW w:w="1318" w:type="dxa"/>
            <w:tcBorders>
              <w:top w:val="single" w:sz="16" w:space="0" w:color="000000"/>
              <w:left w:val="single" w:sz="16" w:space="0" w:color="000000"/>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39.684</w:t>
            </w:r>
            <w:r w:rsidRPr="00BA0319">
              <w:rPr>
                <w:rFonts w:ascii="Times New Roman" w:hAnsi="Times New Roman" w:cs="Times New Roman"/>
                <w:color w:val="000000"/>
                <w:sz w:val="24"/>
                <w:szCs w:val="24"/>
                <w:vertAlign w:val="superscript"/>
              </w:rPr>
              <w:t>a</w:t>
            </w:r>
          </w:p>
        </w:tc>
        <w:tc>
          <w:tcPr>
            <w:tcW w:w="1318" w:type="dxa"/>
            <w:tcBorders>
              <w:top w:val="single" w:sz="16" w:space="0" w:color="000000"/>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19</w:t>
            </w:r>
          </w:p>
        </w:tc>
        <w:tc>
          <w:tcPr>
            <w:tcW w:w="1923" w:type="dxa"/>
            <w:tcBorders>
              <w:top w:val="single" w:sz="16" w:space="0" w:color="000000"/>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.004</w:t>
            </w:r>
          </w:p>
        </w:tc>
      </w:tr>
      <w:tr w:rsidR="00390D64" w:rsidRPr="00BA0319" w:rsidTr="001F222D">
        <w:trPr>
          <w:cantSplit/>
          <w:trHeight w:val="102"/>
        </w:trPr>
        <w:tc>
          <w:tcPr>
            <w:tcW w:w="3201" w:type="dxa"/>
            <w:tcBorders>
              <w:top w:val="nil"/>
              <w:left w:val="single" w:sz="16" w:space="0" w:color="000000"/>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Likelihood Ratio</w:t>
            </w:r>
          </w:p>
        </w:tc>
        <w:tc>
          <w:tcPr>
            <w:tcW w:w="1318" w:type="dxa"/>
            <w:tcBorders>
              <w:top w:val="nil"/>
              <w:left w:val="single" w:sz="16" w:space="0" w:color="000000"/>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48.116</w:t>
            </w:r>
          </w:p>
        </w:tc>
        <w:tc>
          <w:tcPr>
            <w:tcW w:w="1318" w:type="dxa"/>
            <w:tcBorders>
              <w:top w:val="nil"/>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19</w:t>
            </w:r>
          </w:p>
        </w:tc>
        <w:tc>
          <w:tcPr>
            <w:tcW w:w="1923" w:type="dxa"/>
            <w:tcBorders>
              <w:top w:val="nil"/>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.000</w:t>
            </w:r>
          </w:p>
        </w:tc>
      </w:tr>
      <w:tr w:rsidR="00390D64" w:rsidRPr="00BA0319" w:rsidTr="001F222D">
        <w:trPr>
          <w:cantSplit/>
          <w:trHeight w:val="102"/>
        </w:trPr>
        <w:tc>
          <w:tcPr>
            <w:tcW w:w="3201" w:type="dxa"/>
            <w:tcBorders>
              <w:top w:val="nil"/>
              <w:left w:val="single" w:sz="16" w:space="0" w:color="000000"/>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Linear-by-Linear Association</w:t>
            </w:r>
          </w:p>
        </w:tc>
        <w:tc>
          <w:tcPr>
            <w:tcW w:w="1318" w:type="dxa"/>
            <w:tcBorders>
              <w:top w:val="nil"/>
              <w:left w:val="single" w:sz="16" w:space="0" w:color="000000"/>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.605</w:t>
            </w:r>
          </w:p>
        </w:tc>
        <w:tc>
          <w:tcPr>
            <w:tcW w:w="1318" w:type="dxa"/>
            <w:tcBorders>
              <w:top w:val="nil"/>
              <w:bottom w:val="nil"/>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w:t>
            </w:r>
          </w:p>
        </w:tc>
        <w:tc>
          <w:tcPr>
            <w:tcW w:w="1923" w:type="dxa"/>
            <w:tcBorders>
              <w:top w:val="nil"/>
              <w:bottom w:val="nil"/>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.437</w:t>
            </w:r>
          </w:p>
        </w:tc>
      </w:tr>
      <w:tr w:rsidR="00390D64" w:rsidRPr="00BA0319" w:rsidTr="001F222D">
        <w:trPr>
          <w:cantSplit/>
          <w:trHeight w:val="102"/>
        </w:trPr>
        <w:tc>
          <w:tcPr>
            <w:tcW w:w="3201" w:type="dxa"/>
            <w:tcBorders>
              <w:top w:val="nil"/>
              <w:left w:val="single" w:sz="16" w:space="0" w:color="000000"/>
              <w:bottom w:val="single" w:sz="16" w:space="0" w:color="000000"/>
              <w:right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N of Valid Cases</w:t>
            </w:r>
          </w:p>
        </w:tc>
        <w:tc>
          <w:tcPr>
            <w:tcW w:w="1318" w:type="dxa"/>
            <w:tcBorders>
              <w:top w:val="nil"/>
              <w:left w:val="single" w:sz="16" w:space="0" w:color="000000"/>
              <w:bottom w:val="single" w:sz="16" w:space="0" w:color="000000"/>
            </w:tcBorders>
            <w:shd w:val="clear" w:color="auto" w:fill="FFFFFF"/>
            <w:vAlign w:val="center"/>
          </w:tcPr>
          <w:p w:rsidR="00390D64" w:rsidRPr="00BA0319" w:rsidRDefault="00390D64"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253</w:t>
            </w:r>
          </w:p>
        </w:tc>
        <w:tc>
          <w:tcPr>
            <w:tcW w:w="1318" w:type="dxa"/>
            <w:tcBorders>
              <w:top w:val="nil"/>
              <w:bottom w:val="single" w:sz="16" w:space="0" w:color="000000"/>
            </w:tcBorders>
            <w:shd w:val="clear" w:color="auto" w:fill="FFFFFF"/>
          </w:tcPr>
          <w:p w:rsidR="00390D64" w:rsidRPr="00BA0319" w:rsidRDefault="00390D64" w:rsidP="001F222D">
            <w:pPr>
              <w:autoSpaceDE w:val="0"/>
              <w:autoSpaceDN w:val="0"/>
              <w:adjustRightInd w:val="0"/>
              <w:spacing w:after="0" w:line="240" w:lineRule="auto"/>
              <w:rPr>
                <w:rFonts w:ascii="Times New Roman" w:hAnsi="Times New Roman" w:cs="Times New Roman"/>
                <w:sz w:val="24"/>
                <w:szCs w:val="24"/>
              </w:rPr>
            </w:pPr>
          </w:p>
        </w:tc>
        <w:tc>
          <w:tcPr>
            <w:tcW w:w="1923" w:type="dxa"/>
            <w:tcBorders>
              <w:top w:val="nil"/>
              <w:bottom w:val="single" w:sz="16" w:space="0" w:color="000000"/>
              <w:right w:val="single" w:sz="16" w:space="0" w:color="000000"/>
            </w:tcBorders>
            <w:shd w:val="clear" w:color="auto" w:fill="FFFFFF"/>
          </w:tcPr>
          <w:p w:rsidR="00390D64" w:rsidRPr="00BA0319" w:rsidRDefault="00390D64" w:rsidP="001F222D">
            <w:pPr>
              <w:autoSpaceDE w:val="0"/>
              <w:autoSpaceDN w:val="0"/>
              <w:adjustRightInd w:val="0"/>
              <w:spacing w:after="0" w:line="240" w:lineRule="auto"/>
              <w:rPr>
                <w:rFonts w:ascii="Times New Roman" w:hAnsi="Times New Roman" w:cs="Times New Roman"/>
                <w:sz w:val="24"/>
                <w:szCs w:val="24"/>
              </w:rPr>
            </w:pPr>
          </w:p>
        </w:tc>
      </w:tr>
      <w:tr w:rsidR="00390D64" w:rsidRPr="00BA0319" w:rsidTr="001F222D">
        <w:trPr>
          <w:cantSplit/>
          <w:trHeight w:val="523"/>
        </w:trPr>
        <w:tc>
          <w:tcPr>
            <w:tcW w:w="7760" w:type="dxa"/>
            <w:gridSpan w:val="4"/>
            <w:tcBorders>
              <w:top w:val="nil"/>
              <w:left w:val="nil"/>
              <w:bottom w:val="nil"/>
              <w:right w:val="nil"/>
            </w:tcBorders>
            <w:shd w:val="clear" w:color="auto" w:fill="FFFFFF"/>
          </w:tcPr>
          <w:p w:rsidR="00390D64" w:rsidRPr="00BA0319" w:rsidRDefault="00390D64"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 xml:space="preserve">                                                                                                                             </w:t>
            </w:r>
          </w:p>
        </w:tc>
      </w:tr>
    </w:tbl>
    <w:p w:rsidR="00407CA6" w:rsidRDefault="00407CA6" w:rsidP="00790AB2"/>
    <w:p w:rsidR="00407CA6" w:rsidRDefault="00407CA6" w:rsidP="00790AB2"/>
    <w:p w:rsidR="00407CA6" w:rsidRDefault="00407CA6" w:rsidP="00790AB2"/>
    <w:p w:rsidR="00407CA6" w:rsidRDefault="00407CA6" w:rsidP="00790AB2"/>
    <w:p w:rsidR="00407CA6" w:rsidRDefault="00407CA6" w:rsidP="00790AB2"/>
    <w:p w:rsidR="00407CA6" w:rsidRDefault="00407CA6" w:rsidP="00790AB2"/>
    <w:p w:rsidR="00407CA6" w:rsidRDefault="00407CA6" w:rsidP="00407CA6">
      <w:pPr>
        <w:spacing w:line="360" w:lineRule="auto"/>
        <w:rPr>
          <w:rFonts w:ascii="Times New Roman" w:hAnsi="Times New Roman" w:cs="Times New Roman"/>
          <w:sz w:val="24"/>
          <w:szCs w:val="24"/>
        </w:rPr>
      </w:pPr>
      <w:r>
        <w:rPr>
          <w:rFonts w:ascii="Times New Roman" w:hAnsi="Times New Roman" w:cs="Times New Roman"/>
          <w:sz w:val="24"/>
          <w:szCs w:val="24"/>
        </w:rPr>
        <w:t>H0: Willingness is not dependent on personal consideration</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H1: Willingness is dependent on personal consideration</w:t>
      </w:r>
    </w:p>
    <w:p w:rsidR="00407CA6" w:rsidRDefault="00407CA6" w:rsidP="00407CA6">
      <w:pPr>
        <w:spacing w:line="360" w:lineRule="auto"/>
        <w:jc w:val="center"/>
        <w:rPr>
          <w:rFonts w:ascii="Times New Roman" w:hAnsi="Times New Roman" w:cs="Times New Roman"/>
          <w:sz w:val="24"/>
          <w:szCs w:val="24"/>
        </w:rPr>
      </w:pPr>
    </w:p>
    <w:p w:rsidR="00407CA6" w:rsidRDefault="00407CA6" w:rsidP="00407CA6">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Since the p value 0.004 is less than the significance value 0.05, the null hypothesis is rejected. Therefore, it is evident that willingness is dependent on personal consideration. </w:t>
      </w:r>
    </w:p>
    <w:p w:rsidR="00407CA6" w:rsidRDefault="00407CA6" w:rsidP="00407CA6">
      <w:pPr>
        <w:spacing w:line="360" w:lineRule="auto"/>
        <w:rPr>
          <w:rFonts w:ascii="Times New Roman" w:hAnsi="Times New Roman" w:cs="Times New Roman"/>
          <w:sz w:val="24"/>
          <w:szCs w:val="24"/>
        </w:rPr>
      </w:pPr>
    </w:p>
    <w:p w:rsidR="00407CA6" w:rsidRDefault="00407CA6" w:rsidP="00407CA6">
      <w:pPr>
        <w:spacing w:line="360" w:lineRule="auto"/>
        <w:rPr>
          <w:rFonts w:ascii="Times New Roman" w:hAnsi="Times New Roman" w:cs="Times New Roman"/>
          <w:b/>
          <w:sz w:val="24"/>
          <w:szCs w:val="24"/>
        </w:rPr>
      </w:pPr>
      <w:r w:rsidRPr="00024E7A">
        <w:rPr>
          <w:rFonts w:ascii="Times New Roman" w:hAnsi="Times New Roman" w:cs="Times New Roman"/>
          <w:b/>
          <w:sz w:val="24"/>
          <w:szCs w:val="24"/>
        </w:rPr>
        <w:t>Hypothesis 03 - Willingness to u</w:t>
      </w:r>
      <w:r>
        <w:rPr>
          <w:rFonts w:ascii="Times New Roman" w:hAnsi="Times New Roman" w:cs="Times New Roman"/>
          <w:b/>
          <w:sz w:val="24"/>
          <w:szCs w:val="24"/>
        </w:rPr>
        <w:t>se vs mobility and cost factors</w:t>
      </w:r>
    </w:p>
    <w:p w:rsidR="00407CA6" w:rsidRDefault="00407CA6" w:rsidP="00407CA6">
      <w:pPr>
        <w:pStyle w:val="Caption"/>
        <w:rPr>
          <w:rFonts w:ascii="Times New Roman" w:hAnsi="Times New Roman" w:cs="Times New Roman"/>
          <w:i w:val="0"/>
          <w:sz w:val="24"/>
          <w:szCs w:val="24"/>
        </w:rPr>
      </w:pPr>
      <w:bookmarkStart w:id="165" w:name="_Toc533005175"/>
      <w:r w:rsidRPr="00407CA6">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28</w:t>
      </w:r>
      <w:r w:rsidR="007C722F">
        <w:rPr>
          <w:rFonts w:ascii="Times New Roman" w:hAnsi="Times New Roman" w:cs="Times New Roman"/>
          <w:i w:val="0"/>
          <w:color w:val="auto"/>
          <w:sz w:val="24"/>
          <w:szCs w:val="24"/>
        </w:rPr>
        <w:fldChar w:fldCharType="end"/>
      </w:r>
      <w:r w:rsidRPr="00407CA6">
        <w:rPr>
          <w:rFonts w:ascii="Times New Roman" w:hAnsi="Times New Roman" w:cs="Times New Roman"/>
          <w:i w:val="0"/>
          <w:color w:val="auto"/>
          <w:sz w:val="24"/>
          <w:szCs w:val="24"/>
        </w:rPr>
        <w:t xml:space="preserve">: </w:t>
      </w:r>
      <w:r w:rsidRPr="002941D3">
        <w:rPr>
          <w:rFonts w:ascii="Times New Roman" w:hAnsi="Times New Roman" w:cs="Times New Roman"/>
          <w:i w:val="0"/>
          <w:color w:val="auto"/>
          <w:sz w:val="24"/>
          <w:szCs w:val="24"/>
        </w:rPr>
        <w:t>Chi – Square Test Statistics of Willingness to use vs mobility and cost factors</w:t>
      </w:r>
      <w:bookmarkEnd w:id="165"/>
      <w:r w:rsidRPr="00407CA6">
        <w:rPr>
          <w:rFonts w:ascii="Times New Roman" w:hAnsi="Times New Roman" w:cs="Times New Roman"/>
          <w:i w:val="0"/>
          <w:sz w:val="24"/>
          <w:szCs w:val="24"/>
        </w:rPr>
        <w:t xml:space="preserve"> </w:t>
      </w:r>
    </w:p>
    <w:tbl>
      <w:tblPr>
        <w:tblW w:w="8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455"/>
        <w:gridCol w:w="1423"/>
        <w:gridCol w:w="1423"/>
        <w:gridCol w:w="2075"/>
      </w:tblGrid>
      <w:tr w:rsidR="00407CA6" w:rsidRPr="00EE4D30" w:rsidTr="001F222D">
        <w:trPr>
          <w:cantSplit/>
          <w:trHeight w:val="192"/>
        </w:trPr>
        <w:tc>
          <w:tcPr>
            <w:tcW w:w="8376" w:type="dxa"/>
            <w:gridSpan w:val="4"/>
            <w:tcBorders>
              <w:top w:val="nil"/>
              <w:left w:val="nil"/>
              <w:bottom w:val="nil"/>
              <w:right w:val="nil"/>
            </w:tcBorders>
            <w:shd w:val="clear" w:color="auto" w:fill="FFFFFF"/>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r w:rsidR="00407CA6" w:rsidRPr="00EE4D30" w:rsidTr="001F222D">
        <w:trPr>
          <w:cantSplit/>
          <w:trHeight w:val="387"/>
        </w:trPr>
        <w:tc>
          <w:tcPr>
            <w:tcW w:w="3455" w:type="dxa"/>
            <w:tcBorders>
              <w:top w:val="single" w:sz="16" w:space="0" w:color="000000"/>
              <w:left w:val="single" w:sz="16" w:space="0" w:color="000000"/>
              <w:bottom w:val="single" w:sz="16" w:space="0" w:color="000000"/>
              <w:right w:val="single" w:sz="16" w:space="0" w:color="000000"/>
            </w:tcBorders>
            <w:shd w:val="clear" w:color="auto" w:fill="FFFFFF"/>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c>
          <w:tcPr>
            <w:tcW w:w="1423" w:type="dxa"/>
            <w:tcBorders>
              <w:top w:val="single" w:sz="16" w:space="0" w:color="000000"/>
              <w:left w:val="single" w:sz="16" w:space="0" w:color="000000"/>
              <w:bottom w:val="single" w:sz="16" w:space="0" w:color="000000"/>
            </w:tcBorders>
            <w:shd w:val="clear" w:color="auto" w:fill="FFFFFF"/>
          </w:tcPr>
          <w:p w:rsidR="00407CA6" w:rsidRPr="00EE4D30"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EE4D30">
              <w:rPr>
                <w:rFonts w:ascii="Times New Roman" w:hAnsi="Times New Roman" w:cs="Times New Roman"/>
                <w:color w:val="000000"/>
                <w:sz w:val="24"/>
                <w:szCs w:val="24"/>
              </w:rPr>
              <w:t>Value</w:t>
            </w:r>
          </w:p>
        </w:tc>
        <w:tc>
          <w:tcPr>
            <w:tcW w:w="1423" w:type="dxa"/>
            <w:tcBorders>
              <w:top w:val="single" w:sz="16" w:space="0" w:color="000000"/>
              <w:bottom w:val="single" w:sz="16" w:space="0" w:color="000000"/>
            </w:tcBorders>
            <w:shd w:val="clear" w:color="auto" w:fill="FFFFFF"/>
          </w:tcPr>
          <w:p w:rsidR="00407CA6" w:rsidRPr="00EE4D30"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EE4D30">
              <w:rPr>
                <w:rFonts w:ascii="Times New Roman" w:hAnsi="Times New Roman" w:cs="Times New Roman"/>
                <w:color w:val="000000"/>
                <w:sz w:val="24"/>
                <w:szCs w:val="24"/>
              </w:rPr>
              <w:t>df</w:t>
            </w:r>
          </w:p>
        </w:tc>
        <w:tc>
          <w:tcPr>
            <w:tcW w:w="2075" w:type="dxa"/>
            <w:tcBorders>
              <w:top w:val="single" w:sz="16" w:space="0" w:color="000000"/>
              <w:bottom w:val="single" w:sz="16" w:space="0" w:color="000000"/>
              <w:right w:val="single" w:sz="16" w:space="0" w:color="000000"/>
            </w:tcBorders>
            <w:shd w:val="clear" w:color="auto" w:fill="FFFFFF"/>
          </w:tcPr>
          <w:p w:rsidR="00407CA6" w:rsidRPr="00EE4D30"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EE4D30">
              <w:rPr>
                <w:rFonts w:ascii="Times New Roman" w:hAnsi="Times New Roman" w:cs="Times New Roman"/>
                <w:color w:val="000000"/>
                <w:sz w:val="24"/>
                <w:szCs w:val="24"/>
              </w:rPr>
              <w:t>Asymp. Sig. (2-sided)</w:t>
            </w:r>
          </w:p>
        </w:tc>
      </w:tr>
      <w:tr w:rsidR="00407CA6" w:rsidRPr="00EE4D30" w:rsidTr="001F222D">
        <w:trPr>
          <w:cantSplit/>
          <w:trHeight w:val="192"/>
        </w:trPr>
        <w:tc>
          <w:tcPr>
            <w:tcW w:w="3455" w:type="dxa"/>
            <w:tcBorders>
              <w:top w:val="single" w:sz="16" w:space="0" w:color="000000"/>
              <w:left w:val="single" w:sz="16" w:space="0" w:color="000000"/>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EE4D30">
              <w:rPr>
                <w:rFonts w:ascii="Times New Roman" w:hAnsi="Times New Roman" w:cs="Times New Roman"/>
                <w:color w:val="000000"/>
                <w:sz w:val="24"/>
                <w:szCs w:val="24"/>
              </w:rPr>
              <w:t>Pearson Chi-Square</w:t>
            </w:r>
          </w:p>
        </w:tc>
        <w:tc>
          <w:tcPr>
            <w:tcW w:w="1423" w:type="dxa"/>
            <w:tcBorders>
              <w:top w:val="single" w:sz="16" w:space="0" w:color="000000"/>
              <w:left w:val="single" w:sz="16" w:space="0" w:color="000000"/>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27.379</w:t>
            </w:r>
            <w:r w:rsidRPr="00EE4D30">
              <w:rPr>
                <w:rFonts w:ascii="Times New Roman" w:hAnsi="Times New Roman" w:cs="Times New Roman"/>
                <w:color w:val="000000"/>
                <w:sz w:val="24"/>
                <w:szCs w:val="24"/>
                <w:vertAlign w:val="superscript"/>
              </w:rPr>
              <w:t>a</w:t>
            </w:r>
          </w:p>
        </w:tc>
        <w:tc>
          <w:tcPr>
            <w:tcW w:w="1423" w:type="dxa"/>
            <w:tcBorders>
              <w:top w:val="single" w:sz="16" w:space="0" w:color="000000"/>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14</w:t>
            </w:r>
          </w:p>
        </w:tc>
        <w:tc>
          <w:tcPr>
            <w:tcW w:w="2075" w:type="dxa"/>
            <w:tcBorders>
              <w:top w:val="single" w:sz="16" w:space="0" w:color="000000"/>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.017</w:t>
            </w:r>
          </w:p>
        </w:tc>
      </w:tr>
      <w:tr w:rsidR="00407CA6" w:rsidRPr="00EE4D30" w:rsidTr="001F222D">
        <w:trPr>
          <w:cantSplit/>
          <w:trHeight w:val="192"/>
        </w:trPr>
        <w:tc>
          <w:tcPr>
            <w:tcW w:w="3455" w:type="dxa"/>
            <w:tcBorders>
              <w:top w:val="nil"/>
              <w:left w:val="single" w:sz="16" w:space="0" w:color="000000"/>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EE4D30">
              <w:rPr>
                <w:rFonts w:ascii="Times New Roman" w:hAnsi="Times New Roman" w:cs="Times New Roman"/>
                <w:color w:val="000000"/>
                <w:sz w:val="24"/>
                <w:szCs w:val="24"/>
              </w:rPr>
              <w:t>Likelihood Ratio</w:t>
            </w:r>
          </w:p>
        </w:tc>
        <w:tc>
          <w:tcPr>
            <w:tcW w:w="1423" w:type="dxa"/>
            <w:tcBorders>
              <w:top w:val="nil"/>
              <w:left w:val="single" w:sz="16" w:space="0" w:color="000000"/>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29.889</w:t>
            </w:r>
          </w:p>
        </w:tc>
        <w:tc>
          <w:tcPr>
            <w:tcW w:w="1423" w:type="dxa"/>
            <w:tcBorders>
              <w:top w:val="nil"/>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14</w:t>
            </w:r>
          </w:p>
        </w:tc>
        <w:tc>
          <w:tcPr>
            <w:tcW w:w="2075" w:type="dxa"/>
            <w:tcBorders>
              <w:top w:val="nil"/>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.008</w:t>
            </w:r>
          </w:p>
        </w:tc>
      </w:tr>
      <w:tr w:rsidR="00407CA6" w:rsidRPr="00EE4D30" w:rsidTr="001F222D">
        <w:trPr>
          <w:cantSplit/>
          <w:trHeight w:val="396"/>
        </w:trPr>
        <w:tc>
          <w:tcPr>
            <w:tcW w:w="3455" w:type="dxa"/>
            <w:tcBorders>
              <w:top w:val="nil"/>
              <w:left w:val="single" w:sz="16" w:space="0" w:color="000000"/>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EE4D30">
              <w:rPr>
                <w:rFonts w:ascii="Times New Roman" w:hAnsi="Times New Roman" w:cs="Times New Roman"/>
                <w:color w:val="000000"/>
                <w:sz w:val="24"/>
                <w:szCs w:val="24"/>
              </w:rPr>
              <w:t>Linear-by-Linear Association</w:t>
            </w:r>
          </w:p>
        </w:tc>
        <w:tc>
          <w:tcPr>
            <w:tcW w:w="1423" w:type="dxa"/>
            <w:tcBorders>
              <w:top w:val="nil"/>
              <w:left w:val="single" w:sz="16" w:space="0" w:color="000000"/>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4.046</w:t>
            </w:r>
          </w:p>
        </w:tc>
        <w:tc>
          <w:tcPr>
            <w:tcW w:w="1423" w:type="dxa"/>
            <w:tcBorders>
              <w:top w:val="nil"/>
              <w:bottom w:val="nil"/>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1</w:t>
            </w:r>
          </w:p>
        </w:tc>
        <w:tc>
          <w:tcPr>
            <w:tcW w:w="2075" w:type="dxa"/>
            <w:tcBorders>
              <w:top w:val="nil"/>
              <w:bottom w:val="nil"/>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.044</w:t>
            </w:r>
          </w:p>
        </w:tc>
      </w:tr>
      <w:tr w:rsidR="00407CA6" w:rsidRPr="00EE4D30" w:rsidTr="001F222D">
        <w:trPr>
          <w:cantSplit/>
          <w:trHeight w:val="183"/>
        </w:trPr>
        <w:tc>
          <w:tcPr>
            <w:tcW w:w="3455" w:type="dxa"/>
            <w:tcBorders>
              <w:top w:val="nil"/>
              <w:left w:val="single" w:sz="16" w:space="0" w:color="000000"/>
              <w:bottom w:val="single" w:sz="16" w:space="0" w:color="000000"/>
              <w:right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EE4D30">
              <w:rPr>
                <w:rFonts w:ascii="Times New Roman" w:hAnsi="Times New Roman" w:cs="Times New Roman"/>
                <w:color w:val="000000"/>
                <w:sz w:val="24"/>
                <w:szCs w:val="24"/>
              </w:rPr>
              <w:t>N of Valid Cases</w:t>
            </w:r>
          </w:p>
        </w:tc>
        <w:tc>
          <w:tcPr>
            <w:tcW w:w="1423" w:type="dxa"/>
            <w:tcBorders>
              <w:top w:val="nil"/>
              <w:left w:val="single" w:sz="16" w:space="0" w:color="000000"/>
              <w:bottom w:val="single" w:sz="16" w:space="0" w:color="000000"/>
            </w:tcBorders>
            <w:shd w:val="clear" w:color="auto" w:fill="FFFFFF"/>
            <w:vAlign w:val="center"/>
          </w:tcPr>
          <w:p w:rsidR="00407CA6" w:rsidRPr="00EE4D30"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EE4D30">
              <w:rPr>
                <w:rFonts w:ascii="Times New Roman" w:hAnsi="Times New Roman" w:cs="Times New Roman"/>
                <w:color w:val="000000"/>
                <w:sz w:val="24"/>
                <w:szCs w:val="24"/>
              </w:rPr>
              <w:t>253</w:t>
            </w:r>
          </w:p>
        </w:tc>
        <w:tc>
          <w:tcPr>
            <w:tcW w:w="1423" w:type="dxa"/>
            <w:tcBorders>
              <w:top w:val="nil"/>
              <w:bottom w:val="single" w:sz="16" w:space="0" w:color="000000"/>
            </w:tcBorders>
            <w:shd w:val="clear" w:color="auto" w:fill="FFFFFF"/>
          </w:tcPr>
          <w:p w:rsidR="00407CA6" w:rsidRPr="00EE4D30" w:rsidRDefault="00407CA6" w:rsidP="001F222D">
            <w:pPr>
              <w:autoSpaceDE w:val="0"/>
              <w:autoSpaceDN w:val="0"/>
              <w:adjustRightInd w:val="0"/>
              <w:spacing w:after="0" w:line="240" w:lineRule="auto"/>
              <w:rPr>
                <w:rFonts w:ascii="Times New Roman" w:hAnsi="Times New Roman" w:cs="Times New Roman"/>
                <w:sz w:val="24"/>
                <w:szCs w:val="24"/>
              </w:rPr>
            </w:pPr>
          </w:p>
        </w:tc>
        <w:tc>
          <w:tcPr>
            <w:tcW w:w="2075" w:type="dxa"/>
            <w:tcBorders>
              <w:top w:val="nil"/>
              <w:bottom w:val="single" w:sz="16" w:space="0" w:color="000000"/>
              <w:right w:val="single" w:sz="16" w:space="0" w:color="000000"/>
            </w:tcBorders>
            <w:shd w:val="clear" w:color="auto" w:fill="FFFFFF"/>
          </w:tcPr>
          <w:p w:rsidR="00407CA6" w:rsidRPr="00EE4D30" w:rsidRDefault="00407CA6" w:rsidP="001F222D">
            <w:pPr>
              <w:autoSpaceDE w:val="0"/>
              <w:autoSpaceDN w:val="0"/>
              <w:adjustRightInd w:val="0"/>
              <w:spacing w:after="0" w:line="240" w:lineRule="auto"/>
              <w:rPr>
                <w:rFonts w:ascii="Times New Roman" w:hAnsi="Times New Roman" w:cs="Times New Roman"/>
                <w:sz w:val="24"/>
                <w:szCs w:val="24"/>
              </w:rPr>
            </w:pPr>
          </w:p>
        </w:tc>
      </w:tr>
      <w:tr w:rsidR="00407CA6" w:rsidRPr="00EE4D30" w:rsidTr="001F222D">
        <w:trPr>
          <w:cantSplit/>
          <w:trHeight w:val="590"/>
        </w:trPr>
        <w:tc>
          <w:tcPr>
            <w:tcW w:w="8376" w:type="dxa"/>
            <w:gridSpan w:val="4"/>
            <w:tcBorders>
              <w:top w:val="nil"/>
              <w:left w:val="nil"/>
              <w:bottom w:val="nil"/>
              <w:right w:val="nil"/>
            </w:tcBorders>
            <w:shd w:val="clear" w:color="auto" w:fill="FFFFFF"/>
          </w:tcPr>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p>
          <w:p w:rsidR="00407CA6" w:rsidRPr="00EE4D30"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bl>
    <w:p w:rsidR="00407CA6" w:rsidRDefault="00407CA6" w:rsidP="00407CA6">
      <w:pPr>
        <w:spacing w:line="360" w:lineRule="auto"/>
        <w:rPr>
          <w:rFonts w:ascii="Times New Roman" w:hAnsi="Times New Roman" w:cs="Times New Roman"/>
          <w:sz w:val="24"/>
          <w:szCs w:val="24"/>
        </w:rPr>
      </w:pPr>
      <w:r>
        <w:rPr>
          <w:rFonts w:ascii="Times New Roman" w:hAnsi="Times New Roman" w:cs="Times New Roman"/>
          <w:sz w:val="24"/>
          <w:szCs w:val="24"/>
        </w:rPr>
        <w:t>H0: Willingness is not dependent on mobility and cost factors</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H1: Willingness is dependent on mobility and cost factors</w:t>
      </w:r>
    </w:p>
    <w:p w:rsidR="00407CA6" w:rsidRDefault="00407CA6" w:rsidP="00407CA6">
      <w:pPr>
        <w:spacing w:line="360" w:lineRule="auto"/>
        <w:rPr>
          <w:rFonts w:ascii="Times New Roman" w:hAnsi="Times New Roman" w:cs="Times New Roman"/>
          <w:sz w:val="24"/>
          <w:szCs w:val="24"/>
        </w:rPr>
      </w:pPr>
    </w:p>
    <w:p w:rsidR="00407CA6" w:rsidRDefault="00407CA6" w:rsidP="00407CA6">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Since the p value 0.017 is less than the significance value 0.05, the null hypothesis is rejected. Therefore, it is evident that willingness is dependent on mobility and cost factors. </w:t>
      </w:r>
    </w:p>
    <w:p w:rsidR="00407CA6" w:rsidRDefault="00407CA6" w:rsidP="00407CA6">
      <w:pPr>
        <w:spacing w:line="360" w:lineRule="auto"/>
        <w:rPr>
          <w:rFonts w:ascii="Times New Roman" w:hAnsi="Times New Roman" w:cs="Times New Roman"/>
          <w:b/>
          <w:sz w:val="24"/>
          <w:szCs w:val="24"/>
        </w:rPr>
      </w:pPr>
    </w:p>
    <w:p w:rsidR="00407CA6" w:rsidRPr="00024E7A" w:rsidRDefault="00407CA6" w:rsidP="00407CA6">
      <w:pPr>
        <w:spacing w:line="360" w:lineRule="auto"/>
        <w:rPr>
          <w:rFonts w:ascii="Times New Roman" w:hAnsi="Times New Roman" w:cs="Times New Roman"/>
          <w:b/>
          <w:sz w:val="24"/>
          <w:szCs w:val="24"/>
        </w:rPr>
      </w:pPr>
      <w:r w:rsidRPr="00024E7A">
        <w:rPr>
          <w:rFonts w:ascii="Times New Roman" w:hAnsi="Times New Roman" w:cs="Times New Roman"/>
          <w:b/>
          <w:sz w:val="24"/>
          <w:szCs w:val="24"/>
        </w:rPr>
        <w:t>Hypothesis 04 - Willingness to use vs construction and policy making</w:t>
      </w:r>
    </w:p>
    <w:p w:rsidR="00407CA6" w:rsidRDefault="00407CA6" w:rsidP="00407CA6">
      <w:pPr>
        <w:pStyle w:val="Caption"/>
        <w:rPr>
          <w:rFonts w:ascii="Times New Roman" w:hAnsi="Times New Roman" w:cs="Times New Roman"/>
          <w:i w:val="0"/>
          <w:sz w:val="24"/>
          <w:szCs w:val="24"/>
        </w:rPr>
      </w:pPr>
      <w:bookmarkStart w:id="166" w:name="_Toc533005176"/>
      <w:r w:rsidRPr="00407CA6">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29</w:t>
      </w:r>
      <w:r w:rsidR="007C722F">
        <w:rPr>
          <w:rFonts w:ascii="Times New Roman" w:hAnsi="Times New Roman" w:cs="Times New Roman"/>
          <w:i w:val="0"/>
          <w:color w:val="auto"/>
          <w:sz w:val="24"/>
          <w:szCs w:val="24"/>
        </w:rPr>
        <w:fldChar w:fldCharType="end"/>
      </w:r>
      <w:r w:rsidRPr="00407CA6">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w:t>
      </w:r>
      <w:r w:rsidRPr="00243F25">
        <w:rPr>
          <w:rFonts w:ascii="Times New Roman" w:hAnsi="Times New Roman" w:cs="Times New Roman"/>
          <w:i w:val="0"/>
          <w:color w:val="auto"/>
          <w:sz w:val="24"/>
          <w:szCs w:val="24"/>
        </w:rPr>
        <w:t>Chi – Square Test Statistics of Willingness to use vs construction and policy making</w:t>
      </w:r>
      <w:bookmarkEnd w:id="166"/>
      <w:r w:rsidRPr="00407CA6">
        <w:rPr>
          <w:rFonts w:ascii="Times New Roman" w:hAnsi="Times New Roman" w:cs="Times New Roman"/>
          <w:i w:val="0"/>
          <w:sz w:val="24"/>
          <w:szCs w:val="24"/>
        </w:rPr>
        <w:t xml:space="preserve"> </w:t>
      </w:r>
    </w:p>
    <w:tbl>
      <w:tblPr>
        <w:tblW w:w="72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011"/>
        <w:gridCol w:w="1240"/>
        <w:gridCol w:w="1240"/>
        <w:gridCol w:w="1807"/>
      </w:tblGrid>
      <w:tr w:rsidR="00407CA6" w:rsidRPr="00BA0319" w:rsidTr="001F222D">
        <w:trPr>
          <w:cantSplit/>
          <w:trHeight w:val="321"/>
        </w:trPr>
        <w:tc>
          <w:tcPr>
            <w:tcW w:w="7298" w:type="dxa"/>
            <w:gridSpan w:val="4"/>
            <w:tcBorders>
              <w:top w:val="nil"/>
              <w:left w:val="nil"/>
              <w:bottom w:val="nil"/>
              <w:right w:val="nil"/>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r w:rsidR="00407CA6" w:rsidRPr="00BA0319" w:rsidTr="001F222D">
        <w:trPr>
          <w:cantSplit/>
          <w:trHeight w:val="642"/>
        </w:trPr>
        <w:tc>
          <w:tcPr>
            <w:tcW w:w="3011" w:type="dxa"/>
            <w:tcBorders>
              <w:top w:val="single" w:sz="16" w:space="0" w:color="000000"/>
              <w:left w:val="single" w:sz="16" w:space="0" w:color="000000"/>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c>
          <w:tcPr>
            <w:tcW w:w="1240" w:type="dxa"/>
            <w:tcBorders>
              <w:top w:val="single" w:sz="16" w:space="0" w:color="000000"/>
              <w:left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Value</w:t>
            </w:r>
          </w:p>
        </w:tc>
        <w:tc>
          <w:tcPr>
            <w:tcW w:w="1240" w:type="dxa"/>
            <w:tcBorders>
              <w:top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df</w:t>
            </w:r>
          </w:p>
        </w:tc>
        <w:tc>
          <w:tcPr>
            <w:tcW w:w="1807" w:type="dxa"/>
            <w:tcBorders>
              <w:top w:val="single" w:sz="16" w:space="0" w:color="000000"/>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Asymp. Sig. (2-sided)</w:t>
            </w:r>
          </w:p>
        </w:tc>
      </w:tr>
      <w:tr w:rsidR="00407CA6" w:rsidRPr="00BA0319" w:rsidTr="001F222D">
        <w:trPr>
          <w:cantSplit/>
          <w:trHeight w:val="321"/>
        </w:trPr>
        <w:tc>
          <w:tcPr>
            <w:tcW w:w="3011" w:type="dxa"/>
            <w:tcBorders>
              <w:top w:val="single" w:sz="16" w:space="0" w:color="000000"/>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Pearson Chi-Square</w:t>
            </w:r>
          </w:p>
        </w:tc>
        <w:tc>
          <w:tcPr>
            <w:tcW w:w="1240" w:type="dxa"/>
            <w:tcBorders>
              <w:top w:val="single" w:sz="16" w:space="0" w:color="000000"/>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16.962</w:t>
            </w:r>
            <w:r w:rsidRPr="00BA0319">
              <w:rPr>
                <w:rFonts w:ascii="Times New Roman" w:hAnsi="Times New Roman" w:cs="Times New Roman"/>
                <w:color w:val="000000"/>
                <w:sz w:val="24"/>
                <w:szCs w:val="24"/>
                <w:vertAlign w:val="superscript"/>
              </w:rPr>
              <w:t>a</w:t>
            </w:r>
          </w:p>
        </w:tc>
        <w:tc>
          <w:tcPr>
            <w:tcW w:w="1240" w:type="dxa"/>
            <w:tcBorders>
              <w:top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10</w:t>
            </w:r>
          </w:p>
        </w:tc>
        <w:tc>
          <w:tcPr>
            <w:tcW w:w="1807" w:type="dxa"/>
            <w:tcBorders>
              <w:top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.075</w:t>
            </w:r>
          </w:p>
        </w:tc>
      </w:tr>
      <w:tr w:rsidR="00407CA6" w:rsidRPr="00BA0319" w:rsidTr="001F222D">
        <w:trPr>
          <w:cantSplit/>
          <w:trHeight w:val="321"/>
        </w:trPr>
        <w:tc>
          <w:tcPr>
            <w:tcW w:w="3011"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Likelihood Ratio</w:t>
            </w:r>
          </w:p>
        </w:tc>
        <w:tc>
          <w:tcPr>
            <w:tcW w:w="1240"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19.329</w:t>
            </w:r>
          </w:p>
        </w:tc>
        <w:tc>
          <w:tcPr>
            <w:tcW w:w="1240"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10</w:t>
            </w:r>
          </w:p>
        </w:tc>
        <w:tc>
          <w:tcPr>
            <w:tcW w:w="1807"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.036</w:t>
            </w:r>
          </w:p>
        </w:tc>
      </w:tr>
      <w:tr w:rsidR="00407CA6" w:rsidRPr="00BA0319" w:rsidTr="001F222D">
        <w:trPr>
          <w:cantSplit/>
          <w:trHeight w:val="657"/>
        </w:trPr>
        <w:tc>
          <w:tcPr>
            <w:tcW w:w="3011"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Linear-by-Linear Association</w:t>
            </w:r>
          </w:p>
        </w:tc>
        <w:tc>
          <w:tcPr>
            <w:tcW w:w="1240"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2.022</w:t>
            </w:r>
          </w:p>
        </w:tc>
        <w:tc>
          <w:tcPr>
            <w:tcW w:w="1240"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w:t>
            </w:r>
          </w:p>
        </w:tc>
        <w:tc>
          <w:tcPr>
            <w:tcW w:w="1807"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.155</w:t>
            </w:r>
          </w:p>
        </w:tc>
      </w:tr>
      <w:tr w:rsidR="00407CA6" w:rsidRPr="00BA0319" w:rsidTr="001F222D">
        <w:trPr>
          <w:cantSplit/>
          <w:trHeight w:val="306"/>
        </w:trPr>
        <w:tc>
          <w:tcPr>
            <w:tcW w:w="3011" w:type="dxa"/>
            <w:tcBorders>
              <w:top w:val="nil"/>
              <w:left w:val="single" w:sz="16" w:space="0" w:color="000000"/>
              <w:bottom w:val="single" w:sz="16" w:space="0" w:color="000000"/>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N of Valid Cases</w:t>
            </w:r>
          </w:p>
        </w:tc>
        <w:tc>
          <w:tcPr>
            <w:tcW w:w="1240" w:type="dxa"/>
            <w:tcBorders>
              <w:top w:val="nil"/>
              <w:left w:val="single" w:sz="16" w:space="0" w:color="000000"/>
              <w:bottom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253</w:t>
            </w:r>
          </w:p>
        </w:tc>
        <w:tc>
          <w:tcPr>
            <w:tcW w:w="1240" w:type="dxa"/>
            <w:tcBorders>
              <w:top w:val="nil"/>
              <w:bottom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c>
          <w:tcPr>
            <w:tcW w:w="1807" w:type="dxa"/>
            <w:tcBorders>
              <w:top w:val="nil"/>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r>
      <w:tr w:rsidR="00407CA6" w:rsidRPr="00BA0319" w:rsidTr="001F222D">
        <w:trPr>
          <w:cantSplit/>
          <w:trHeight w:val="321"/>
        </w:trPr>
        <w:tc>
          <w:tcPr>
            <w:tcW w:w="7298" w:type="dxa"/>
            <w:gridSpan w:val="4"/>
            <w:tcBorders>
              <w:top w:val="nil"/>
              <w:left w:val="nil"/>
              <w:bottom w:val="nil"/>
              <w:right w:val="nil"/>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bl>
    <w:p w:rsidR="00407CA6" w:rsidRDefault="00407CA6" w:rsidP="00407CA6">
      <w:pPr>
        <w:spacing w:line="360" w:lineRule="auto"/>
        <w:rPr>
          <w:rFonts w:ascii="Times New Roman" w:hAnsi="Times New Roman" w:cs="Times New Roman"/>
          <w:sz w:val="24"/>
          <w:szCs w:val="24"/>
        </w:rPr>
      </w:pPr>
      <w:r>
        <w:rPr>
          <w:rFonts w:ascii="Times New Roman" w:hAnsi="Times New Roman" w:cs="Times New Roman"/>
          <w:sz w:val="24"/>
          <w:szCs w:val="24"/>
        </w:rPr>
        <w:t>H0: Willingness to use in not dependent on construction and policy making</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H1: Willingness to use is dependent on construction and policy making</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p>
    <w:p w:rsidR="00407CA6" w:rsidRDefault="00407CA6" w:rsidP="00407CA6">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Since the p value 0.075 is greater than the significance value 0.05, the null hypothesis is accepted. Therefore, it is evident that willingness to use is not dependent on construction and policy making. </w:t>
      </w:r>
    </w:p>
    <w:p w:rsidR="00407CA6" w:rsidRDefault="00407CA6" w:rsidP="00407CA6">
      <w:pPr>
        <w:spacing w:line="360" w:lineRule="auto"/>
        <w:rPr>
          <w:rFonts w:ascii="Times New Roman" w:hAnsi="Times New Roman" w:cs="Times New Roman"/>
          <w:sz w:val="24"/>
          <w:szCs w:val="24"/>
        </w:rPr>
      </w:pPr>
    </w:p>
    <w:p w:rsidR="00407CA6" w:rsidRDefault="00407CA6" w:rsidP="00407CA6">
      <w:pPr>
        <w:spacing w:line="360" w:lineRule="auto"/>
        <w:rPr>
          <w:rFonts w:ascii="Times New Roman" w:hAnsi="Times New Roman" w:cs="Times New Roman"/>
          <w:b/>
          <w:sz w:val="24"/>
          <w:szCs w:val="24"/>
        </w:rPr>
      </w:pPr>
      <w:r w:rsidRPr="00024E7A">
        <w:rPr>
          <w:rFonts w:ascii="Times New Roman" w:hAnsi="Times New Roman" w:cs="Times New Roman"/>
          <w:b/>
          <w:sz w:val="24"/>
          <w:szCs w:val="24"/>
        </w:rPr>
        <w:t>Hypothesis 05 - Willingness to use vs Environmental consciousness</w:t>
      </w:r>
    </w:p>
    <w:p w:rsidR="00407CA6" w:rsidRPr="00F209AD" w:rsidRDefault="00407CA6" w:rsidP="00407CA6">
      <w:pPr>
        <w:pStyle w:val="Caption"/>
        <w:rPr>
          <w:rFonts w:ascii="Times New Roman" w:hAnsi="Times New Roman" w:cs="Times New Roman"/>
          <w:i w:val="0"/>
          <w:color w:val="auto"/>
          <w:sz w:val="24"/>
          <w:szCs w:val="24"/>
        </w:rPr>
      </w:pPr>
      <w:bookmarkStart w:id="167" w:name="_Toc533005177"/>
      <w:r w:rsidRPr="00407CA6">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30</w:t>
      </w:r>
      <w:r w:rsidR="007C722F">
        <w:rPr>
          <w:rFonts w:ascii="Times New Roman" w:hAnsi="Times New Roman" w:cs="Times New Roman"/>
          <w:i w:val="0"/>
          <w:color w:val="auto"/>
          <w:sz w:val="24"/>
          <w:szCs w:val="24"/>
        </w:rPr>
        <w:fldChar w:fldCharType="end"/>
      </w:r>
      <w:r w:rsidRPr="00407CA6">
        <w:rPr>
          <w:rFonts w:ascii="Times New Roman" w:hAnsi="Times New Roman" w:cs="Times New Roman"/>
          <w:i w:val="0"/>
          <w:color w:val="auto"/>
          <w:sz w:val="24"/>
          <w:szCs w:val="24"/>
        </w:rPr>
        <w:t>:</w:t>
      </w:r>
      <w:r>
        <w:rPr>
          <w:rFonts w:ascii="Times New Roman" w:hAnsi="Times New Roman" w:cs="Times New Roman"/>
          <w:i w:val="0"/>
          <w:sz w:val="24"/>
          <w:szCs w:val="24"/>
        </w:rPr>
        <w:t xml:space="preserve"> </w:t>
      </w:r>
      <w:r w:rsidRPr="00F209AD">
        <w:rPr>
          <w:rFonts w:ascii="Times New Roman" w:hAnsi="Times New Roman" w:cs="Times New Roman"/>
          <w:i w:val="0"/>
          <w:color w:val="auto"/>
          <w:sz w:val="24"/>
          <w:szCs w:val="24"/>
        </w:rPr>
        <w:t>Chi – Square Test Statistics of Willingness to use vs Environmental consciousness</w:t>
      </w:r>
      <w:bookmarkEnd w:id="167"/>
    </w:p>
    <w:tbl>
      <w:tblPr>
        <w:tblW w:w="7808"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221"/>
        <w:gridCol w:w="1327"/>
        <w:gridCol w:w="1327"/>
        <w:gridCol w:w="1933"/>
      </w:tblGrid>
      <w:tr w:rsidR="00407CA6" w:rsidRPr="00BA0319" w:rsidTr="001F222D">
        <w:trPr>
          <w:cantSplit/>
          <w:trHeight w:val="659"/>
        </w:trPr>
        <w:tc>
          <w:tcPr>
            <w:tcW w:w="3221" w:type="dxa"/>
            <w:tcBorders>
              <w:top w:val="single" w:sz="16" w:space="0" w:color="000000"/>
              <w:left w:val="single" w:sz="16" w:space="0" w:color="000000"/>
              <w:bottom w:val="single" w:sz="16" w:space="0" w:color="000000"/>
              <w:right w:val="single" w:sz="16" w:space="0" w:color="000000"/>
            </w:tcBorders>
            <w:shd w:val="clear" w:color="auto" w:fill="FFFFFF"/>
          </w:tcPr>
          <w:p w:rsidR="00407CA6" w:rsidRPr="00BA0319" w:rsidRDefault="00407CA6" w:rsidP="001F222D">
            <w:pPr>
              <w:rPr>
                <w:rFonts w:ascii="Times New Roman" w:hAnsi="Times New Roman" w:cs="Times New Roman"/>
                <w:color w:val="000000"/>
                <w:sz w:val="24"/>
                <w:szCs w:val="24"/>
              </w:rPr>
            </w:pPr>
          </w:p>
        </w:tc>
        <w:tc>
          <w:tcPr>
            <w:tcW w:w="1327" w:type="dxa"/>
            <w:tcBorders>
              <w:top w:val="single" w:sz="16" w:space="0" w:color="000000"/>
              <w:left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Value</w:t>
            </w:r>
          </w:p>
        </w:tc>
        <w:tc>
          <w:tcPr>
            <w:tcW w:w="1327" w:type="dxa"/>
            <w:tcBorders>
              <w:top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df</w:t>
            </w:r>
          </w:p>
        </w:tc>
        <w:tc>
          <w:tcPr>
            <w:tcW w:w="1933" w:type="dxa"/>
            <w:tcBorders>
              <w:top w:val="single" w:sz="16" w:space="0" w:color="000000"/>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Asymp. Sig. (2-sided)</w:t>
            </w:r>
          </w:p>
        </w:tc>
      </w:tr>
      <w:tr w:rsidR="00407CA6" w:rsidRPr="00BA0319" w:rsidTr="001F222D">
        <w:trPr>
          <w:cantSplit/>
          <w:trHeight w:val="329"/>
        </w:trPr>
        <w:tc>
          <w:tcPr>
            <w:tcW w:w="3221" w:type="dxa"/>
            <w:tcBorders>
              <w:top w:val="single" w:sz="16" w:space="0" w:color="000000"/>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Pearson Chi-Square</w:t>
            </w:r>
          </w:p>
        </w:tc>
        <w:tc>
          <w:tcPr>
            <w:tcW w:w="1327" w:type="dxa"/>
            <w:tcBorders>
              <w:top w:val="single" w:sz="16" w:space="0" w:color="000000"/>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.075</w:t>
            </w:r>
            <w:r w:rsidRPr="00BA0319">
              <w:rPr>
                <w:rFonts w:ascii="Times New Roman" w:hAnsi="Times New Roman" w:cs="Times New Roman"/>
                <w:color w:val="000000"/>
                <w:sz w:val="24"/>
                <w:szCs w:val="24"/>
                <w:vertAlign w:val="superscript"/>
              </w:rPr>
              <w:t>a</w:t>
            </w:r>
          </w:p>
        </w:tc>
        <w:tc>
          <w:tcPr>
            <w:tcW w:w="1327" w:type="dxa"/>
            <w:tcBorders>
              <w:top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w:t>
            </w:r>
          </w:p>
        </w:tc>
        <w:tc>
          <w:tcPr>
            <w:tcW w:w="1933" w:type="dxa"/>
            <w:tcBorders>
              <w:top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.963</w:t>
            </w:r>
          </w:p>
        </w:tc>
      </w:tr>
      <w:tr w:rsidR="00407CA6" w:rsidRPr="00BA0319" w:rsidTr="001F222D">
        <w:trPr>
          <w:cantSplit/>
          <w:trHeight w:val="329"/>
        </w:trPr>
        <w:tc>
          <w:tcPr>
            <w:tcW w:w="3221"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Likelihood Ratio</w:t>
            </w:r>
          </w:p>
        </w:tc>
        <w:tc>
          <w:tcPr>
            <w:tcW w:w="1327"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.075</w:t>
            </w:r>
          </w:p>
        </w:tc>
        <w:tc>
          <w:tcPr>
            <w:tcW w:w="1327"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w:t>
            </w:r>
          </w:p>
        </w:tc>
        <w:tc>
          <w:tcPr>
            <w:tcW w:w="1933"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.963</w:t>
            </w:r>
          </w:p>
        </w:tc>
      </w:tr>
      <w:tr w:rsidR="00407CA6" w:rsidRPr="00BA0319" w:rsidTr="001F222D">
        <w:trPr>
          <w:cantSplit/>
          <w:trHeight w:val="675"/>
        </w:trPr>
        <w:tc>
          <w:tcPr>
            <w:tcW w:w="3221"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Linear-by-Linear Association</w:t>
            </w:r>
          </w:p>
        </w:tc>
        <w:tc>
          <w:tcPr>
            <w:tcW w:w="1327"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.014</w:t>
            </w:r>
          </w:p>
        </w:tc>
        <w:tc>
          <w:tcPr>
            <w:tcW w:w="1327"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w:t>
            </w:r>
          </w:p>
        </w:tc>
        <w:tc>
          <w:tcPr>
            <w:tcW w:w="1933"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.907</w:t>
            </w:r>
          </w:p>
        </w:tc>
      </w:tr>
      <w:tr w:rsidR="00407CA6" w:rsidRPr="00BA0319" w:rsidTr="001F222D">
        <w:trPr>
          <w:cantSplit/>
          <w:trHeight w:val="314"/>
        </w:trPr>
        <w:tc>
          <w:tcPr>
            <w:tcW w:w="3221" w:type="dxa"/>
            <w:tcBorders>
              <w:top w:val="nil"/>
              <w:left w:val="single" w:sz="16" w:space="0" w:color="000000"/>
              <w:bottom w:val="single" w:sz="16" w:space="0" w:color="000000"/>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N of Valid Cases</w:t>
            </w:r>
          </w:p>
        </w:tc>
        <w:tc>
          <w:tcPr>
            <w:tcW w:w="1327" w:type="dxa"/>
            <w:tcBorders>
              <w:top w:val="nil"/>
              <w:left w:val="single" w:sz="16" w:space="0" w:color="000000"/>
              <w:bottom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253</w:t>
            </w:r>
          </w:p>
        </w:tc>
        <w:tc>
          <w:tcPr>
            <w:tcW w:w="1327" w:type="dxa"/>
            <w:tcBorders>
              <w:top w:val="nil"/>
              <w:bottom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c>
          <w:tcPr>
            <w:tcW w:w="1933" w:type="dxa"/>
            <w:tcBorders>
              <w:top w:val="nil"/>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r>
      <w:tr w:rsidR="00407CA6" w:rsidRPr="00BA0319" w:rsidTr="001F222D">
        <w:trPr>
          <w:cantSplit/>
          <w:trHeight w:val="504"/>
        </w:trPr>
        <w:tc>
          <w:tcPr>
            <w:tcW w:w="7808" w:type="dxa"/>
            <w:gridSpan w:val="4"/>
            <w:tcBorders>
              <w:top w:val="nil"/>
              <w:left w:val="nil"/>
              <w:bottom w:val="nil"/>
              <w:right w:val="nil"/>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bl>
    <w:p w:rsidR="00407CA6" w:rsidRDefault="00407CA6" w:rsidP="00407CA6">
      <w:pPr>
        <w:spacing w:line="360" w:lineRule="auto"/>
        <w:rPr>
          <w:rFonts w:ascii="Times New Roman" w:hAnsi="Times New Roman" w:cs="Times New Roman"/>
          <w:sz w:val="24"/>
          <w:szCs w:val="24"/>
        </w:rPr>
      </w:pPr>
      <w:r>
        <w:rPr>
          <w:rFonts w:ascii="Times New Roman" w:hAnsi="Times New Roman" w:cs="Times New Roman"/>
          <w:sz w:val="24"/>
          <w:szCs w:val="24"/>
        </w:rPr>
        <w:t>H0: Willingness to use is not dependent on Environmental consciousness</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H1: Willingness to use is dependent on Environmental consciousness</w:t>
      </w:r>
    </w:p>
    <w:p w:rsidR="00407CA6" w:rsidRDefault="00407CA6" w:rsidP="00407CA6">
      <w:pPr>
        <w:spacing w:line="360" w:lineRule="auto"/>
        <w:rPr>
          <w:rFonts w:ascii="Times New Roman" w:hAnsi="Times New Roman" w:cs="Times New Roman"/>
          <w:sz w:val="24"/>
          <w:szCs w:val="24"/>
        </w:rPr>
      </w:pPr>
    </w:p>
    <w:p w:rsidR="00407CA6" w:rsidRDefault="00407CA6" w:rsidP="00407CA6">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Since the p value 0.963 is greater than the significance value 0.05, the null hypothesis is accepted. Therefore, it is evident that willingness to use is not dependent on Environmental consciousness. </w:t>
      </w:r>
    </w:p>
    <w:p w:rsidR="00407CA6" w:rsidRDefault="00407CA6" w:rsidP="00407CA6">
      <w:pPr>
        <w:spacing w:line="360" w:lineRule="auto"/>
        <w:rPr>
          <w:rFonts w:ascii="Times New Roman" w:hAnsi="Times New Roman" w:cs="Times New Roman"/>
          <w:sz w:val="24"/>
          <w:szCs w:val="24"/>
        </w:rPr>
      </w:pPr>
    </w:p>
    <w:p w:rsidR="00407CA6" w:rsidRPr="00024E7A" w:rsidRDefault="00407CA6" w:rsidP="00407CA6">
      <w:pPr>
        <w:spacing w:line="360" w:lineRule="auto"/>
        <w:rPr>
          <w:rFonts w:ascii="Times New Roman" w:hAnsi="Times New Roman" w:cs="Times New Roman"/>
          <w:b/>
          <w:sz w:val="24"/>
          <w:szCs w:val="24"/>
        </w:rPr>
      </w:pPr>
      <w:r w:rsidRPr="00024E7A">
        <w:rPr>
          <w:rFonts w:ascii="Times New Roman" w:hAnsi="Times New Roman" w:cs="Times New Roman"/>
          <w:b/>
          <w:sz w:val="24"/>
          <w:szCs w:val="24"/>
        </w:rPr>
        <w:t>Hypothesis 06 - Willingness to use vs External environment and social influence factors</w:t>
      </w:r>
    </w:p>
    <w:p w:rsidR="00407CA6" w:rsidRDefault="00407CA6" w:rsidP="00407CA6">
      <w:pPr>
        <w:pStyle w:val="Caption"/>
        <w:spacing w:line="360" w:lineRule="auto"/>
        <w:rPr>
          <w:rFonts w:ascii="Times New Roman" w:hAnsi="Times New Roman" w:cs="Times New Roman"/>
          <w:i w:val="0"/>
          <w:color w:val="auto"/>
          <w:sz w:val="24"/>
          <w:szCs w:val="24"/>
        </w:rPr>
      </w:pPr>
      <w:bookmarkStart w:id="168" w:name="_Toc533005178"/>
      <w:r w:rsidRPr="00407CA6">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31</w:t>
      </w:r>
      <w:r w:rsidR="007C722F">
        <w:rPr>
          <w:rFonts w:ascii="Times New Roman" w:hAnsi="Times New Roman" w:cs="Times New Roman"/>
          <w:i w:val="0"/>
          <w:color w:val="auto"/>
          <w:sz w:val="24"/>
          <w:szCs w:val="24"/>
        </w:rPr>
        <w:fldChar w:fldCharType="end"/>
      </w:r>
      <w:r w:rsidRPr="00407CA6">
        <w:rPr>
          <w:rFonts w:ascii="Times New Roman" w:hAnsi="Times New Roman" w:cs="Times New Roman"/>
          <w:i w:val="0"/>
          <w:color w:val="auto"/>
          <w:sz w:val="24"/>
          <w:szCs w:val="24"/>
        </w:rPr>
        <w:t>:</w:t>
      </w:r>
      <w:r w:rsidRPr="00407CA6">
        <w:rPr>
          <w:rFonts w:ascii="Times New Roman" w:hAnsi="Times New Roman" w:cs="Times New Roman"/>
          <w:i w:val="0"/>
          <w:sz w:val="24"/>
          <w:szCs w:val="24"/>
        </w:rPr>
        <w:t xml:space="preserve"> </w:t>
      </w:r>
      <w:r w:rsidRPr="00F209AD">
        <w:rPr>
          <w:rFonts w:ascii="Times New Roman" w:hAnsi="Times New Roman" w:cs="Times New Roman"/>
          <w:i w:val="0"/>
          <w:color w:val="auto"/>
          <w:sz w:val="24"/>
          <w:szCs w:val="24"/>
        </w:rPr>
        <w:t xml:space="preserve">Chi – Square Test Statistics of </w:t>
      </w:r>
      <w:r w:rsidRPr="000044C2">
        <w:rPr>
          <w:rFonts w:ascii="Times New Roman" w:hAnsi="Times New Roman" w:cs="Times New Roman"/>
          <w:i w:val="0"/>
          <w:color w:val="auto"/>
          <w:sz w:val="24"/>
          <w:szCs w:val="24"/>
        </w:rPr>
        <w:t>Willingness to use vs External environm</w:t>
      </w:r>
      <w:r>
        <w:rPr>
          <w:rFonts w:ascii="Times New Roman" w:hAnsi="Times New Roman" w:cs="Times New Roman"/>
          <w:i w:val="0"/>
          <w:color w:val="auto"/>
          <w:sz w:val="24"/>
          <w:szCs w:val="24"/>
        </w:rPr>
        <w:t>ent and social influence factor</w:t>
      </w:r>
      <w:bookmarkEnd w:id="168"/>
    </w:p>
    <w:tbl>
      <w:tblPr>
        <w:tblW w:w="80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14"/>
        <w:gridCol w:w="1365"/>
        <w:gridCol w:w="1365"/>
        <w:gridCol w:w="1988"/>
      </w:tblGrid>
      <w:tr w:rsidR="00407CA6" w:rsidRPr="00BA0319" w:rsidTr="001F222D">
        <w:trPr>
          <w:cantSplit/>
          <w:trHeight w:val="206"/>
        </w:trPr>
        <w:tc>
          <w:tcPr>
            <w:tcW w:w="8032" w:type="dxa"/>
            <w:gridSpan w:val="4"/>
            <w:tcBorders>
              <w:top w:val="nil"/>
              <w:left w:val="nil"/>
              <w:bottom w:val="nil"/>
              <w:right w:val="nil"/>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r w:rsidR="00407CA6" w:rsidRPr="00BA0319" w:rsidTr="001F222D">
        <w:trPr>
          <w:cantSplit/>
          <w:trHeight w:val="413"/>
        </w:trPr>
        <w:tc>
          <w:tcPr>
            <w:tcW w:w="3314" w:type="dxa"/>
            <w:tcBorders>
              <w:top w:val="single" w:sz="16" w:space="0" w:color="000000"/>
              <w:left w:val="single" w:sz="16" w:space="0" w:color="000000"/>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c>
          <w:tcPr>
            <w:tcW w:w="1365" w:type="dxa"/>
            <w:tcBorders>
              <w:top w:val="single" w:sz="16" w:space="0" w:color="000000"/>
              <w:left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Value</w:t>
            </w:r>
          </w:p>
        </w:tc>
        <w:tc>
          <w:tcPr>
            <w:tcW w:w="1365" w:type="dxa"/>
            <w:tcBorders>
              <w:top w:val="single" w:sz="16" w:space="0" w:color="000000"/>
              <w:bottom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df</w:t>
            </w:r>
          </w:p>
        </w:tc>
        <w:tc>
          <w:tcPr>
            <w:tcW w:w="1988" w:type="dxa"/>
            <w:tcBorders>
              <w:top w:val="single" w:sz="16" w:space="0" w:color="000000"/>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320" w:lineRule="atLeast"/>
              <w:jc w:val="center"/>
              <w:rPr>
                <w:rFonts w:ascii="Times New Roman" w:hAnsi="Times New Roman" w:cs="Times New Roman"/>
                <w:color w:val="000000"/>
                <w:sz w:val="24"/>
                <w:szCs w:val="24"/>
              </w:rPr>
            </w:pPr>
            <w:r w:rsidRPr="00BA0319">
              <w:rPr>
                <w:rFonts w:ascii="Times New Roman" w:hAnsi="Times New Roman" w:cs="Times New Roman"/>
                <w:color w:val="000000"/>
                <w:sz w:val="24"/>
                <w:szCs w:val="24"/>
              </w:rPr>
              <w:t>Asymp. Sig. (2-sided)</w:t>
            </w:r>
          </w:p>
        </w:tc>
      </w:tr>
      <w:tr w:rsidR="00407CA6" w:rsidRPr="00BA0319" w:rsidTr="001F222D">
        <w:trPr>
          <w:cantSplit/>
          <w:trHeight w:val="206"/>
        </w:trPr>
        <w:tc>
          <w:tcPr>
            <w:tcW w:w="3314" w:type="dxa"/>
            <w:tcBorders>
              <w:top w:val="single" w:sz="16" w:space="0" w:color="000000"/>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Pearson Chi-Square</w:t>
            </w:r>
          </w:p>
        </w:tc>
        <w:tc>
          <w:tcPr>
            <w:tcW w:w="1365" w:type="dxa"/>
            <w:tcBorders>
              <w:top w:val="single" w:sz="16" w:space="0" w:color="000000"/>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30.279</w:t>
            </w:r>
            <w:r w:rsidRPr="00BA0319">
              <w:rPr>
                <w:rFonts w:ascii="Times New Roman" w:hAnsi="Times New Roman" w:cs="Times New Roman"/>
                <w:color w:val="000000"/>
                <w:sz w:val="24"/>
                <w:szCs w:val="24"/>
                <w:vertAlign w:val="superscript"/>
              </w:rPr>
              <w:t>a</w:t>
            </w:r>
          </w:p>
        </w:tc>
        <w:tc>
          <w:tcPr>
            <w:tcW w:w="1365" w:type="dxa"/>
            <w:tcBorders>
              <w:top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13</w:t>
            </w:r>
          </w:p>
        </w:tc>
        <w:tc>
          <w:tcPr>
            <w:tcW w:w="1988" w:type="dxa"/>
            <w:tcBorders>
              <w:top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.004</w:t>
            </w:r>
          </w:p>
        </w:tc>
      </w:tr>
      <w:tr w:rsidR="00407CA6" w:rsidRPr="00BA0319" w:rsidTr="001F222D">
        <w:trPr>
          <w:cantSplit/>
          <w:trHeight w:val="206"/>
        </w:trPr>
        <w:tc>
          <w:tcPr>
            <w:tcW w:w="3314"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Likelihood Ratio</w:t>
            </w:r>
          </w:p>
        </w:tc>
        <w:tc>
          <w:tcPr>
            <w:tcW w:w="1365"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33.679</w:t>
            </w:r>
          </w:p>
        </w:tc>
        <w:tc>
          <w:tcPr>
            <w:tcW w:w="1365"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13</w:t>
            </w:r>
          </w:p>
        </w:tc>
        <w:tc>
          <w:tcPr>
            <w:tcW w:w="1988"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.001</w:t>
            </w:r>
          </w:p>
        </w:tc>
      </w:tr>
      <w:tr w:rsidR="00407CA6" w:rsidRPr="00BA0319" w:rsidTr="001F222D">
        <w:trPr>
          <w:cantSplit/>
          <w:trHeight w:val="423"/>
        </w:trPr>
        <w:tc>
          <w:tcPr>
            <w:tcW w:w="3314" w:type="dxa"/>
            <w:tcBorders>
              <w:top w:val="nil"/>
              <w:left w:val="single" w:sz="16" w:space="0" w:color="000000"/>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Linear-by-Linear Association</w:t>
            </w:r>
          </w:p>
        </w:tc>
        <w:tc>
          <w:tcPr>
            <w:tcW w:w="1365" w:type="dxa"/>
            <w:tcBorders>
              <w:top w:val="nil"/>
              <w:left w:val="single" w:sz="16" w:space="0" w:color="000000"/>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.310</w:t>
            </w:r>
          </w:p>
        </w:tc>
        <w:tc>
          <w:tcPr>
            <w:tcW w:w="1365" w:type="dxa"/>
            <w:tcBorders>
              <w:top w:val="nil"/>
              <w:bottom w:val="nil"/>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1</w:t>
            </w:r>
          </w:p>
        </w:tc>
        <w:tc>
          <w:tcPr>
            <w:tcW w:w="1988" w:type="dxa"/>
            <w:tcBorders>
              <w:top w:val="nil"/>
              <w:bottom w:val="nil"/>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.578</w:t>
            </w:r>
          </w:p>
        </w:tc>
      </w:tr>
      <w:tr w:rsidR="00407CA6" w:rsidRPr="00BA0319" w:rsidTr="001F222D">
        <w:trPr>
          <w:cantSplit/>
          <w:trHeight w:val="197"/>
        </w:trPr>
        <w:tc>
          <w:tcPr>
            <w:tcW w:w="3314" w:type="dxa"/>
            <w:tcBorders>
              <w:top w:val="nil"/>
              <w:left w:val="single" w:sz="16" w:space="0" w:color="000000"/>
              <w:bottom w:val="single" w:sz="16" w:space="0" w:color="000000"/>
              <w:right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r w:rsidRPr="00BA0319">
              <w:rPr>
                <w:rFonts w:ascii="Times New Roman" w:hAnsi="Times New Roman" w:cs="Times New Roman"/>
                <w:color w:val="000000"/>
                <w:sz w:val="24"/>
                <w:szCs w:val="24"/>
              </w:rPr>
              <w:t>N of Valid Cases</w:t>
            </w:r>
          </w:p>
        </w:tc>
        <w:tc>
          <w:tcPr>
            <w:tcW w:w="1365" w:type="dxa"/>
            <w:tcBorders>
              <w:top w:val="nil"/>
              <w:left w:val="single" w:sz="16" w:space="0" w:color="000000"/>
              <w:bottom w:val="single" w:sz="16" w:space="0" w:color="000000"/>
            </w:tcBorders>
            <w:shd w:val="clear" w:color="auto" w:fill="FFFFFF"/>
            <w:vAlign w:val="center"/>
          </w:tcPr>
          <w:p w:rsidR="00407CA6" w:rsidRPr="00BA0319" w:rsidRDefault="00407CA6" w:rsidP="001F222D">
            <w:pPr>
              <w:autoSpaceDE w:val="0"/>
              <w:autoSpaceDN w:val="0"/>
              <w:adjustRightInd w:val="0"/>
              <w:spacing w:after="0" w:line="320" w:lineRule="atLeast"/>
              <w:jc w:val="right"/>
              <w:rPr>
                <w:rFonts w:ascii="Times New Roman" w:hAnsi="Times New Roman" w:cs="Times New Roman"/>
                <w:color w:val="000000"/>
                <w:sz w:val="24"/>
                <w:szCs w:val="24"/>
              </w:rPr>
            </w:pPr>
            <w:r w:rsidRPr="00BA0319">
              <w:rPr>
                <w:rFonts w:ascii="Times New Roman" w:hAnsi="Times New Roman" w:cs="Times New Roman"/>
                <w:color w:val="000000"/>
                <w:sz w:val="24"/>
                <w:szCs w:val="24"/>
              </w:rPr>
              <w:t>253</w:t>
            </w:r>
          </w:p>
        </w:tc>
        <w:tc>
          <w:tcPr>
            <w:tcW w:w="1365" w:type="dxa"/>
            <w:tcBorders>
              <w:top w:val="nil"/>
              <w:bottom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c>
          <w:tcPr>
            <w:tcW w:w="1988" w:type="dxa"/>
            <w:tcBorders>
              <w:top w:val="nil"/>
              <w:bottom w:val="single" w:sz="16" w:space="0" w:color="000000"/>
              <w:right w:val="single" w:sz="16" w:space="0" w:color="000000"/>
            </w:tcBorders>
            <w:shd w:val="clear" w:color="auto" w:fill="FFFFFF"/>
          </w:tcPr>
          <w:p w:rsidR="00407CA6" w:rsidRPr="00BA0319" w:rsidRDefault="00407CA6" w:rsidP="001F222D">
            <w:pPr>
              <w:autoSpaceDE w:val="0"/>
              <w:autoSpaceDN w:val="0"/>
              <w:adjustRightInd w:val="0"/>
              <w:spacing w:after="0" w:line="240" w:lineRule="auto"/>
              <w:rPr>
                <w:rFonts w:ascii="Times New Roman" w:hAnsi="Times New Roman" w:cs="Times New Roman"/>
                <w:sz w:val="24"/>
                <w:szCs w:val="24"/>
              </w:rPr>
            </w:pPr>
          </w:p>
        </w:tc>
      </w:tr>
      <w:tr w:rsidR="00407CA6" w:rsidRPr="00BA0319" w:rsidTr="001F222D">
        <w:trPr>
          <w:cantSplit/>
          <w:trHeight w:val="206"/>
        </w:trPr>
        <w:tc>
          <w:tcPr>
            <w:tcW w:w="8032" w:type="dxa"/>
            <w:gridSpan w:val="4"/>
            <w:tcBorders>
              <w:top w:val="nil"/>
              <w:left w:val="nil"/>
              <w:bottom w:val="nil"/>
              <w:right w:val="nil"/>
            </w:tcBorders>
            <w:shd w:val="clear" w:color="auto" w:fill="FFFFFF"/>
          </w:tcPr>
          <w:p w:rsidR="00407CA6" w:rsidRPr="00BA0319" w:rsidRDefault="00407CA6" w:rsidP="001F222D">
            <w:pPr>
              <w:autoSpaceDE w:val="0"/>
              <w:autoSpaceDN w:val="0"/>
              <w:adjustRightInd w:val="0"/>
              <w:spacing w:after="0" w:line="320" w:lineRule="atLeast"/>
              <w:rPr>
                <w:rFonts w:ascii="Times New Roman" w:hAnsi="Times New Roman" w:cs="Times New Roman"/>
                <w:color w:val="000000"/>
                <w:sz w:val="24"/>
                <w:szCs w:val="24"/>
              </w:rPr>
            </w:pPr>
          </w:p>
        </w:tc>
      </w:tr>
    </w:tbl>
    <w:p w:rsidR="00407CA6" w:rsidRDefault="00407CA6" w:rsidP="00407CA6">
      <w:pPr>
        <w:spacing w:line="360" w:lineRule="auto"/>
        <w:rPr>
          <w:rFonts w:ascii="Times New Roman" w:hAnsi="Times New Roman" w:cs="Times New Roman"/>
          <w:sz w:val="24"/>
          <w:szCs w:val="24"/>
        </w:rPr>
      </w:pPr>
      <w:r>
        <w:rPr>
          <w:rFonts w:ascii="Times New Roman" w:hAnsi="Times New Roman" w:cs="Times New Roman"/>
          <w:sz w:val="24"/>
          <w:szCs w:val="24"/>
        </w:rPr>
        <w:t>H0: Willingness to use is not dependent on External environment and social influence factors</w:t>
      </w:r>
    </w:p>
    <w:p w:rsidR="00407CA6" w:rsidRDefault="00407CA6" w:rsidP="00407CA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H1: Willingness to use is dependent on External environment and social influence factors</w:t>
      </w:r>
    </w:p>
    <w:p w:rsidR="00407CA6" w:rsidRDefault="00407CA6" w:rsidP="00407CA6">
      <w:pPr>
        <w:spacing w:line="360" w:lineRule="auto"/>
        <w:rPr>
          <w:rFonts w:ascii="Times New Roman" w:hAnsi="Times New Roman" w:cs="Times New Roman"/>
          <w:sz w:val="24"/>
          <w:szCs w:val="24"/>
        </w:rPr>
      </w:pPr>
    </w:p>
    <w:p w:rsidR="00407CA6" w:rsidRDefault="00407CA6" w:rsidP="00407C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Since the p value 0.004 is less than the significance value 0.05, the null hypothesis is rejected. Therefore, it is evident that willingness to use is dependent on External environment and social influence factors.</w:t>
      </w:r>
    </w:p>
    <w:p w:rsidR="00407CA6" w:rsidRDefault="00407CA6" w:rsidP="00407CA6">
      <w:pPr>
        <w:autoSpaceDE w:val="0"/>
        <w:autoSpaceDN w:val="0"/>
        <w:adjustRightInd w:val="0"/>
        <w:spacing w:after="0" w:line="360" w:lineRule="auto"/>
        <w:jc w:val="both"/>
        <w:rPr>
          <w:rFonts w:ascii="Times New Roman" w:hAnsi="Times New Roman" w:cs="Times New Roman"/>
          <w:sz w:val="24"/>
          <w:szCs w:val="24"/>
        </w:rPr>
      </w:pPr>
    </w:p>
    <w:p w:rsidR="00407CA6" w:rsidRPr="00407CA6" w:rsidRDefault="00407CA6" w:rsidP="00407CA6">
      <w:pPr>
        <w:pStyle w:val="Heading2"/>
        <w:rPr>
          <w:rFonts w:ascii="Times New Roman" w:hAnsi="Times New Roman" w:cs="Times New Roman"/>
          <w:b/>
          <w:sz w:val="28"/>
          <w:szCs w:val="28"/>
        </w:rPr>
      </w:pPr>
      <w:bookmarkStart w:id="169" w:name="_Toc533053795"/>
      <w:r w:rsidRPr="00407CA6">
        <w:rPr>
          <w:rFonts w:ascii="Times New Roman" w:hAnsi="Times New Roman" w:cs="Times New Roman"/>
          <w:b/>
          <w:color w:val="auto"/>
          <w:sz w:val="28"/>
          <w:szCs w:val="28"/>
        </w:rPr>
        <w:t>Hypothesis Testing</w:t>
      </w:r>
      <w:bookmarkEnd w:id="169"/>
    </w:p>
    <w:p w:rsidR="00407CA6" w:rsidRDefault="00407CA6" w:rsidP="00407CA6"/>
    <w:p w:rsidR="00407CA6" w:rsidRPr="007D3FA7" w:rsidRDefault="00407CA6" w:rsidP="00407C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Hypothesis testing has been carried out for demographic factors using Kruskal Wallis Test as described below,  </w:t>
      </w:r>
    </w:p>
    <w:p w:rsidR="00BA6969" w:rsidRPr="00E6326C" w:rsidRDefault="00BA6969" w:rsidP="00BA6969">
      <w:pPr>
        <w:pStyle w:val="Heading3"/>
        <w:rPr>
          <w:rFonts w:ascii="Times New Roman" w:hAnsi="Times New Roman" w:cs="Times New Roman"/>
          <w:b/>
          <w:color w:val="auto"/>
          <w:sz w:val="28"/>
          <w:szCs w:val="28"/>
        </w:rPr>
      </w:pPr>
      <w:bookmarkStart w:id="170" w:name="_Toc533053796"/>
      <w:r w:rsidRPr="00E6326C">
        <w:rPr>
          <w:rFonts w:ascii="Times New Roman" w:hAnsi="Times New Roman" w:cs="Times New Roman"/>
          <w:b/>
          <w:color w:val="auto"/>
          <w:sz w:val="28"/>
          <w:szCs w:val="28"/>
        </w:rPr>
        <w:t>Hypothesis Testing for Infrastructure facilities</w:t>
      </w:r>
      <w:bookmarkEnd w:id="170"/>
    </w:p>
    <w:p w:rsidR="00407CA6" w:rsidRDefault="00407CA6" w:rsidP="00BA6969"/>
    <w:p w:rsidR="00BA6969" w:rsidRPr="00BA6969" w:rsidRDefault="00BA6969" w:rsidP="00BA6969">
      <w:pPr>
        <w:pStyle w:val="Caption"/>
        <w:rPr>
          <w:rFonts w:ascii="Times New Roman" w:hAnsi="Times New Roman" w:cs="Times New Roman"/>
          <w:i w:val="0"/>
          <w:color w:val="auto"/>
          <w:sz w:val="24"/>
          <w:szCs w:val="24"/>
        </w:rPr>
      </w:pPr>
      <w:bookmarkStart w:id="171" w:name="_Toc533005179"/>
      <w:r w:rsidRPr="00BA6969">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32</w:t>
      </w:r>
      <w:r w:rsidR="007C722F">
        <w:rPr>
          <w:rFonts w:ascii="Times New Roman" w:hAnsi="Times New Roman" w:cs="Times New Roman"/>
          <w:i w:val="0"/>
          <w:color w:val="auto"/>
          <w:sz w:val="24"/>
          <w:szCs w:val="24"/>
        </w:rPr>
        <w:fldChar w:fldCharType="end"/>
      </w:r>
      <w:r w:rsidRPr="00BA6969">
        <w:rPr>
          <w:rFonts w:ascii="Times New Roman" w:hAnsi="Times New Roman" w:cs="Times New Roman"/>
          <w:i w:val="0"/>
          <w:color w:val="auto"/>
          <w:sz w:val="24"/>
          <w:szCs w:val="24"/>
        </w:rPr>
        <w:t xml:space="preserve">: </w:t>
      </w:r>
      <w:r w:rsidRPr="00257FFB">
        <w:rPr>
          <w:rFonts w:ascii="Times New Roman" w:hAnsi="Times New Roman" w:cs="Times New Roman"/>
          <w:i w:val="0"/>
          <w:color w:val="auto"/>
          <w:sz w:val="24"/>
          <w:szCs w:val="24"/>
        </w:rPr>
        <w:t>Pearson Chi – Square values of demographic factors Vs Infrastructure facilities</w:t>
      </w:r>
      <w:bookmarkEnd w:id="171"/>
    </w:p>
    <w:tbl>
      <w:tblPr>
        <w:tblStyle w:val="TableGrid"/>
        <w:tblW w:w="0" w:type="auto"/>
        <w:jc w:val="center"/>
        <w:tblLook w:val="04A0" w:firstRow="1" w:lastRow="0" w:firstColumn="1" w:lastColumn="0" w:noHBand="0" w:noVBand="1"/>
      </w:tblPr>
      <w:tblGrid>
        <w:gridCol w:w="4283"/>
        <w:gridCol w:w="3578"/>
      </w:tblGrid>
      <w:tr w:rsidR="00BA6969" w:rsidRPr="00257FFB" w:rsidTr="001F222D">
        <w:trPr>
          <w:trHeight w:val="553"/>
          <w:jc w:val="center"/>
        </w:trPr>
        <w:tc>
          <w:tcPr>
            <w:tcW w:w="4283" w:type="dxa"/>
          </w:tcPr>
          <w:p w:rsidR="00BA6969" w:rsidRPr="00257FFB" w:rsidRDefault="00BA6969" w:rsidP="001F222D">
            <w:pPr>
              <w:rPr>
                <w:rFonts w:ascii="Times New Roman" w:hAnsi="Times New Roman" w:cs="Times New Roman"/>
                <w:b/>
                <w:sz w:val="24"/>
                <w:szCs w:val="24"/>
              </w:rPr>
            </w:pPr>
            <w:r w:rsidRPr="00257FFB">
              <w:rPr>
                <w:rFonts w:ascii="Times New Roman" w:hAnsi="Times New Roman" w:cs="Times New Roman"/>
                <w:b/>
                <w:sz w:val="24"/>
                <w:szCs w:val="24"/>
              </w:rPr>
              <w:t>Demographic Factor</w:t>
            </w:r>
          </w:p>
        </w:tc>
        <w:tc>
          <w:tcPr>
            <w:tcW w:w="3578" w:type="dxa"/>
          </w:tcPr>
          <w:p w:rsidR="00BA6969" w:rsidRPr="00257FFB" w:rsidRDefault="00BA6969" w:rsidP="001F222D">
            <w:pPr>
              <w:jc w:val="center"/>
              <w:rPr>
                <w:rFonts w:ascii="Times New Roman" w:hAnsi="Times New Roman" w:cs="Times New Roman"/>
                <w:b/>
                <w:sz w:val="24"/>
                <w:szCs w:val="24"/>
              </w:rPr>
            </w:pPr>
            <w:r w:rsidRPr="00257FFB">
              <w:rPr>
                <w:rFonts w:ascii="Times New Roman" w:hAnsi="Times New Roman" w:cs="Times New Roman"/>
                <w:b/>
                <w:sz w:val="24"/>
                <w:szCs w:val="24"/>
              </w:rPr>
              <w:t>Pearson Chi- Square(P value)</w:t>
            </w:r>
          </w:p>
        </w:tc>
      </w:tr>
      <w:tr w:rsidR="00BA6969" w:rsidRPr="00035EFF" w:rsidTr="001F222D">
        <w:trPr>
          <w:trHeight w:val="292"/>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0.048</w:t>
            </w:r>
          </w:p>
        </w:tc>
      </w:tr>
      <w:tr w:rsidR="00BA6969" w:rsidRPr="00035EFF" w:rsidTr="001F222D">
        <w:trPr>
          <w:trHeight w:val="276"/>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0.000</w:t>
            </w:r>
          </w:p>
        </w:tc>
      </w:tr>
      <w:tr w:rsidR="00BA6969" w:rsidRPr="00035EFF" w:rsidTr="001F222D">
        <w:trPr>
          <w:trHeight w:val="276"/>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0.098</w:t>
            </w:r>
          </w:p>
        </w:tc>
      </w:tr>
      <w:tr w:rsidR="00BA6969" w:rsidRPr="00035EFF" w:rsidTr="001F222D">
        <w:trPr>
          <w:trHeight w:val="276"/>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0.360</w:t>
            </w:r>
          </w:p>
        </w:tc>
      </w:tr>
      <w:tr w:rsidR="00BA6969" w:rsidRPr="00035EFF" w:rsidTr="001F222D">
        <w:trPr>
          <w:trHeight w:val="553"/>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0.855</w:t>
            </w:r>
          </w:p>
        </w:tc>
      </w:tr>
      <w:tr w:rsidR="00BA6969" w:rsidRPr="00035EFF" w:rsidTr="001F222D">
        <w:trPr>
          <w:trHeight w:val="569"/>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0.003</w:t>
            </w:r>
          </w:p>
        </w:tc>
      </w:tr>
      <w:tr w:rsidR="00BA6969" w:rsidRPr="00035EFF" w:rsidTr="001F222D">
        <w:trPr>
          <w:trHeight w:val="260"/>
          <w:jc w:val="center"/>
        </w:trPr>
        <w:tc>
          <w:tcPr>
            <w:tcW w:w="4283" w:type="dxa"/>
          </w:tcPr>
          <w:p w:rsidR="00BA6969" w:rsidRPr="00035EFF" w:rsidRDefault="00BA6969"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578" w:type="dxa"/>
          </w:tcPr>
          <w:p w:rsidR="00BA6969" w:rsidRPr="00035EFF" w:rsidRDefault="00BA6969" w:rsidP="001F222D">
            <w:pPr>
              <w:jc w:val="center"/>
              <w:rPr>
                <w:rFonts w:ascii="Times New Roman" w:hAnsi="Times New Roman" w:cs="Times New Roman"/>
                <w:sz w:val="24"/>
                <w:szCs w:val="24"/>
              </w:rPr>
            </w:pPr>
            <w:r w:rsidRPr="00035EFF">
              <w:rPr>
                <w:rFonts w:ascii="Times New Roman" w:hAnsi="Times New Roman" w:cs="Times New Roman"/>
                <w:sz w:val="24"/>
                <w:szCs w:val="24"/>
              </w:rPr>
              <w:t>0.207</w:t>
            </w:r>
          </w:p>
        </w:tc>
      </w:tr>
    </w:tbl>
    <w:p w:rsidR="00BA6969" w:rsidRDefault="00BA6969" w:rsidP="00BA6969"/>
    <w:p w:rsidR="00BA6969" w:rsidRPr="00D639EE" w:rsidRDefault="00BA6969" w:rsidP="00BA6969">
      <w:pPr>
        <w:autoSpaceDE w:val="0"/>
        <w:autoSpaceDN w:val="0"/>
        <w:adjustRightInd w:val="0"/>
        <w:spacing w:after="0" w:line="400" w:lineRule="atLeast"/>
        <w:jc w:val="both"/>
        <w:rPr>
          <w:rFonts w:ascii="Times New Roman" w:hAnsi="Times New Roman" w:cs="Times New Roman"/>
          <w:b/>
          <w:sz w:val="24"/>
          <w:szCs w:val="24"/>
        </w:rPr>
      </w:pPr>
      <w:r w:rsidRPr="00D639EE">
        <w:rPr>
          <w:rFonts w:ascii="Times New Roman" w:hAnsi="Times New Roman" w:cs="Times New Roman"/>
          <w:b/>
          <w:sz w:val="24"/>
          <w:szCs w:val="24"/>
        </w:rPr>
        <w:t>Hypothesis 01 –</w:t>
      </w:r>
      <w:r>
        <w:rPr>
          <w:rFonts w:ascii="Times New Roman" w:hAnsi="Times New Roman" w:cs="Times New Roman"/>
          <w:b/>
          <w:sz w:val="24"/>
          <w:szCs w:val="24"/>
        </w:rPr>
        <w:t xml:space="preserve"> Demographic factors </w:t>
      </w:r>
      <w:r w:rsidRPr="00D639EE">
        <w:rPr>
          <w:rFonts w:ascii="Times New Roman" w:hAnsi="Times New Roman" w:cs="Times New Roman"/>
          <w:b/>
          <w:sz w:val="24"/>
          <w:szCs w:val="24"/>
        </w:rPr>
        <w:t>Vs Infrastructure factors</w:t>
      </w: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H0: Infrastructure facilities 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H1: Infrastructure facilities 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p>
    <w:p w:rsidR="00BA6969" w:rsidRPr="006E1C38" w:rsidRDefault="00BA6969" w:rsidP="00BA696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BA6969" w:rsidRPr="00CF34D8" w:rsidRDefault="00BA6969" w:rsidP="00BA6969">
      <w:pPr>
        <w:autoSpaceDE w:val="0"/>
        <w:autoSpaceDN w:val="0"/>
        <w:adjustRightInd w:val="0"/>
        <w:spacing w:after="0" w:line="400" w:lineRule="atLeast"/>
        <w:jc w:val="both"/>
        <w:rPr>
          <w:rFonts w:ascii="Times New Roman" w:hAnsi="Times New Roman" w:cs="Times New Roman"/>
          <w:sz w:val="24"/>
          <w:szCs w:val="24"/>
        </w:rPr>
      </w:pP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4.32 p- value (Significance value) of bicycle ownership, have used bicycle before, employment and preferred distance are greater than 0.05. Since the p- vale is greater than 0.05 the null hypothesis is accepted. Therefore it is evident that Infrastructure facilities factor is not dependent on the above factors.  </w:t>
      </w:r>
    </w:p>
    <w:p w:rsidR="00BA6969" w:rsidRDefault="00BA6969" w:rsidP="00BA696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of age, gender and preferred frequency of cycling are less than 0.05. Since the p- vale is less than 0.05 the null hypothesis is rejected. Therefore it is evident that Infrastructure facilities factor is dependent on the above factors.  </w:t>
      </w:r>
    </w:p>
    <w:p w:rsidR="00BA6969" w:rsidRDefault="00BA6969" w:rsidP="00BA6969"/>
    <w:p w:rsidR="00AF2585" w:rsidRPr="00AF2585" w:rsidRDefault="00AF2585" w:rsidP="00AF2585">
      <w:pPr>
        <w:pStyle w:val="Heading3"/>
        <w:rPr>
          <w:rFonts w:ascii="Times New Roman" w:hAnsi="Times New Roman" w:cs="Times New Roman"/>
          <w:b/>
          <w:sz w:val="28"/>
          <w:szCs w:val="28"/>
        </w:rPr>
      </w:pPr>
      <w:bookmarkStart w:id="172" w:name="_Toc533053797"/>
      <w:r w:rsidRPr="00AF2585">
        <w:rPr>
          <w:rFonts w:ascii="Times New Roman" w:hAnsi="Times New Roman" w:cs="Times New Roman"/>
          <w:b/>
          <w:color w:val="auto"/>
          <w:sz w:val="28"/>
          <w:szCs w:val="28"/>
        </w:rPr>
        <w:t>Hypothesis Testing for Personal Consideration</w:t>
      </w:r>
      <w:bookmarkEnd w:id="172"/>
    </w:p>
    <w:p w:rsidR="00AF2585" w:rsidRDefault="00AF2585" w:rsidP="00AF2585"/>
    <w:p w:rsidR="00AF2585" w:rsidRPr="00AF2585" w:rsidRDefault="00AF2585" w:rsidP="00AF2585">
      <w:pPr>
        <w:pStyle w:val="Caption"/>
        <w:rPr>
          <w:rFonts w:ascii="Times New Roman" w:hAnsi="Times New Roman" w:cs="Times New Roman"/>
          <w:i w:val="0"/>
          <w:color w:val="auto"/>
          <w:sz w:val="24"/>
          <w:szCs w:val="24"/>
        </w:rPr>
      </w:pPr>
      <w:bookmarkStart w:id="173" w:name="_Toc533005180"/>
      <w:r w:rsidRPr="00AF2585">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33</w:t>
      </w:r>
      <w:r w:rsidR="007C722F">
        <w:rPr>
          <w:rFonts w:ascii="Times New Roman" w:hAnsi="Times New Roman" w:cs="Times New Roman"/>
          <w:i w:val="0"/>
          <w:color w:val="auto"/>
          <w:sz w:val="24"/>
          <w:szCs w:val="24"/>
        </w:rPr>
        <w:fldChar w:fldCharType="end"/>
      </w:r>
      <w:r w:rsidRPr="00AF258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w:t>
      </w:r>
      <w:r w:rsidRPr="007C79F5">
        <w:rPr>
          <w:rFonts w:ascii="Times New Roman" w:hAnsi="Times New Roman" w:cs="Times New Roman"/>
          <w:i w:val="0"/>
          <w:color w:val="auto"/>
          <w:sz w:val="24"/>
          <w:szCs w:val="24"/>
        </w:rPr>
        <w:t>Pearson Chi – Square values of demographic factors Vs Personal consideration</w:t>
      </w:r>
      <w:bookmarkEnd w:id="173"/>
    </w:p>
    <w:tbl>
      <w:tblPr>
        <w:tblStyle w:val="TableGrid"/>
        <w:tblW w:w="0" w:type="auto"/>
        <w:jc w:val="center"/>
        <w:tblLook w:val="04A0" w:firstRow="1" w:lastRow="0" w:firstColumn="1" w:lastColumn="0" w:noHBand="0" w:noVBand="1"/>
      </w:tblPr>
      <w:tblGrid>
        <w:gridCol w:w="4235"/>
        <w:gridCol w:w="3537"/>
      </w:tblGrid>
      <w:tr w:rsidR="00AF2585" w:rsidRPr="00035EFF" w:rsidTr="001F222D">
        <w:trPr>
          <w:trHeight w:val="647"/>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Demographic Factor</w:t>
            </w:r>
          </w:p>
        </w:tc>
        <w:tc>
          <w:tcPr>
            <w:tcW w:w="3537" w:type="dxa"/>
          </w:tcPr>
          <w:p w:rsidR="00AF2585" w:rsidRPr="00035EFF" w:rsidRDefault="00AF2585" w:rsidP="001F222D">
            <w:pPr>
              <w:jc w:val="center"/>
              <w:rPr>
                <w:rFonts w:ascii="Times New Roman" w:hAnsi="Times New Roman" w:cs="Times New Roman"/>
                <w:sz w:val="24"/>
                <w:szCs w:val="24"/>
              </w:rPr>
            </w:pPr>
            <w:r w:rsidRPr="00035EFF">
              <w:rPr>
                <w:rFonts w:ascii="Times New Roman" w:hAnsi="Times New Roman" w:cs="Times New Roman"/>
                <w:sz w:val="24"/>
                <w:szCs w:val="24"/>
              </w:rPr>
              <w:t>Pearson Chi- Square(P value)</w:t>
            </w:r>
          </w:p>
        </w:tc>
      </w:tr>
      <w:tr w:rsidR="00AF2585" w:rsidRPr="00035EFF" w:rsidTr="001F222D">
        <w:trPr>
          <w:trHeight w:val="342"/>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0.072</w:t>
            </w:r>
          </w:p>
        </w:tc>
      </w:tr>
      <w:tr w:rsidR="00AF2585" w:rsidRPr="00035EFF" w:rsidTr="001F222D">
        <w:trPr>
          <w:trHeight w:val="322"/>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0.431</w:t>
            </w:r>
          </w:p>
        </w:tc>
      </w:tr>
      <w:tr w:rsidR="00AF2585" w:rsidRPr="00035EFF" w:rsidTr="001F222D">
        <w:trPr>
          <w:trHeight w:val="322"/>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0.209</w:t>
            </w:r>
          </w:p>
        </w:tc>
      </w:tr>
      <w:tr w:rsidR="00AF2585" w:rsidRPr="00035EFF" w:rsidTr="001F222D">
        <w:trPr>
          <w:trHeight w:val="322"/>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0.457</w:t>
            </w:r>
          </w:p>
        </w:tc>
      </w:tr>
      <w:tr w:rsidR="00AF2585" w:rsidRPr="00035EFF" w:rsidTr="001F222D">
        <w:trPr>
          <w:trHeight w:val="647"/>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0.023</w:t>
            </w:r>
          </w:p>
        </w:tc>
      </w:tr>
      <w:tr w:rsidR="00AF2585" w:rsidRPr="00035EFF" w:rsidTr="001F222D">
        <w:trPr>
          <w:trHeight w:val="667"/>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0.033</w:t>
            </w:r>
          </w:p>
        </w:tc>
      </w:tr>
      <w:tr w:rsidR="00AF2585" w:rsidRPr="00035EFF" w:rsidTr="001F222D">
        <w:trPr>
          <w:trHeight w:val="304"/>
          <w:jc w:val="center"/>
        </w:trPr>
        <w:tc>
          <w:tcPr>
            <w:tcW w:w="4235"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0.000</w:t>
            </w:r>
          </w:p>
        </w:tc>
      </w:tr>
    </w:tbl>
    <w:p w:rsidR="00AF2585" w:rsidRDefault="00AF2585" w:rsidP="00AF2585"/>
    <w:p w:rsidR="00AF2585" w:rsidRPr="00D639EE" w:rsidRDefault="00AF2585" w:rsidP="00AF2585">
      <w:pPr>
        <w:autoSpaceDE w:val="0"/>
        <w:autoSpaceDN w:val="0"/>
        <w:adjustRightInd w:val="0"/>
        <w:spacing w:after="0" w:line="400" w:lineRule="atLeast"/>
        <w:jc w:val="both"/>
        <w:rPr>
          <w:rFonts w:ascii="Times New Roman" w:hAnsi="Times New Roman" w:cs="Times New Roman"/>
          <w:b/>
          <w:sz w:val="24"/>
          <w:szCs w:val="24"/>
        </w:rPr>
      </w:pPr>
      <w:r w:rsidRPr="00D639EE">
        <w:rPr>
          <w:rFonts w:ascii="Times New Roman" w:hAnsi="Times New Roman" w:cs="Times New Roman"/>
          <w:b/>
          <w:sz w:val="24"/>
          <w:szCs w:val="24"/>
        </w:rPr>
        <w:t>Hypothesis 02 –</w:t>
      </w:r>
      <w:r>
        <w:rPr>
          <w:rFonts w:ascii="Times New Roman" w:hAnsi="Times New Roman" w:cs="Times New Roman"/>
          <w:b/>
          <w:sz w:val="24"/>
          <w:szCs w:val="24"/>
        </w:rPr>
        <w:t xml:space="preserve"> Demographic factors </w:t>
      </w:r>
      <w:r w:rsidRPr="00D639EE">
        <w:rPr>
          <w:rFonts w:ascii="Times New Roman" w:hAnsi="Times New Roman" w:cs="Times New Roman"/>
          <w:b/>
          <w:sz w:val="24"/>
          <w:szCs w:val="24"/>
        </w:rPr>
        <w:t>Vs Personal Consideration</w:t>
      </w:r>
    </w:p>
    <w:p w:rsidR="00AF2585" w:rsidRDefault="00AF2585" w:rsidP="00AF2585">
      <w:pPr>
        <w:autoSpaceDE w:val="0"/>
        <w:autoSpaceDN w:val="0"/>
        <w:adjustRightInd w:val="0"/>
        <w:spacing w:after="0" w:line="400" w:lineRule="atLeast"/>
        <w:jc w:val="both"/>
        <w:rPr>
          <w:rFonts w:ascii="Times New Roman" w:hAnsi="Times New Roman" w:cs="Times New Roman"/>
          <w:sz w:val="24"/>
          <w:szCs w:val="24"/>
        </w:rPr>
      </w:pP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H0: Personal consideration 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H1: Personal consideration 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AF2585" w:rsidRPr="00CF34D8" w:rsidRDefault="00AF2585" w:rsidP="00AF2585">
      <w:pPr>
        <w:autoSpaceDE w:val="0"/>
        <w:autoSpaceDN w:val="0"/>
        <w:adjustRightInd w:val="0"/>
        <w:spacing w:after="0" w:line="400" w:lineRule="atLeast"/>
        <w:jc w:val="both"/>
        <w:rPr>
          <w:rFonts w:ascii="Times New Roman" w:hAnsi="Times New Roman" w:cs="Times New Roman"/>
          <w:sz w:val="24"/>
          <w:szCs w:val="24"/>
        </w:rPr>
      </w:pPr>
    </w:p>
    <w:p w:rsidR="00AF2585" w:rsidRPr="006E1C38"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AF2585" w:rsidRPr="00CF34D8" w:rsidRDefault="00AF2585" w:rsidP="00AF2585">
      <w:pPr>
        <w:autoSpaceDE w:val="0"/>
        <w:autoSpaceDN w:val="0"/>
        <w:adjustRightInd w:val="0"/>
        <w:spacing w:after="0" w:line="400" w:lineRule="atLeast"/>
        <w:jc w:val="both"/>
        <w:rPr>
          <w:rFonts w:ascii="Times New Roman" w:hAnsi="Times New Roman" w:cs="Times New Roman"/>
          <w:sz w:val="24"/>
          <w:szCs w:val="24"/>
        </w:rPr>
      </w:pPr>
    </w:p>
    <w:p w:rsidR="00AF2585"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4.33 p- value (Significance value) of age, gender, employment and bicycle ownership are greater than 0.05. Since the p- vale is greater than 0.05 the null hypothesis is accepted. Therefore it is evident that Personal consideration factor is not dependent on the above factors.  </w:t>
      </w:r>
    </w:p>
    <w:p w:rsidR="00AF2585"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of have used cycle before, preferred frequency of cycling and preferred distance are less than 0.05. Since the p- vale is less than 0.05 the null hypothesis is rejected. Therefore it is evident that Personal consideration factor is dependent on the above factors.  </w:t>
      </w:r>
    </w:p>
    <w:p w:rsidR="00AF2585" w:rsidRDefault="00AF2585" w:rsidP="00AF2585"/>
    <w:p w:rsidR="00AF2585" w:rsidRDefault="00AF2585" w:rsidP="00AF2585">
      <w:pPr>
        <w:pStyle w:val="Heading3"/>
        <w:rPr>
          <w:rFonts w:ascii="Times New Roman" w:hAnsi="Times New Roman" w:cs="Times New Roman"/>
          <w:b/>
          <w:sz w:val="28"/>
          <w:szCs w:val="28"/>
        </w:rPr>
      </w:pPr>
      <w:bookmarkStart w:id="174" w:name="_Toc533053798"/>
      <w:r w:rsidRPr="00AF2585">
        <w:rPr>
          <w:rFonts w:ascii="Times New Roman" w:hAnsi="Times New Roman" w:cs="Times New Roman"/>
          <w:b/>
          <w:color w:val="auto"/>
          <w:sz w:val="28"/>
          <w:szCs w:val="28"/>
        </w:rPr>
        <w:t>Hypothesis Testing for Mobility and cost factor</w:t>
      </w:r>
      <w:bookmarkEnd w:id="174"/>
      <w:r w:rsidRPr="00AF2585">
        <w:rPr>
          <w:rFonts w:ascii="Times New Roman" w:hAnsi="Times New Roman" w:cs="Times New Roman"/>
          <w:b/>
          <w:sz w:val="28"/>
          <w:szCs w:val="28"/>
        </w:rPr>
        <w:t xml:space="preserve"> </w:t>
      </w:r>
    </w:p>
    <w:p w:rsidR="00AF2585" w:rsidRDefault="00AF2585" w:rsidP="00AF2585"/>
    <w:p w:rsidR="00AF2585" w:rsidRPr="00AF2585" w:rsidRDefault="00AF2585" w:rsidP="00AF2585">
      <w:pPr>
        <w:pStyle w:val="Caption"/>
        <w:rPr>
          <w:rFonts w:ascii="Times New Roman" w:hAnsi="Times New Roman" w:cs="Times New Roman"/>
          <w:i w:val="0"/>
          <w:color w:val="auto"/>
          <w:sz w:val="24"/>
          <w:szCs w:val="24"/>
        </w:rPr>
      </w:pPr>
      <w:bookmarkStart w:id="175" w:name="_Toc533005181"/>
      <w:r w:rsidRPr="00AF2585">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34</w:t>
      </w:r>
      <w:r w:rsidR="007C722F">
        <w:rPr>
          <w:rFonts w:ascii="Times New Roman" w:hAnsi="Times New Roman" w:cs="Times New Roman"/>
          <w:i w:val="0"/>
          <w:color w:val="auto"/>
          <w:sz w:val="24"/>
          <w:szCs w:val="24"/>
        </w:rPr>
        <w:fldChar w:fldCharType="end"/>
      </w:r>
      <w:r w:rsidRPr="00AF258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w:t>
      </w:r>
      <w:r w:rsidRPr="007C79F5">
        <w:rPr>
          <w:rFonts w:ascii="Times New Roman" w:hAnsi="Times New Roman" w:cs="Times New Roman"/>
          <w:i w:val="0"/>
          <w:color w:val="auto"/>
          <w:sz w:val="24"/>
          <w:szCs w:val="24"/>
        </w:rPr>
        <w:t xml:space="preserve">Pearson Chi – Square values of demographic factors Vs </w:t>
      </w:r>
      <w:r>
        <w:rPr>
          <w:rFonts w:ascii="Times New Roman" w:hAnsi="Times New Roman" w:cs="Times New Roman"/>
          <w:i w:val="0"/>
          <w:color w:val="auto"/>
          <w:sz w:val="24"/>
          <w:szCs w:val="24"/>
        </w:rPr>
        <w:t>Mobility and cost factor</w:t>
      </w:r>
      <w:bookmarkEnd w:id="175"/>
    </w:p>
    <w:tbl>
      <w:tblPr>
        <w:tblStyle w:val="TableGrid"/>
        <w:tblW w:w="0" w:type="auto"/>
        <w:jc w:val="center"/>
        <w:tblLook w:val="04A0" w:firstRow="1" w:lastRow="0" w:firstColumn="1" w:lastColumn="0" w:noHBand="0" w:noVBand="1"/>
      </w:tblPr>
      <w:tblGrid>
        <w:gridCol w:w="4234"/>
        <w:gridCol w:w="3537"/>
      </w:tblGrid>
      <w:tr w:rsidR="00AF2585" w:rsidRPr="00035EFF" w:rsidTr="001F222D">
        <w:trPr>
          <w:trHeight w:val="571"/>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Demographic Factor</w:t>
            </w:r>
          </w:p>
        </w:tc>
        <w:tc>
          <w:tcPr>
            <w:tcW w:w="3537" w:type="dxa"/>
          </w:tcPr>
          <w:p w:rsidR="00AF2585" w:rsidRPr="00035EFF" w:rsidRDefault="00AF2585" w:rsidP="001F222D">
            <w:pPr>
              <w:jc w:val="center"/>
              <w:rPr>
                <w:rFonts w:ascii="Times New Roman" w:hAnsi="Times New Roman" w:cs="Times New Roman"/>
                <w:sz w:val="24"/>
                <w:szCs w:val="24"/>
              </w:rPr>
            </w:pPr>
            <w:r w:rsidRPr="00035EFF">
              <w:rPr>
                <w:rFonts w:ascii="Times New Roman" w:hAnsi="Times New Roman" w:cs="Times New Roman"/>
                <w:sz w:val="24"/>
                <w:szCs w:val="24"/>
              </w:rPr>
              <w:t>Pearson Chi- Square(P value)</w:t>
            </w:r>
          </w:p>
        </w:tc>
      </w:tr>
      <w:tr w:rsidR="00AF2585" w:rsidRPr="00035EFF" w:rsidTr="001F222D">
        <w:trPr>
          <w:trHeight w:val="301"/>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0.538</w:t>
            </w:r>
          </w:p>
        </w:tc>
      </w:tr>
      <w:tr w:rsidR="00AF2585" w:rsidRPr="00035EFF" w:rsidTr="001F222D">
        <w:trPr>
          <w:trHeight w:val="285"/>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0.877</w:t>
            </w:r>
          </w:p>
        </w:tc>
      </w:tr>
      <w:tr w:rsidR="00AF2585" w:rsidRPr="00035EFF" w:rsidTr="001F222D">
        <w:trPr>
          <w:trHeight w:val="285"/>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0.045</w:t>
            </w:r>
          </w:p>
        </w:tc>
      </w:tr>
      <w:tr w:rsidR="00AF2585" w:rsidRPr="00035EFF" w:rsidTr="001F222D">
        <w:trPr>
          <w:trHeight w:val="285"/>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0.963</w:t>
            </w:r>
          </w:p>
        </w:tc>
      </w:tr>
      <w:tr w:rsidR="00AF2585" w:rsidRPr="00035EFF" w:rsidTr="001F222D">
        <w:trPr>
          <w:trHeight w:val="571"/>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0.400</w:t>
            </w:r>
          </w:p>
        </w:tc>
      </w:tr>
      <w:tr w:rsidR="00AF2585" w:rsidRPr="00035EFF" w:rsidTr="001F222D">
        <w:trPr>
          <w:trHeight w:val="588"/>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0.039</w:t>
            </w:r>
          </w:p>
        </w:tc>
      </w:tr>
      <w:tr w:rsidR="00AF2585" w:rsidRPr="00035EFF" w:rsidTr="001F222D">
        <w:trPr>
          <w:trHeight w:val="269"/>
          <w:jc w:val="center"/>
        </w:trPr>
        <w:tc>
          <w:tcPr>
            <w:tcW w:w="4234" w:type="dxa"/>
          </w:tcPr>
          <w:p w:rsidR="00AF2585" w:rsidRPr="00035EFF" w:rsidRDefault="00AF2585"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537" w:type="dxa"/>
          </w:tcPr>
          <w:p w:rsidR="00AF2585" w:rsidRPr="00035EFF" w:rsidRDefault="00AF2585" w:rsidP="001F222D">
            <w:pPr>
              <w:jc w:val="center"/>
              <w:rPr>
                <w:rFonts w:ascii="Times New Roman" w:hAnsi="Times New Roman" w:cs="Times New Roman"/>
                <w:sz w:val="24"/>
                <w:szCs w:val="24"/>
              </w:rPr>
            </w:pPr>
            <w:r>
              <w:rPr>
                <w:rFonts w:ascii="Times New Roman" w:hAnsi="Times New Roman" w:cs="Times New Roman"/>
                <w:sz w:val="24"/>
                <w:szCs w:val="24"/>
              </w:rPr>
              <w:t>0.002</w:t>
            </w:r>
          </w:p>
        </w:tc>
      </w:tr>
    </w:tbl>
    <w:p w:rsidR="00AF2585" w:rsidRDefault="00AF2585" w:rsidP="00AF2585"/>
    <w:p w:rsidR="00AF2585" w:rsidRPr="00D639EE" w:rsidRDefault="00AF2585" w:rsidP="00AF2585">
      <w:pPr>
        <w:autoSpaceDE w:val="0"/>
        <w:autoSpaceDN w:val="0"/>
        <w:adjustRightInd w:val="0"/>
        <w:spacing w:after="0" w:line="360" w:lineRule="auto"/>
        <w:jc w:val="both"/>
        <w:rPr>
          <w:rFonts w:ascii="Times New Roman" w:hAnsi="Times New Roman" w:cs="Times New Roman"/>
          <w:b/>
          <w:sz w:val="24"/>
          <w:szCs w:val="24"/>
        </w:rPr>
      </w:pPr>
      <w:r w:rsidRPr="00D639EE">
        <w:rPr>
          <w:rFonts w:ascii="Times New Roman" w:hAnsi="Times New Roman" w:cs="Times New Roman"/>
          <w:b/>
          <w:sz w:val="24"/>
          <w:szCs w:val="24"/>
        </w:rPr>
        <w:t>Hypothesis 03 –</w:t>
      </w:r>
      <w:r>
        <w:rPr>
          <w:rFonts w:ascii="Times New Roman" w:hAnsi="Times New Roman" w:cs="Times New Roman"/>
          <w:b/>
          <w:sz w:val="24"/>
          <w:szCs w:val="24"/>
        </w:rPr>
        <w:t xml:space="preserve"> Demographic factors </w:t>
      </w:r>
      <w:r w:rsidRPr="00D639EE">
        <w:rPr>
          <w:rFonts w:ascii="Times New Roman" w:hAnsi="Times New Roman" w:cs="Times New Roman"/>
          <w:b/>
          <w:sz w:val="24"/>
          <w:szCs w:val="24"/>
        </w:rPr>
        <w:t>Vs Mobility and Cost factors</w:t>
      </w: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H0: </w:t>
      </w:r>
      <w:r w:rsidRPr="00CE7654">
        <w:rPr>
          <w:rFonts w:ascii="Times New Roman" w:hAnsi="Times New Roman" w:cs="Times New Roman"/>
          <w:sz w:val="24"/>
          <w:szCs w:val="24"/>
        </w:rPr>
        <w:t>Mobility and Cost</w:t>
      </w:r>
      <w:r>
        <w:rPr>
          <w:rFonts w:ascii="Times New Roman" w:hAnsi="Times New Roman" w:cs="Times New Roman"/>
          <w:b/>
          <w:sz w:val="24"/>
          <w:szCs w:val="24"/>
        </w:rPr>
        <w:t xml:space="preserve"> </w:t>
      </w:r>
      <w:r>
        <w:rPr>
          <w:rFonts w:ascii="Times New Roman" w:hAnsi="Times New Roman" w:cs="Times New Roman"/>
          <w:sz w:val="24"/>
          <w:szCs w:val="24"/>
        </w:rPr>
        <w:t>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AF2585" w:rsidRDefault="00AF2585" w:rsidP="00AF25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H1: </w:t>
      </w:r>
      <w:r w:rsidRPr="00CE7654">
        <w:rPr>
          <w:rFonts w:ascii="Times New Roman" w:hAnsi="Times New Roman" w:cs="Times New Roman"/>
          <w:sz w:val="24"/>
          <w:szCs w:val="24"/>
        </w:rPr>
        <w:t>Mobility and Cost</w:t>
      </w:r>
      <w:r>
        <w:rPr>
          <w:rFonts w:ascii="Times New Roman" w:hAnsi="Times New Roman" w:cs="Times New Roman"/>
          <w:b/>
          <w:sz w:val="24"/>
          <w:szCs w:val="24"/>
        </w:rPr>
        <w:t xml:space="preserve"> </w:t>
      </w:r>
      <w:r>
        <w:rPr>
          <w:rFonts w:ascii="Times New Roman" w:hAnsi="Times New Roman" w:cs="Times New Roman"/>
          <w:sz w:val="24"/>
          <w:szCs w:val="24"/>
        </w:rPr>
        <w:t>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AF2585" w:rsidRPr="00D639EE" w:rsidRDefault="00AF2585" w:rsidP="00AF2585">
      <w:pPr>
        <w:autoSpaceDE w:val="0"/>
        <w:autoSpaceDN w:val="0"/>
        <w:adjustRightInd w:val="0"/>
        <w:spacing w:after="0" w:line="400" w:lineRule="atLeast"/>
        <w:jc w:val="both"/>
        <w:rPr>
          <w:rFonts w:ascii="Times New Roman" w:hAnsi="Times New Roman" w:cs="Times New Roman"/>
          <w:b/>
          <w:sz w:val="24"/>
          <w:szCs w:val="24"/>
        </w:rPr>
      </w:pPr>
    </w:p>
    <w:p w:rsidR="00AF2585" w:rsidRPr="00CF34D8" w:rsidRDefault="00AF2585" w:rsidP="00AF2585">
      <w:pPr>
        <w:autoSpaceDE w:val="0"/>
        <w:autoSpaceDN w:val="0"/>
        <w:adjustRightInd w:val="0"/>
        <w:spacing w:after="0" w:line="400" w:lineRule="atLeast"/>
        <w:jc w:val="both"/>
        <w:rPr>
          <w:rFonts w:ascii="Times New Roman" w:hAnsi="Times New Roman" w:cs="Times New Roman"/>
          <w:sz w:val="24"/>
          <w:szCs w:val="24"/>
        </w:rPr>
      </w:pPr>
    </w:p>
    <w:p w:rsidR="00AF2585" w:rsidRPr="006E1C38"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AF2585" w:rsidRPr="00CF34D8" w:rsidRDefault="00AF2585" w:rsidP="00AF2585">
      <w:pPr>
        <w:autoSpaceDE w:val="0"/>
        <w:autoSpaceDN w:val="0"/>
        <w:adjustRightInd w:val="0"/>
        <w:spacing w:after="0" w:line="400" w:lineRule="atLeast"/>
        <w:jc w:val="both"/>
        <w:rPr>
          <w:rFonts w:ascii="Times New Roman" w:hAnsi="Times New Roman" w:cs="Times New Roman"/>
          <w:sz w:val="24"/>
          <w:szCs w:val="24"/>
        </w:rPr>
      </w:pPr>
    </w:p>
    <w:p w:rsidR="00AF2585"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4.34 p- value (Significance value) of age, gender, bicycle ownership, and have used bicycle before are greater than 0.05. Since the p- vale is greater than 0.05 the null hypothesis is accepted. Therefore it is evident that Mobility and cost factor is not dependent on the above factors.  </w:t>
      </w:r>
    </w:p>
    <w:p w:rsidR="00AF2585" w:rsidRDefault="00AF2585" w:rsidP="00AF2585">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employment, preferred frequency of cycling and preferred distance are less than 0.05. Since the p- vale is less than 0.05 the null hypothesis is rejected. Therefore it is evident that Mobility and cost factor is dependent on the above factors.  </w:t>
      </w:r>
    </w:p>
    <w:p w:rsidR="00CD1DF9" w:rsidRDefault="00CD1DF9" w:rsidP="00AF2585"/>
    <w:p w:rsidR="00CD1DF9" w:rsidRPr="00E6326C" w:rsidRDefault="00CD1DF9" w:rsidP="00CD1DF9">
      <w:pPr>
        <w:pStyle w:val="Heading3"/>
        <w:rPr>
          <w:rFonts w:ascii="Times New Roman" w:hAnsi="Times New Roman" w:cs="Times New Roman"/>
          <w:b/>
          <w:sz w:val="28"/>
          <w:szCs w:val="28"/>
        </w:rPr>
      </w:pPr>
      <w:bookmarkStart w:id="176" w:name="_Toc533053799"/>
      <w:r w:rsidRPr="00E6326C">
        <w:rPr>
          <w:rFonts w:ascii="Times New Roman" w:hAnsi="Times New Roman" w:cs="Times New Roman"/>
          <w:b/>
          <w:color w:val="auto"/>
          <w:sz w:val="28"/>
          <w:szCs w:val="28"/>
        </w:rPr>
        <w:t>Hypothesis Testing for External environment and Social influence</w:t>
      </w:r>
      <w:bookmarkEnd w:id="176"/>
      <w:r w:rsidRPr="00E6326C">
        <w:rPr>
          <w:rFonts w:ascii="Times New Roman" w:hAnsi="Times New Roman" w:cs="Times New Roman"/>
          <w:b/>
          <w:color w:val="auto"/>
          <w:sz w:val="28"/>
          <w:szCs w:val="28"/>
        </w:rPr>
        <w:t xml:space="preserve"> </w:t>
      </w:r>
    </w:p>
    <w:p w:rsidR="00CD1DF9" w:rsidRDefault="00CD1DF9" w:rsidP="00CD1DF9"/>
    <w:p w:rsidR="00CD1DF9" w:rsidRDefault="00CD1DF9" w:rsidP="00CD1DF9">
      <w:pPr>
        <w:pStyle w:val="Caption"/>
        <w:rPr>
          <w:rFonts w:ascii="Times New Roman" w:hAnsi="Times New Roman" w:cs="Times New Roman"/>
          <w:i w:val="0"/>
          <w:color w:val="auto"/>
          <w:sz w:val="24"/>
          <w:szCs w:val="24"/>
        </w:rPr>
      </w:pPr>
      <w:bookmarkStart w:id="177" w:name="_Toc533005182"/>
      <w:r w:rsidRPr="00CD1DF9">
        <w:rPr>
          <w:rFonts w:ascii="Times New Roman" w:hAnsi="Times New Roman" w:cs="Times New Roman"/>
          <w:i w:val="0"/>
          <w:color w:val="auto"/>
          <w:sz w:val="24"/>
          <w:szCs w:val="24"/>
        </w:rPr>
        <w:t xml:space="preserve">Table </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STYLEREF 1 \s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4</w:t>
      </w:r>
      <w:r w:rsidR="007C722F">
        <w:rPr>
          <w:rFonts w:ascii="Times New Roman" w:hAnsi="Times New Roman" w:cs="Times New Roman"/>
          <w:i w:val="0"/>
          <w:color w:val="auto"/>
          <w:sz w:val="24"/>
          <w:szCs w:val="24"/>
        </w:rPr>
        <w:fldChar w:fldCharType="end"/>
      </w:r>
      <w:r w:rsidR="007C722F">
        <w:rPr>
          <w:rFonts w:ascii="Times New Roman" w:hAnsi="Times New Roman" w:cs="Times New Roman"/>
          <w:i w:val="0"/>
          <w:color w:val="auto"/>
          <w:sz w:val="24"/>
          <w:szCs w:val="24"/>
        </w:rPr>
        <w:t>.</w:t>
      </w:r>
      <w:r w:rsidR="007C722F">
        <w:rPr>
          <w:rFonts w:ascii="Times New Roman" w:hAnsi="Times New Roman" w:cs="Times New Roman"/>
          <w:i w:val="0"/>
          <w:color w:val="auto"/>
          <w:sz w:val="24"/>
          <w:szCs w:val="24"/>
        </w:rPr>
        <w:fldChar w:fldCharType="begin"/>
      </w:r>
      <w:r w:rsidR="007C722F">
        <w:rPr>
          <w:rFonts w:ascii="Times New Roman" w:hAnsi="Times New Roman" w:cs="Times New Roman"/>
          <w:i w:val="0"/>
          <w:color w:val="auto"/>
          <w:sz w:val="24"/>
          <w:szCs w:val="24"/>
        </w:rPr>
        <w:instrText xml:space="preserve"> SEQ Table \* ARABIC \s 1 </w:instrText>
      </w:r>
      <w:r w:rsidR="007C722F">
        <w:rPr>
          <w:rFonts w:ascii="Times New Roman" w:hAnsi="Times New Roman" w:cs="Times New Roman"/>
          <w:i w:val="0"/>
          <w:color w:val="auto"/>
          <w:sz w:val="24"/>
          <w:szCs w:val="24"/>
        </w:rPr>
        <w:fldChar w:fldCharType="separate"/>
      </w:r>
      <w:r w:rsidR="007C722F">
        <w:rPr>
          <w:rFonts w:ascii="Times New Roman" w:hAnsi="Times New Roman" w:cs="Times New Roman"/>
          <w:i w:val="0"/>
          <w:noProof/>
          <w:color w:val="auto"/>
          <w:sz w:val="24"/>
          <w:szCs w:val="24"/>
        </w:rPr>
        <w:t>35</w:t>
      </w:r>
      <w:r w:rsidR="007C722F">
        <w:rPr>
          <w:rFonts w:ascii="Times New Roman" w:hAnsi="Times New Roman" w:cs="Times New Roman"/>
          <w:i w:val="0"/>
          <w:color w:val="auto"/>
          <w:sz w:val="24"/>
          <w:szCs w:val="24"/>
        </w:rPr>
        <w:fldChar w:fldCharType="end"/>
      </w:r>
      <w:r w:rsidRPr="00CD1DF9">
        <w:rPr>
          <w:rFonts w:ascii="Times New Roman" w:hAnsi="Times New Roman" w:cs="Times New Roman"/>
          <w:i w:val="0"/>
          <w:color w:val="auto"/>
          <w:sz w:val="24"/>
          <w:szCs w:val="24"/>
        </w:rPr>
        <w:t xml:space="preserve">: </w:t>
      </w:r>
      <w:r w:rsidRPr="007C79F5">
        <w:rPr>
          <w:rFonts w:ascii="Times New Roman" w:hAnsi="Times New Roman" w:cs="Times New Roman"/>
          <w:i w:val="0"/>
          <w:color w:val="auto"/>
          <w:sz w:val="24"/>
          <w:szCs w:val="24"/>
        </w:rPr>
        <w:t xml:space="preserve">Pearson Chi – Square values of demographic factors Vs </w:t>
      </w:r>
      <w:r>
        <w:rPr>
          <w:rFonts w:ascii="Times New Roman" w:hAnsi="Times New Roman" w:cs="Times New Roman"/>
          <w:i w:val="0"/>
          <w:color w:val="auto"/>
          <w:sz w:val="24"/>
          <w:szCs w:val="24"/>
        </w:rPr>
        <w:t>External environment and Social influence</w:t>
      </w:r>
      <w:bookmarkEnd w:id="177"/>
    </w:p>
    <w:tbl>
      <w:tblPr>
        <w:tblStyle w:val="TableGrid"/>
        <w:tblW w:w="0" w:type="auto"/>
        <w:jc w:val="center"/>
        <w:tblLook w:val="04A0" w:firstRow="1" w:lastRow="0" w:firstColumn="1" w:lastColumn="0" w:noHBand="0" w:noVBand="1"/>
      </w:tblPr>
      <w:tblGrid>
        <w:gridCol w:w="3956"/>
        <w:gridCol w:w="3305"/>
      </w:tblGrid>
      <w:tr w:rsidR="00CD1DF9" w:rsidRPr="00035EFF" w:rsidTr="001F222D">
        <w:trPr>
          <w:trHeight w:val="624"/>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Demographic Factor</w:t>
            </w:r>
          </w:p>
        </w:tc>
        <w:tc>
          <w:tcPr>
            <w:tcW w:w="3305" w:type="dxa"/>
          </w:tcPr>
          <w:p w:rsidR="00CD1DF9" w:rsidRPr="00035EFF" w:rsidRDefault="00CD1DF9" w:rsidP="001F222D">
            <w:pPr>
              <w:jc w:val="center"/>
              <w:rPr>
                <w:rFonts w:ascii="Times New Roman" w:hAnsi="Times New Roman" w:cs="Times New Roman"/>
                <w:sz w:val="24"/>
                <w:szCs w:val="24"/>
              </w:rPr>
            </w:pPr>
            <w:r w:rsidRPr="00035EFF">
              <w:rPr>
                <w:rFonts w:ascii="Times New Roman" w:hAnsi="Times New Roman" w:cs="Times New Roman"/>
                <w:sz w:val="24"/>
                <w:szCs w:val="24"/>
              </w:rPr>
              <w:t>Pearson Chi- Square(P value)</w:t>
            </w:r>
          </w:p>
        </w:tc>
      </w:tr>
      <w:tr w:rsidR="00CD1DF9" w:rsidRPr="00035EFF" w:rsidTr="001F222D">
        <w:trPr>
          <w:trHeight w:val="330"/>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0.020</w:t>
            </w:r>
          </w:p>
        </w:tc>
      </w:tr>
      <w:tr w:rsidR="00CD1DF9" w:rsidRPr="00035EFF" w:rsidTr="001F222D">
        <w:trPr>
          <w:trHeight w:val="311"/>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0.353</w:t>
            </w:r>
          </w:p>
        </w:tc>
      </w:tr>
      <w:tr w:rsidR="00CD1DF9" w:rsidRPr="00035EFF" w:rsidTr="001F222D">
        <w:trPr>
          <w:trHeight w:val="311"/>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0.098</w:t>
            </w:r>
          </w:p>
        </w:tc>
      </w:tr>
      <w:tr w:rsidR="00CD1DF9" w:rsidRPr="00035EFF" w:rsidTr="001F222D">
        <w:trPr>
          <w:trHeight w:val="311"/>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0.844</w:t>
            </w:r>
          </w:p>
        </w:tc>
      </w:tr>
      <w:tr w:rsidR="00CD1DF9" w:rsidRPr="00035EFF" w:rsidTr="001F222D">
        <w:trPr>
          <w:trHeight w:val="624"/>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0.318</w:t>
            </w:r>
          </w:p>
        </w:tc>
      </w:tr>
      <w:tr w:rsidR="00CD1DF9" w:rsidRPr="00035EFF" w:rsidTr="001F222D">
        <w:trPr>
          <w:trHeight w:val="643"/>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0.000</w:t>
            </w:r>
          </w:p>
        </w:tc>
      </w:tr>
      <w:tr w:rsidR="00CD1DF9" w:rsidRPr="00035EFF" w:rsidTr="001F222D">
        <w:trPr>
          <w:trHeight w:val="294"/>
          <w:jc w:val="center"/>
        </w:trPr>
        <w:tc>
          <w:tcPr>
            <w:tcW w:w="3956" w:type="dxa"/>
          </w:tcPr>
          <w:p w:rsidR="00CD1DF9" w:rsidRPr="00035EFF" w:rsidRDefault="00CD1DF9"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305" w:type="dxa"/>
          </w:tcPr>
          <w:p w:rsidR="00CD1DF9" w:rsidRPr="00035EFF" w:rsidRDefault="00CD1DF9" w:rsidP="001F222D">
            <w:pPr>
              <w:jc w:val="center"/>
              <w:rPr>
                <w:rFonts w:ascii="Times New Roman" w:hAnsi="Times New Roman" w:cs="Times New Roman"/>
                <w:sz w:val="24"/>
                <w:szCs w:val="24"/>
              </w:rPr>
            </w:pPr>
            <w:r>
              <w:rPr>
                <w:rFonts w:ascii="Times New Roman" w:hAnsi="Times New Roman" w:cs="Times New Roman"/>
                <w:sz w:val="24"/>
                <w:szCs w:val="24"/>
              </w:rPr>
              <w:t>0.127</w:t>
            </w:r>
          </w:p>
        </w:tc>
      </w:tr>
    </w:tbl>
    <w:p w:rsidR="00CD1DF9" w:rsidRDefault="00CD1DF9" w:rsidP="00CD1DF9">
      <w:pPr>
        <w:pStyle w:val="Caption"/>
        <w:rPr>
          <w:rFonts w:ascii="Times New Roman" w:hAnsi="Times New Roman" w:cs="Times New Roman"/>
          <w:i w:val="0"/>
          <w:sz w:val="24"/>
          <w:szCs w:val="24"/>
        </w:rPr>
      </w:pPr>
    </w:p>
    <w:p w:rsidR="00CD1DF9" w:rsidRDefault="00CD1DF9" w:rsidP="00CD1DF9">
      <w:pPr>
        <w:autoSpaceDE w:val="0"/>
        <w:autoSpaceDN w:val="0"/>
        <w:adjustRightInd w:val="0"/>
        <w:spacing w:after="0" w:line="400" w:lineRule="atLeast"/>
        <w:jc w:val="both"/>
        <w:rPr>
          <w:rFonts w:ascii="Times New Roman" w:hAnsi="Times New Roman" w:cs="Times New Roman"/>
          <w:b/>
          <w:sz w:val="24"/>
          <w:szCs w:val="24"/>
        </w:rPr>
      </w:pPr>
      <w:r w:rsidRPr="00D639EE">
        <w:rPr>
          <w:rFonts w:ascii="Times New Roman" w:hAnsi="Times New Roman" w:cs="Times New Roman"/>
          <w:b/>
          <w:sz w:val="24"/>
          <w:szCs w:val="24"/>
        </w:rPr>
        <w:t>Hypothesis 04 –</w:t>
      </w:r>
      <w:r>
        <w:rPr>
          <w:rFonts w:ascii="Times New Roman" w:hAnsi="Times New Roman" w:cs="Times New Roman"/>
          <w:b/>
          <w:sz w:val="24"/>
          <w:szCs w:val="24"/>
        </w:rPr>
        <w:t xml:space="preserve"> Demographic factors </w:t>
      </w:r>
      <w:r w:rsidRPr="00D639EE">
        <w:rPr>
          <w:rFonts w:ascii="Times New Roman" w:hAnsi="Times New Roman" w:cs="Times New Roman"/>
          <w:b/>
          <w:sz w:val="24"/>
          <w:szCs w:val="24"/>
        </w:rPr>
        <w:t>Vs External e</w:t>
      </w:r>
      <w:r>
        <w:rPr>
          <w:rFonts w:ascii="Times New Roman" w:hAnsi="Times New Roman" w:cs="Times New Roman"/>
          <w:b/>
          <w:sz w:val="24"/>
          <w:szCs w:val="24"/>
        </w:rPr>
        <w:t>nvironment and Social influence</w:t>
      </w:r>
    </w:p>
    <w:p w:rsidR="00CD1DF9" w:rsidRDefault="00CD1DF9" w:rsidP="00CD1DF9">
      <w:pPr>
        <w:autoSpaceDE w:val="0"/>
        <w:autoSpaceDN w:val="0"/>
        <w:adjustRightInd w:val="0"/>
        <w:spacing w:after="0" w:line="400" w:lineRule="atLeast"/>
        <w:jc w:val="both"/>
        <w:rPr>
          <w:rFonts w:ascii="Times New Roman" w:hAnsi="Times New Roman" w:cs="Times New Roman"/>
          <w:sz w:val="24"/>
          <w:szCs w:val="24"/>
        </w:rPr>
      </w:pPr>
    </w:p>
    <w:p w:rsidR="00CD1DF9" w:rsidRDefault="00CD1DF9" w:rsidP="00CD1DF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H0: </w:t>
      </w:r>
      <w:r w:rsidRPr="00BF50D5">
        <w:rPr>
          <w:rFonts w:ascii="Times New Roman" w:hAnsi="Times New Roman" w:cs="Times New Roman"/>
          <w:sz w:val="24"/>
          <w:szCs w:val="24"/>
        </w:rPr>
        <w:t xml:space="preserve">External environment and Social influence </w:t>
      </w:r>
      <w:r>
        <w:rPr>
          <w:rFonts w:ascii="Times New Roman" w:hAnsi="Times New Roman" w:cs="Times New Roman"/>
          <w:sz w:val="24"/>
          <w:szCs w:val="24"/>
        </w:rPr>
        <w:t>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CD1DF9" w:rsidRDefault="00CD1DF9" w:rsidP="00CD1DF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H1: </w:t>
      </w:r>
      <w:r w:rsidRPr="00BF50D5">
        <w:rPr>
          <w:rFonts w:ascii="Times New Roman" w:hAnsi="Times New Roman" w:cs="Times New Roman"/>
          <w:sz w:val="24"/>
          <w:szCs w:val="24"/>
        </w:rPr>
        <w:t>External environment and Social influence</w:t>
      </w:r>
      <w:r>
        <w:rPr>
          <w:rFonts w:ascii="Times New Roman" w:hAnsi="Times New Roman" w:cs="Times New Roman"/>
          <w:sz w:val="24"/>
          <w:szCs w:val="24"/>
        </w:rPr>
        <w:t xml:space="preserve"> 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CD1DF9" w:rsidRDefault="00CD1DF9" w:rsidP="00CD1DF9">
      <w:pPr>
        <w:autoSpaceDE w:val="0"/>
        <w:autoSpaceDN w:val="0"/>
        <w:adjustRightInd w:val="0"/>
        <w:spacing w:after="0" w:line="400" w:lineRule="atLeast"/>
        <w:jc w:val="both"/>
        <w:rPr>
          <w:rFonts w:ascii="Times New Roman" w:hAnsi="Times New Roman" w:cs="Times New Roman"/>
          <w:b/>
          <w:sz w:val="24"/>
          <w:szCs w:val="24"/>
        </w:rPr>
      </w:pPr>
    </w:p>
    <w:p w:rsidR="00CD1DF9" w:rsidRPr="006E1C38" w:rsidRDefault="00CD1DF9" w:rsidP="00CD1DF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CD1DF9" w:rsidRPr="00CF34D8" w:rsidRDefault="00CD1DF9" w:rsidP="00CD1DF9">
      <w:pPr>
        <w:autoSpaceDE w:val="0"/>
        <w:autoSpaceDN w:val="0"/>
        <w:adjustRightInd w:val="0"/>
        <w:spacing w:after="0" w:line="400" w:lineRule="atLeast"/>
        <w:jc w:val="both"/>
        <w:rPr>
          <w:rFonts w:ascii="Times New Roman" w:hAnsi="Times New Roman" w:cs="Times New Roman"/>
          <w:sz w:val="24"/>
          <w:szCs w:val="24"/>
        </w:rPr>
      </w:pPr>
    </w:p>
    <w:p w:rsidR="00CD1DF9" w:rsidRDefault="00CD1DF9" w:rsidP="00CD1DF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4.35 p- value (Significance value) of gender, employment, bicycle ownership, have used bicycle before and preferred distance are greater than 0.05. Since the p- vale is greater than 0.05 the null hypothesis is accepted. Therefore it is evident that External environment and Social influence factor is not dependent on the above factors.  </w:t>
      </w:r>
    </w:p>
    <w:p w:rsidR="00CD1DF9" w:rsidRDefault="00CD1DF9" w:rsidP="00CD1DF9">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age and preferred frequency of cycling are less than 0.05. Since the p- vale is less than 0.05 the null hypothesis is rejected. Therefore it is evident that External environment and Social influence factor is dependent on the above factors.  </w:t>
      </w:r>
    </w:p>
    <w:p w:rsidR="00BB5F0F" w:rsidRDefault="00BB5F0F" w:rsidP="00CD1DF9">
      <w:pPr>
        <w:pStyle w:val="Caption"/>
        <w:rPr>
          <w:rFonts w:ascii="Times New Roman" w:hAnsi="Times New Roman" w:cs="Times New Roman"/>
          <w:i w:val="0"/>
          <w:sz w:val="24"/>
          <w:szCs w:val="24"/>
        </w:rPr>
      </w:pPr>
    </w:p>
    <w:p w:rsidR="00BB5F0F" w:rsidRDefault="00BB5F0F" w:rsidP="00BB5F0F">
      <w:pPr>
        <w:pStyle w:val="Heading3"/>
        <w:rPr>
          <w:rFonts w:ascii="Times New Roman" w:hAnsi="Times New Roman" w:cs="Times New Roman"/>
          <w:b/>
          <w:color w:val="auto"/>
          <w:sz w:val="28"/>
          <w:szCs w:val="28"/>
        </w:rPr>
      </w:pPr>
      <w:bookmarkStart w:id="178" w:name="_Toc533053800"/>
      <w:r w:rsidRPr="00BB5F0F">
        <w:rPr>
          <w:rFonts w:ascii="Times New Roman" w:hAnsi="Times New Roman" w:cs="Times New Roman"/>
          <w:b/>
          <w:color w:val="auto"/>
          <w:sz w:val="28"/>
          <w:szCs w:val="28"/>
        </w:rPr>
        <w:t>Hypothesis Testing for Construction and Policy Making</w:t>
      </w:r>
      <w:bookmarkEnd w:id="178"/>
    </w:p>
    <w:p w:rsidR="007C722F" w:rsidRPr="007C722F" w:rsidRDefault="007C722F" w:rsidP="007C722F"/>
    <w:p w:rsidR="00BB5F0F" w:rsidRPr="007C722F" w:rsidRDefault="007C722F" w:rsidP="007C722F">
      <w:pPr>
        <w:pStyle w:val="Caption"/>
        <w:rPr>
          <w:rFonts w:ascii="Times New Roman" w:hAnsi="Times New Roman" w:cs="Times New Roman"/>
          <w:i w:val="0"/>
          <w:color w:val="auto"/>
          <w:sz w:val="24"/>
          <w:szCs w:val="24"/>
        </w:rPr>
      </w:pPr>
      <w:bookmarkStart w:id="179" w:name="_Toc533005183"/>
      <w:r w:rsidRPr="007C722F">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STYLEREF 1 \s </w:instrText>
      </w:r>
      <w:r>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Table \* ARABIC \s 1 </w:instrText>
      </w:r>
      <w:r>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36</w:t>
      </w:r>
      <w:r>
        <w:rPr>
          <w:rFonts w:ascii="Times New Roman" w:hAnsi="Times New Roman" w:cs="Times New Roman"/>
          <w:i w:val="0"/>
          <w:color w:val="auto"/>
          <w:sz w:val="24"/>
          <w:szCs w:val="24"/>
        </w:rPr>
        <w:fldChar w:fldCharType="end"/>
      </w:r>
      <w:r w:rsidRPr="007C722F">
        <w:rPr>
          <w:rFonts w:ascii="Times New Roman" w:hAnsi="Times New Roman" w:cs="Times New Roman"/>
          <w:i w:val="0"/>
          <w:color w:val="auto"/>
          <w:sz w:val="24"/>
          <w:szCs w:val="24"/>
        </w:rPr>
        <w:t>:</w:t>
      </w:r>
      <w:r w:rsidRPr="007C722F">
        <w:rPr>
          <w:rFonts w:ascii="Times New Roman" w:hAnsi="Times New Roman" w:cs="Times New Roman"/>
          <w:i w:val="0"/>
          <w:sz w:val="24"/>
          <w:szCs w:val="24"/>
        </w:rPr>
        <w:t xml:space="preserve"> </w:t>
      </w:r>
      <w:r w:rsidRPr="007C79F5">
        <w:rPr>
          <w:rFonts w:ascii="Times New Roman" w:hAnsi="Times New Roman" w:cs="Times New Roman"/>
          <w:i w:val="0"/>
          <w:color w:val="auto"/>
          <w:sz w:val="24"/>
          <w:szCs w:val="24"/>
        </w:rPr>
        <w:t xml:space="preserve">Pearson Chi – Square values of demographic factors Vs </w:t>
      </w:r>
      <w:r>
        <w:rPr>
          <w:rFonts w:ascii="Times New Roman" w:hAnsi="Times New Roman" w:cs="Times New Roman"/>
          <w:i w:val="0"/>
          <w:color w:val="auto"/>
          <w:sz w:val="24"/>
          <w:szCs w:val="24"/>
        </w:rPr>
        <w:t>Construction and policy making</w:t>
      </w:r>
      <w:bookmarkEnd w:id="179"/>
    </w:p>
    <w:tbl>
      <w:tblPr>
        <w:tblStyle w:val="TableGrid"/>
        <w:tblW w:w="0" w:type="auto"/>
        <w:tblLook w:val="04A0" w:firstRow="1" w:lastRow="0" w:firstColumn="1" w:lastColumn="0" w:noHBand="0" w:noVBand="1"/>
      </w:tblPr>
      <w:tblGrid>
        <w:gridCol w:w="4341"/>
        <w:gridCol w:w="3626"/>
      </w:tblGrid>
      <w:tr w:rsidR="00BB5F0F" w:rsidRPr="00035EFF" w:rsidTr="001F222D">
        <w:trPr>
          <w:trHeight w:val="651"/>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Demographic Factor</w:t>
            </w:r>
          </w:p>
        </w:tc>
        <w:tc>
          <w:tcPr>
            <w:tcW w:w="3626" w:type="dxa"/>
          </w:tcPr>
          <w:p w:rsidR="00BB5F0F" w:rsidRPr="00035EFF" w:rsidRDefault="00BB5F0F" w:rsidP="001F222D">
            <w:pPr>
              <w:jc w:val="center"/>
              <w:rPr>
                <w:rFonts w:ascii="Times New Roman" w:hAnsi="Times New Roman" w:cs="Times New Roman"/>
                <w:sz w:val="24"/>
                <w:szCs w:val="24"/>
              </w:rPr>
            </w:pPr>
            <w:r w:rsidRPr="00035EFF">
              <w:rPr>
                <w:rFonts w:ascii="Times New Roman" w:hAnsi="Times New Roman" w:cs="Times New Roman"/>
                <w:sz w:val="24"/>
                <w:szCs w:val="24"/>
              </w:rPr>
              <w:t>Pearson Chi- Square(P value)</w:t>
            </w:r>
          </w:p>
        </w:tc>
      </w:tr>
      <w:tr w:rsidR="00BB5F0F" w:rsidRPr="00035EFF" w:rsidTr="001F222D">
        <w:trPr>
          <w:trHeight w:val="344"/>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0.015</w:t>
            </w:r>
          </w:p>
        </w:tc>
      </w:tr>
      <w:tr w:rsidR="00BB5F0F" w:rsidRPr="00035EFF" w:rsidTr="001F222D">
        <w:trPr>
          <w:trHeight w:val="325"/>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0.323</w:t>
            </w:r>
          </w:p>
        </w:tc>
      </w:tr>
      <w:tr w:rsidR="00BB5F0F" w:rsidRPr="00035EFF" w:rsidTr="001F222D">
        <w:trPr>
          <w:trHeight w:val="325"/>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0.002</w:t>
            </w:r>
          </w:p>
        </w:tc>
      </w:tr>
      <w:tr w:rsidR="00BB5F0F" w:rsidRPr="00035EFF" w:rsidTr="001F222D">
        <w:trPr>
          <w:trHeight w:val="325"/>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0.791</w:t>
            </w:r>
          </w:p>
        </w:tc>
      </w:tr>
      <w:tr w:rsidR="00BB5F0F" w:rsidRPr="00035EFF" w:rsidTr="001F222D">
        <w:trPr>
          <w:trHeight w:val="651"/>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0.015</w:t>
            </w:r>
          </w:p>
        </w:tc>
      </w:tr>
      <w:tr w:rsidR="00BB5F0F" w:rsidRPr="00035EFF" w:rsidTr="001F222D">
        <w:trPr>
          <w:trHeight w:val="670"/>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0.041</w:t>
            </w:r>
          </w:p>
        </w:tc>
      </w:tr>
      <w:tr w:rsidR="00BB5F0F" w:rsidRPr="00035EFF" w:rsidTr="001F222D">
        <w:trPr>
          <w:trHeight w:val="307"/>
        </w:trPr>
        <w:tc>
          <w:tcPr>
            <w:tcW w:w="4341" w:type="dxa"/>
          </w:tcPr>
          <w:p w:rsidR="00BB5F0F" w:rsidRPr="00035EFF" w:rsidRDefault="00BB5F0F"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626" w:type="dxa"/>
          </w:tcPr>
          <w:p w:rsidR="00BB5F0F" w:rsidRPr="00035EFF" w:rsidRDefault="00BB5F0F" w:rsidP="001F222D">
            <w:pPr>
              <w:jc w:val="center"/>
              <w:rPr>
                <w:rFonts w:ascii="Times New Roman" w:hAnsi="Times New Roman" w:cs="Times New Roman"/>
                <w:sz w:val="24"/>
                <w:szCs w:val="24"/>
              </w:rPr>
            </w:pPr>
            <w:r>
              <w:rPr>
                <w:rFonts w:ascii="Times New Roman" w:hAnsi="Times New Roman" w:cs="Times New Roman"/>
                <w:sz w:val="24"/>
                <w:szCs w:val="24"/>
              </w:rPr>
              <w:t>0.004</w:t>
            </w:r>
          </w:p>
        </w:tc>
      </w:tr>
    </w:tbl>
    <w:p w:rsidR="00BB5F0F" w:rsidRDefault="00BB5F0F" w:rsidP="00BB5F0F"/>
    <w:p w:rsidR="00BB5F0F" w:rsidRPr="00D639EE" w:rsidRDefault="00BB5F0F" w:rsidP="00BB5F0F">
      <w:pPr>
        <w:autoSpaceDE w:val="0"/>
        <w:autoSpaceDN w:val="0"/>
        <w:adjustRightInd w:val="0"/>
        <w:spacing w:after="0" w:line="400" w:lineRule="atLeast"/>
        <w:jc w:val="both"/>
        <w:rPr>
          <w:rFonts w:ascii="Times New Roman" w:hAnsi="Times New Roman" w:cs="Times New Roman"/>
          <w:b/>
          <w:sz w:val="24"/>
          <w:szCs w:val="24"/>
        </w:rPr>
      </w:pPr>
      <w:r w:rsidRPr="00D639EE">
        <w:rPr>
          <w:rFonts w:ascii="Times New Roman" w:hAnsi="Times New Roman" w:cs="Times New Roman"/>
          <w:b/>
          <w:sz w:val="24"/>
          <w:szCs w:val="24"/>
        </w:rPr>
        <w:t>Hypothesis 05 –</w:t>
      </w:r>
      <w:r>
        <w:rPr>
          <w:rFonts w:ascii="Times New Roman" w:hAnsi="Times New Roman" w:cs="Times New Roman"/>
          <w:b/>
          <w:sz w:val="24"/>
          <w:szCs w:val="24"/>
        </w:rPr>
        <w:t xml:space="preserve"> Demographic factors </w:t>
      </w:r>
      <w:r w:rsidRPr="00D639EE">
        <w:rPr>
          <w:rFonts w:ascii="Times New Roman" w:hAnsi="Times New Roman" w:cs="Times New Roman"/>
          <w:b/>
          <w:sz w:val="24"/>
          <w:szCs w:val="24"/>
        </w:rPr>
        <w:t>Vs Construction and policy making</w:t>
      </w:r>
    </w:p>
    <w:p w:rsidR="00BB5F0F" w:rsidRDefault="00BB5F0F" w:rsidP="00BB5F0F">
      <w:pPr>
        <w:autoSpaceDE w:val="0"/>
        <w:autoSpaceDN w:val="0"/>
        <w:adjustRightInd w:val="0"/>
        <w:spacing w:after="0" w:line="400" w:lineRule="atLeast"/>
        <w:jc w:val="both"/>
        <w:rPr>
          <w:rFonts w:ascii="Times New Roman" w:hAnsi="Times New Roman" w:cs="Times New Roman"/>
          <w:sz w:val="24"/>
          <w:szCs w:val="24"/>
        </w:rPr>
      </w:pPr>
    </w:p>
    <w:p w:rsidR="00BB5F0F" w:rsidRDefault="00BB5F0F" w:rsidP="00BB5F0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H0: </w:t>
      </w:r>
      <w:r w:rsidRPr="0070109A">
        <w:rPr>
          <w:rFonts w:ascii="Times New Roman" w:hAnsi="Times New Roman" w:cs="Times New Roman"/>
          <w:sz w:val="24"/>
          <w:szCs w:val="24"/>
        </w:rPr>
        <w:t>Construction and policy making</w:t>
      </w:r>
      <w:r>
        <w:rPr>
          <w:rFonts w:ascii="Times New Roman" w:hAnsi="Times New Roman" w:cs="Times New Roman"/>
          <w:sz w:val="24"/>
          <w:szCs w:val="24"/>
        </w:rPr>
        <w:t xml:space="preserve"> 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BB5F0F" w:rsidRDefault="00BB5F0F" w:rsidP="00BB5F0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H1: </w:t>
      </w:r>
      <w:r w:rsidRPr="0070109A">
        <w:rPr>
          <w:rFonts w:ascii="Times New Roman" w:hAnsi="Times New Roman" w:cs="Times New Roman"/>
          <w:sz w:val="24"/>
          <w:szCs w:val="24"/>
        </w:rPr>
        <w:t>Construction and policy making</w:t>
      </w:r>
      <w:r>
        <w:rPr>
          <w:rFonts w:ascii="Times New Roman" w:hAnsi="Times New Roman" w:cs="Times New Roman"/>
          <w:sz w:val="24"/>
          <w:szCs w:val="24"/>
        </w:rPr>
        <w:t xml:space="preserve"> 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BB5F0F" w:rsidRPr="00CF34D8" w:rsidRDefault="00BB5F0F" w:rsidP="00BB5F0F">
      <w:pPr>
        <w:autoSpaceDE w:val="0"/>
        <w:autoSpaceDN w:val="0"/>
        <w:adjustRightInd w:val="0"/>
        <w:spacing w:after="0" w:line="400" w:lineRule="atLeast"/>
        <w:jc w:val="both"/>
        <w:rPr>
          <w:rFonts w:ascii="Times New Roman" w:hAnsi="Times New Roman" w:cs="Times New Roman"/>
          <w:sz w:val="24"/>
          <w:szCs w:val="24"/>
        </w:rPr>
      </w:pPr>
    </w:p>
    <w:p w:rsidR="00BB5F0F" w:rsidRPr="006E1C38" w:rsidRDefault="00BB5F0F" w:rsidP="00BB5F0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BB5F0F" w:rsidRPr="00CF34D8" w:rsidRDefault="00BB5F0F" w:rsidP="00BB5F0F">
      <w:pPr>
        <w:autoSpaceDE w:val="0"/>
        <w:autoSpaceDN w:val="0"/>
        <w:adjustRightInd w:val="0"/>
        <w:spacing w:after="0" w:line="400" w:lineRule="atLeast"/>
        <w:jc w:val="both"/>
        <w:rPr>
          <w:rFonts w:ascii="Times New Roman" w:hAnsi="Times New Roman" w:cs="Times New Roman"/>
          <w:sz w:val="24"/>
          <w:szCs w:val="24"/>
        </w:rPr>
      </w:pPr>
    </w:p>
    <w:p w:rsidR="00BB5F0F" w:rsidRDefault="00BB5F0F" w:rsidP="00BB5F0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4.36 p- value (Significance value) of gender and bicycle ownership are greater than 0.05. Since the p- vale is greater than 0.05 the null hypothesis is accepted. Therefore it is evident that Construction and policy making factor is not dependent on the above factors.  </w:t>
      </w:r>
    </w:p>
    <w:p w:rsidR="00BB5F0F" w:rsidRDefault="00BB5F0F" w:rsidP="00BB5F0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age, employment, have used bicycle before, preferred frequency of cycling and preferred distance are less than 0.05. Since the p- vale is less than 0.05 the null hypothesis is rejected. Therefore it is evident that Construction and policy making factor is dependent on the above factors.  </w:t>
      </w:r>
    </w:p>
    <w:p w:rsidR="007C722F" w:rsidRDefault="007C722F" w:rsidP="00BB5F0F"/>
    <w:p w:rsidR="007C722F" w:rsidRDefault="007C722F" w:rsidP="007C722F">
      <w:pPr>
        <w:pStyle w:val="Heading3"/>
        <w:rPr>
          <w:rFonts w:ascii="Times New Roman" w:hAnsi="Times New Roman" w:cs="Times New Roman"/>
          <w:b/>
          <w:sz w:val="28"/>
          <w:szCs w:val="28"/>
        </w:rPr>
      </w:pPr>
      <w:bookmarkStart w:id="180" w:name="_Toc533053801"/>
      <w:r w:rsidRPr="007C722F">
        <w:rPr>
          <w:rFonts w:ascii="Times New Roman" w:hAnsi="Times New Roman" w:cs="Times New Roman"/>
          <w:b/>
          <w:color w:val="auto"/>
          <w:sz w:val="28"/>
          <w:szCs w:val="28"/>
        </w:rPr>
        <w:t>Hypothesis Testing for Environmental Consciousness</w:t>
      </w:r>
      <w:bookmarkEnd w:id="180"/>
    </w:p>
    <w:p w:rsidR="007C722F" w:rsidRDefault="007C722F" w:rsidP="007C722F"/>
    <w:p w:rsidR="007C722F" w:rsidRDefault="007C722F" w:rsidP="007C722F">
      <w:pPr>
        <w:pStyle w:val="Caption"/>
        <w:rPr>
          <w:rFonts w:ascii="Times New Roman" w:hAnsi="Times New Roman" w:cs="Times New Roman"/>
          <w:i w:val="0"/>
          <w:color w:val="auto"/>
          <w:sz w:val="24"/>
          <w:szCs w:val="24"/>
        </w:rPr>
      </w:pPr>
      <w:bookmarkStart w:id="181" w:name="_Toc533005184"/>
      <w:r w:rsidRPr="007C722F">
        <w:rPr>
          <w:rFonts w:ascii="Times New Roman" w:hAnsi="Times New Roman" w:cs="Times New Roman"/>
          <w:i w:val="0"/>
          <w:color w:val="auto"/>
          <w:sz w:val="24"/>
          <w:szCs w:val="24"/>
        </w:rPr>
        <w:t xml:space="preserve">Table </w:t>
      </w:r>
      <w:r w:rsidRPr="007C722F">
        <w:rPr>
          <w:rFonts w:ascii="Times New Roman" w:hAnsi="Times New Roman" w:cs="Times New Roman"/>
          <w:i w:val="0"/>
          <w:color w:val="auto"/>
          <w:sz w:val="24"/>
          <w:szCs w:val="24"/>
        </w:rPr>
        <w:fldChar w:fldCharType="begin"/>
      </w:r>
      <w:r w:rsidRPr="007C722F">
        <w:rPr>
          <w:rFonts w:ascii="Times New Roman" w:hAnsi="Times New Roman" w:cs="Times New Roman"/>
          <w:i w:val="0"/>
          <w:color w:val="auto"/>
          <w:sz w:val="24"/>
          <w:szCs w:val="24"/>
        </w:rPr>
        <w:instrText xml:space="preserve"> STYLEREF 1 \s </w:instrText>
      </w:r>
      <w:r w:rsidRPr="007C722F">
        <w:rPr>
          <w:rFonts w:ascii="Times New Roman" w:hAnsi="Times New Roman" w:cs="Times New Roman"/>
          <w:i w:val="0"/>
          <w:color w:val="auto"/>
          <w:sz w:val="24"/>
          <w:szCs w:val="24"/>
        </w:rPr>
        <w:fldChar w:fldCharType="separate"/>
      </w:r>
      <w:r w:rsidRPr="007C722F">
        <w:rPr>
          <w:rFonts w:ascii="Times New Roman" w:hAnsi="Times New Roman" w:cs="Times New Roman"/>
          <w:i w:val="0"/>
          <w:noProof/>
          <w:color w:val="auto"/>
          <w:sz w:val="24"/>
          <w:szCs w:val="24"/>
        </w:rPr>
        <w:t>4</w:t>
      </w:r>
      <w:r w:rsidRPr="007C722F">
        <w:rPr>
          <w:rFonts w:ascii="Times New Roman" w:hAnsi="Times New Roman" w:cs="Times New Roman"/>
          <w:i w:val="0"/>
          <w:color w:val="auto"/>
          <w:sz w:val="24"/>
          <w:szCs w:val="24"/>
        </w:rPr>
        <w:fldChar w:fldCharType="end"/>
      </w:r>
      <w:r w:rsidRPr="007C722F">
        <w:rPr>
          <w:rFonts w:ascii="Times New Roman" w:hAnsi="Times New Roman" w:cs="Times New Roman"/>
          <w:i w:val="0"/>
          <w:color w:val="auto"/>
          <w:sz w:val="24"/>
          <w:szCs w:val="24"/>
        </w:rPr>
        <w:t>.</w:t>
      </w:r>
      <w:r w:rsidRPr="007C722F">
        <w:rPr>
          <w:rFonts w:ascii="Times New Roman" w:hAnsi="Times New Roman" w:cs="Times New Roman"/>
          <w:i w:val="0"/>
          <w:color w:val="auto"/>
          <w:sz w:val="24"/>
          <w:szCs w:val="24"/>
        </w:rPr>
        <w:fldChar w:fldCharType="begin"/>
      </w:r>
      <w:r w:rsidRPr="007C722F">
        <w:rPr>
          <w:rFonts w:ascii="Times New Roman" w:hAnsi="Times New Roman" w:cs="Times New Roman"/>
          <w:i w:val="0"/>
          <w:color w:val="auto"/>
          <w:sz w:val="24"/>
          <w:szCs w:val="24"/>
        </w:rPr>
        <w:instrText xml:space="preserve"> SEQ Table \* ARABIC \s 1 </w:instrText>
      </w:r>
      <w:r w:rsidRPr="007C722F">
        <w:rPr>
          <w:rFonts w:ascii="Times New Roman" w:hAnsi="Times New Roman" w:cs="Times New Roman"/>
          <w:i w:val="0"/>
          <w:color w:val="auto"/>
          <w:sz w:val="24"/>
          <w:szCs w:val="24"/>
        </w:rPr>
        <w:fldChar w:fldCharType="separate"/>
      </w:r>
      <w:r w:rsidRPr="007C722F">
        <w:rPr>
          <w:rFonts w:ascii="Times New Roman" w:hAnsi="Times New Roman" w:cs="Times New Roman"/>
          <w:i w:val="0"/>
          <w:noProof/>
          <w:color w:val="auto"/>
          <w:sz w:val="24"/>
          <w:szCs w:val="24"/>
        </w:rPr>
        <w:t>37</w:t>
      </w:r>
      <w:r w:rsidRPr="007C722F">
        <w:rPr>
          <w:rFonts w:ascii="Times New Roman" w:hAnsi="Times New Roman" w:cs="Times New Roman"/>
          <w:i w:val="0"/>
          <w:color w:val="auto"/>
          <w:sz w:val="24"/>
          <w:szCs w:val="24"/>
        </w:rPr>
        <w:fldChar w:fldCharType="end"/>
      </w:r>
      <w:r w:rsidRPr="007C722F">
        <w:rPr>
          <w:rFonts w:ascii="Times New Roman" w:hAnsi="Times New Roman" w:cs="Times New Roman"/>
          <w:i w:val="0"/>
          <w:color w:val="auto"/>
          <w:sz w:val="24"/>
          <w:szCs w:val="24"/>
        </w:rPr>
        <w:t>:</w:t>
      </w:r>
      <w:r w:rsidRPr="007C722F">
        <w:rPr>
          <w:rFonts w:ascii="Times New Roman" w:hAnsi="Times New Roman" w:cs="Times New Roman"/>
          <w:i w:val="0"/>
          <w:sz w:val="24"/>
          <w:szCs w:val="24"/>
        </w:rPr>
        <w:t xml:space="preserve"> </w:t>
      </w:r>
      <w:r w:rsidRPr="007C79F5">
        <w:rPr>
          <w:rFonts w:ascii="Times New Roman" w:hAnsi="Times New Roman" w:cs="Times New Roman"/>
          <w:i w:val="0"/>
          <w:color w:val="auto"/>
          <w:sz w:val="24"/>
          <w:szCs w:val="24"/>
        </w:rPr>
        <w:t xml:space="preserve">Pearson Chi – Square values of demographic factors Vs </w:t>
      </w:r>
      <w:r>
        <w:rPr>
          <w:rFonts w:ascii="Times New Roman" w:hAnsi="Times New Roman" w:cs="Times New Roman"/>
          <w:i w:val="0"/>
          <w:color w:val="auto"/>
          <w:sz w:val="24"/>
          <w:szCs w:val="24"/>
        </w:rPr>
        <w:t>Environmental consciousness</w:t>
      </w:r>
      <w:bookmarkEnd w:id="181"/>
    </w:p>
    <w:tbl>
      <w:tblPr>
        <w:tblStyle w:val="TableGrid"/>
        <w:tblW w:w="0" w:type="auto"/>
        <w:tblLook w:val="04A0" w:firstRow="1" w:lastRow="0" w:firstColumn="1" w:lastColumn="0" w:noHBand="0" w:noVBand="1"/>
      </w:tblPr>
      <w:tblGrid>
        <w:gridCol w:w="4145"/>
        <w:gridCol w:w="3462"/>
      </w:tblGrid>
      <w:tr w:rsidR="007C722F" w:rsidRPr="00035EFF" w:rsidTr="001F222D">
        <w:trPr>
          <w:trHeight w:val="688"/>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Demographic Factor</w:t>
            </w:r>
          </w:p>
        </w:tc>
        <w:tc>
          <w:tcPr>
            <w:tcW w:w="3462" w:type="dxa"/>
          </w:tcPr>
          <w:p w:rsidR="007C722F" w:rsidRPr="00035EFF" w:rsidRDefault="007C722F" w:rsidP="001F222D">
            <w:pPr>
              <w:jc w:val="center"/>
              <w:rPr>
                <w:rFonts w:ascii="Times New Roman" w:hAnsi="Times New Roman" w:cs="Times New Roman"/>
                <w:sz w:val="24"/>
                <w:szCs w:val="24"/>
              </w:rPr>
            </w:pPr>
            <w:r w:rsidRPr="00035EFF">
              <w:rPr>
                <w:rFonts w:ascii="Times New Roman" w:hAnsi="Times New Roman" w:cs="Times New Roman"/>
                <w:sz w:val="24"/>
                <w:szCs w:val="24"/>
              </w:rPr>
              <w:t>Pearson Chi- Square(P value)</w:t>
            </w:r>
          </w:p>
        </w:tc>
      </w:tr>
      <w:tr w:rsidR="007C722F" w:rsidRPr="00035EFF" w:rsidTr="001F222D">
        <w:trPr>
          <w:trHeight w:val="363"/>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Age</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0.172</w:t>
            </w:r>
          </w:p>
        </w:tc>
      </w:tr>
      <w:tr w:rsidR="007C722F" w:rsidRPr="00035EFF" w:rsidTr="001F222D">
        <w:trPr>
          <w:trHeight w:val="343"/>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Gender</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0.754</w:t>
            </w:r>
          </w:p>
        </w:tc>
      </w:tr>
      <w:tr w:rsidR="007C722F" w:rsidRPr="00035EFF" w:rsidTr="001F222D">
        <w:trPr>
          <w:trHeight w:val="343"/>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Employment</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0.100</w:t>
            </w:r>
          </w:p>
        </w:tc>
      </w:tr>
      <w:tr w:rsidR="007C722F" w:rsidRPr="00035EFF" w:rsidTr="001F222D">
        <w:trPr>
          <w:trHeight w:val="343"/>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Bicycle ownership</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0.005</w:t>
            </w:r>
          </w:p>
        </w:tc>
      </w:tr>
      <w:tr w:rsidR="007C722F" w:rsidRPr="00035EFF" w:rsidTr="001F222D">
        <w:trPr>
          <w:trHeight w:val="688"/>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Have used bicycle before</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0.013</w:t>
            </w:r>
          </w:p>
        </w:tc>
      </w:tr>
      <w:tr w:rsidR="007C722F" w:rsidRPr="00035EFF" w:rsidTr="001F222D">
        <w:trPr>
          <w:trHeight w:val="708"/>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Preferred frequency of cycling</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0.087</w:t>
            </w:r>
          </w:p>
        </w:tc>
      </w:tr>
      <w:tr w:rsidR="007C722F" w:rsidRPr="00035EFF" w:rsidTr="001F222D">
        <w:trPr>
          <w:trHeight w:val="324"/>
        </w:trPr>
        <w:tc>
          <w:tcPr>
            <w:tcW w:w="4145" w:type="dxa"/>
          </w:tcPr>
          <w:p w:rsidR="007C722F" w:rsidRPr="00035EFF" w:rsidRDefault="007C722F" w:rsidP="001F222D">
            <w:pPr>
              <w:rPr>
                <w:rFonts w:ascii="Times New Roman" w:hAnsi="Times New Roman" w:cs="Times New Roman"/>
                <w:sz w:val="24"/>
                <w:szCs w:val="24"/>
              </w:rPr>
            </w:pPr>
            <w:r w:rsidRPr="00035EFF">
              <w:rPr>
                <w:rFonts w:ascii="Times New Roman" w:hAnsi="Times New Roman" w:cs="Times New Roman"/>
                <w:sz w:val="24"/>
                <w:szCs w:val="24"/>
              </w:rPr>
              <w:t>Preferred distance</w:t>
            </w:r>
          </w:p>
        </w:tc>
        <w:tc>
          <w:tcPr>
            <w:tcW w:w="3462" w:type="dxa"/>
          </w:tcPr>
          <w:p w:rsidR="007C722F" w:rsidRPr="00035EFF" w:rsidRDefault="007C722F" w:rsidP="001F222D">
            <w:pPr>
              <w:jc w:val="center"/>
              <w:rPr>
                <w:rFonts w:ascii="Times New Roman" w:hAnsi="Times New Roman" w:cs="Times New Roman"/>
                <w:sz w:val="24"/>
                <w:szCs w:val="24"/>
              </w:rPr>
            </w:pPr>
            <w:r>
              <w:rPr>
                <w:rFonts w:ascii="Times New Roman" w:hAnsi="Times New Roman" w:cs="Times New Roman"/>
                <w:sz w:val="24"/>
                <w:szCs w:val="24"/>
              </w:rPr>
              <w:t>0.016</w:t>
            </w:r>
          </w:p>
        </w:tc>
      </w:tr>
    </w:tbl>
    <w:p w:rsidR="007C722F" w:rsidRDefault="007C722F" w:rsidP="007C722F">
      <w:pPr>
        <w:pStyle w:val="Caption"/>
        <w:rPr>
          <w:rFonts w:ascii="Times New Roman" w:hAnsi="Times New Roman" w:cs="Times New Roman"/>
          <w:i w:val="0"/>
          <w:color w:val="auto"/>
          <w:sz w:val="24"/>
          <w:szCs w:val="24"/>
        </w:rPr>
      </w:pPr>
    </w:p>
    <w:p w:rsidR="007C722F" w:rsidRPr="008D6AAC" w:rsidRDefault="007C722F" w:rsidP="007C722F">
      <w:pPr>
        <w:autoSpaceDE w:val="0"/>
        <w:autoSpaceDN w:val="0"/>
        <w:adjustRightInd w:val="0"/>
        <w:spacing w:after="0" w:line="400" w:lineRule="atLeast"/>
        <w:jc w:val="both"/>
        <w:rPr>
          <w:rFonts w:ascii="Times New Roman" w:hAnsi="Times New Roman" w:cs="Times New Roman"/>
          <w:b/>
          <w:sz w:val="24"/>
          <w:szCs w:val="24"/>
        </w:rPr>
      </w:pPr>
      <w:r w:rsidRPr="008D6AAC">
        <w:rPr>
          <w:rFonts w:ascii="Times New Roman" w:hAnsi="Times New Roman" w:cs="Times New Roman"/>
          <w:b/>
          <w:sz w:val="24"/>
          <w:szCs w:val="24"/>
        </w:rPr>
        <w:t>Hypothesis 06 –</w:t>
      </w:r>
      <w:r>
        <w:rPr>
          <w:rFonts w:ascii="Times New Roman" w:hAnsi="Times New Roman" w:cs="Times New Roman"/>
          <w:b/>
          <w:sz w:val="24"/>
          <w:szCs w:val="24"/>
        </w:rPr>
        <w:t xml:space="preserve">Demographic factors </w:t>
      </w:r>
      <w:r w:rsidRPr="008D6AAC">
        <w:rPr>
          <w:rFonts w:ascii="Times New Roman" w:hAnsi="Times New Roman" w:cs="Times New Roman"/>
          <w:b/>
          <w:sz w:val="24"/>
          <w:szCs w:val="24"/>
        </w:rPr>
        <w:t>Vs Environmental Consciousness</w:t>
      </w:r>
    </w:p>
    <w:p w:rsidR="007C722F" w:rsidRDefault="007C722F" w:rsidP="007C722F">
      <w:pPr>
        <w:autoSpaceDE w:val="0"/>
        <w:autoSpaceDN w:val="0"/>
        <w:adjustRightInd w:val="0"/>
        <w:spacing w:after="0" w:line="400" w:lineRule="atLeast"/>
        <w:jc w:val="both"/>
        <w:rPr>
          <w:rFonts w:ascii="Times New Roman" w:hAnsi="Times New Roman" w:cs="Times New Roman"/>
          <w:sz w:val="24"/>
          <w:szCs w:val="24"/>
        </w:rPr>
      </w:pPr>
    </w:p>
    <w:p w:rsidR="007C722F" w:rsidRDefault="007C722F" w:rsidP="007C72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H0: </w:t>
      </w:r>
      <w:r w:rsidRPr="0070109A">
        <w:rPr>
          <w:rFonts w:ascii="Times New Roman" w:hAnsi="Times New Roman" w:cs="Times New Roman"/>
          <w:sz w:val="24"/>
          <w:szCs w:val="24"/>
        </w:rPr>
        <w:t>Environmental Consciousness</w:t>
      </w:r>
      <w:r>
        <w:rPr>
          <w:rFonts w:ascii="Times New Roman" w:hAnsi="Times New Roman" w:cs="Times New Roman"/>
          <w:sz w:val="24"/>
          <w:szCs w:val="24"/>
        </w:rPr>
        <w:t xml:space="preserve"> factor is not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7C722F" w:rsidRDefault="007C722F" w:rsidP="007C72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H1: </w:t>
      </w:r>
      <w:r w:rsidRPr="0070109A">
        <w:rPr>
          <w:rFonts w:ascii="Times New Roman" w:hAnsi="Times New Roman" w:cs="Times New Roman"/>
          <w:sz w:val="24"/>
          <w:szCs w:val="24"/>
        </w:rPr>
        <w:t>Environmental Consciousness</w:t>
      </w:r>
      <w:r>
        <w:rPr>
          <w:rFonts w:ascii="Times New Roman" w:hAnsi="Times New Roman" w:cs="Times New Roman"/>
          <w:sz w:val="24"/>
          <w:szCs w:val="24"/>
        </w:rPr>
        <w:t xml:space="preserve"> factor is dependent on i</w:t>
      </w:r>
      <w:r w:rsidRPr="00023351">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demographic </w:t>
      </w:r>
      <w:r w:rsidRPr="00023351">
        <w:rPr>
          <w:rFonts w:ascii="Times New Roman" w:hAnsi="Times New Roman" w:cs="Times New Roman"/>
          <w:sz w:val="24"/>
          <w:szCs w:val="24"/>
        </w:rPr>
        <w:t>factor</w:t>
      </w:r>
    </w:p>
    <w:p w:rsidR="007C722F" w:rsidRPr="00CF34D8" w:rsidRDefault="007C722F" w:rsidP="007C722F">
      <w:pPr>
        <w:autoSpaceDE w:val="0"/>
        <w:autoSpaceDN w:val="0"/>
        <w:adjustRightInd w:val="0"/>
        <w:spacing w:after="0" w:line="400" w:lineRule="atLeast"/>
        <w:jc w:val="both"/>
        <w:rPr>
          <w:rFonts w:ascii="Times New Roman" w:hAnsi="Times New Roman" w:cs="Times New Roman"/>
          <w:sz w:val="24"/>
          <w:szCs w:val="24"/>
        </w:rPr>
      </w:pPr>
    </w:p>
    <w:p w:rsidR="007C722F" w:rsidRPr="006E1C38" w:rsidRDefault="007C722F" w:rsidP="007C72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Variable: Age, Gender, Employment, Bicycle ownership, Have used bicycle before, Preferred frequency of cycling, Preferred distance</w:t>
      </w:r>
    </w:p>
    <w:p w:rsidR="007C722F" w:rsidRPr="00CF34D8" w:rsidRDefault="007C722F" w:rsidP="007C722F">
      <w:pPr>
        <w:autoSpaceDE w:val="0"/>
        <w:autoSpaceDN w:val="0"/>
        <w:adjustRightInd w:val="0"/>
        <w:spacing w:after="0" w:line="400" w:lineRule="atLeast"/>
        <w:jc w:val="both"/>
        <w:rPr>
          <w:rFonts w:ascii="Times New Roman" w:hAnsi="Times New Roman" w:cs="Times New Roman"/>
          <w:sz w:val="24"/>
          <w:szCs w:val="24"/>
        </w:rPr>
      </w:pPr>
    </w:p>
    <w:p w:rsidR="007C722F" w:rsidRDefault="007C722F" w:rsidP="007C72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4.37 p- value (Significance value) of age, gender, employment and preferred frequency of cycling are greater than 0.05. Since the p- vale is greater than 0.05 the null hypothesis is accepted. Therefore it is evident that Environmental consciousness factor is not dependent on the above factors.  </w:t>
      </w:r>
    </w:p>
    <w:p w:rsidR="007C722F" w:rsidRDefault="007C722F" w:rsidP="007C722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According to the table p- value (Significance value) bicycle ownership, have used bicycle before and preferred distance are less than 0.05. Since the p- vale is less than 0.05 the null hypothesis is rejected. Therefore it is evident that Environmental consciousness factor is dependent on the above factors.  </w:t>
      </w:r>
    </w:p>
    <w:p w:rsidR="007C722F" w:rsidRDefault="007C722F" w:rsidP="007C722F"/>
    <w:p w:rsidR="007C722F" w:rsidRPr="007C722F" w:rsidRDefault="007C722F" w:rsidP="007C722F">
      <w:pPr>
        <w:pStyle w:val="Heading2"/>
        <w:rPr>
          <w:rFonts w:ascii="Times New Roman" w:hAnsi="Times New Roman" w:cs="Times New Roman"/>
          <w:b/>
          <w:sz w:val="28"/>
          <w:szCs w:val="28"/>
        </w:rPr>
      </w:pPr>
      <w:bookmarkStart w:id="182" w:name="_Toc533053802"/>
      <w:r w:rsidRPr="007C722F">
        <w:rPr>
          <w:rFonts w:ascii="Times New Roman" w:hAnsi="Times New Roman" w:cs="Times New Roman"/>
          <w:b/>
          <w:color w:val="auto"/>
          <w:sz w:val="28"/>
          <w:szCs w:val="28"/>
        </w:rPr>
        <w:t>Chapter Summary</w:t>
      </w:r>
      <w:bookmarkEnd w:id="182"/>
    </w:p>
    <w:p w:rsidR="007C722F" w:rsidRDefault="007C722F" w:rsidP="007C722F"/>
    <w:p w:rsidR="002D14C3" w:rsidRDefault="007C722F" w:rsidP="007C722F">
      <w:pPr>
        <w:spacing w:line="360" w:lineRule="auto"/>
        <w:jc w:val="both"/>
        <w:rPr>
          <w:rFonts w:ascii="Times New Roman" w:hAnsi="Times New Roman" w:cs="Times New Roman"/>
          <w:sz w:val="24"/>
          <w:szCs w:val="24"/>
        </w:rPr>
      </w:pPr>
      <w:r>
        <w:rPr>
          <w:rFonts w:ascii="Times New Roman" w:hAnsi="Times New Roman" w:cs="Times New Roman"/>
          <w:sz w:val="24"/>
          <w:szCs w:val="24"/>
        </w:rPr>
        <w:t>For the analysis 253 structured questionnaires were used which collected by online as well as hand filled. First demographic profile of factors such as age group, gender, employment, employment sector, monthly income, bicycle ownership, types of modes which are used frequently for travelling, whether have a previous experience on using bicycle, reasons for not having used, if have used for what purposes it have used willingness in use, preferred frequency of cycling and preferred distance were discussed. After that from the responses it was visible that there is a high positive potential among people for the cycle super highway than dedicated bicycle lanes on the road. Based on the common question based on what purposes they are preferred to use most of them have selected for exercise, to carry out household activities and to commute to work they prefer most to use bicycles as a mode of transport. Then a description on independent variables was given. According to that it was concluded that highest percentage of the respondents have strongly agree or agree with the factors that “cycling is an environmental friendly mode of transport “and “travel time” is an important condition they consider when using this mode. Then a reliability test was carried out for the full data set and it came out that cronbach’s alpha is 0.795 which is within the acceptable level. After that factor analysis was carried out. There the  KMO and Batlette’s Test value came as 0.835 which fulfilled the conditions such as sample adequacy and correlation matrix is not being and identify matrix. Under this communalities, scree plot, Total variance explained, component matrix, rotated component matrix and component coefficient matrix were discussed. Based on rotated component matrix six factor groups were identified. There were renamed as infrastructure facilities, accessibility, personal consideration, mobility and cost factors, external environment and social influence, construction and policy making and environmental consciousness. Reliability was carried out for each these factors and results are discussed in the chapter. After that cross tabulation was carried out to check whether willingness to use is dependent on these factors and the results are explained in the chapter. Finally a hypothesis testing was carried out for demographic factors using Kruskal Wallis Test and the results are discussed in the chapter.</w:t>
      </w:r>
    </w:p>
    <w:p w:rsidR="002D14C3" w:rsidRDefault="002D14C3" w:rsidP="002D14C3">
      <w:r>
        <w:br w:type="page"/>
      </w:r>
    </w:p>
    <w:p w:rsidR="007C722F" w:rsidRPr="00274FC2" w:rsidRDefault="007C722F" w:rsidP="007C722F">
      <w:pPr>
        <w:spacing w:line="360" w:lineRule="auto"/>
        <w:jc w:val="both"/>
        <w:rPr>
          <w:rFonts w:ascii="Times New Roman" w:hAnsi="Times New Roman" w:cs="Times New Roman"/>
          <w:sz w:val="24"/>
          <w:szCs w:val="24"/>
        </w:rPr>
      </w:pPr>
    </w:p>
    <w:p w:rsidR="00790AB2" w:rsidRPr="003772D2" w:rsidRDefault="003772D2" w:rsidP="00545238">
      <w:pPr>
        <w:pStyle w:val="Heading1"/>
        <w:jc w:val="center"/>
        <w:rPr>
          <w:rFonts w:ascii="Times New Roman" w:hAnsi="Times New Roman" w:cs="Times New Roman"/>
          <w:b/>
        </w:rPr>
      </w:pPr>
      <w:bookmarkStart w:id="183" w:name="_Toc533053803"/>
      <w:r w:rsidRPr="003772D2">
        <w:rPr>
          <w:rFonts w:ascii="Times New Roman" w:hAnsi="Times New Roman" w:cs="Times New Roman"/>
          <w:b/>
          <w:color w:val="auto"/>
        </w:rPr>
        <w:t xml:space="preserve">CHAPTER FIVE: </w:t>
      </w:r>
      <w:r w:rsidR="00545238" w:rsidRPr="003772D2">
        <w:rPr>
          <w:rFonts w:ascii="Times New Roman" w:hAnsi="Times New Roman" w:cs="Times New Roman"/>
          <w:b/>
          <w:color w:val="auto"/>
        </w:rPr>
        <w:t>F</w:t>
      </w:r>
      <w:r w:rsidRPr="003772D2">
        <w:rPr>
          <w:rFonts w:ascii="Times New Roman" w:hAnsi="Times New Roman" w:cs="Times New Roman"/>
          <w:b/>
          <w:color w:val="auto"/>
        </w:rPr>
        <w:t>INDINGS AND SUGGESTIONS OF THE STUDY</w:t>
      </w:r>
      <w:bookmarkEnd w:id="183"/>
    </w:p>
    <w:p w:rsidR="00790AB2" w:rsidRPr="00545238" w:rsidRDefault="00790AB2" w:rsidP="00AC48BF">
      <w:pPr>
        <w:rPr>
          <w:rFonts w:ascii="Times New Roman" w:hAnsi="Times New Roman" w:cs="Times New Roman"/>
          <w:b/>
          <w:sz w:val="28"/>
          <w:szCs w:val="28"/>
        </w:rPr>
      </w:pPr>
    </w:p>
    <w:p w:rsidR="00545238" w:rsidRPr="00545238" w:rsidRDefault="00545238" w:rsidP="00545238">
      <w:pPr>
        <w:pStyle w:val="Heading2"/>
        <w:rPr>
          <w:rFonts w:ascii="Times New Roman" w:hAnsi="Times New Roman" w:cs="Times New Roman"/>
          <w:b/>
          <w:color w:val="auto"/>
          <w:sz w:val="28"/>
          <w:szCs w:val="28"/>
        </w:rPr>
      </w:pPr>
      <w:bookmarkStart w:id="184" w:name="_Toc533053804"/>
      <w:r w:rsidRPr="00545238">
        <w:rPr>
          <w:rFonts w:ascii="Times New Roman" w:hAnsi="Times New Roman" w:cs="Times New Roman"/>
          <w:b/>
          <w:color w:val="auto"/>
          <w:sz w:val="28"/>
          <w:szCs w:val="28"/>
        </w:rPr>
        <w:t>Introduction to the Chapter</w:t>
      </w:r>
      <w:bookmarkEnd w:id="184"/>
    </w:p>
    <w:p w:rsidR="00545238" w:rsidRDefault="00545238" w:rsidP="00790AB2"/>
    <w:p w:rsidR="00545238" w:rsidRDefault="00545238" w:rsidP="005452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describes the Limitations of the study, </w:t>
      </w:r>
      <w:r w:rsidRPr="00851B9E">
        <w:rPr>
          <w:rFonts w:ascii="Times New Roman" w:hAnsi="Times New Roman" w:cs="Times New Roman"/>
          <w:sz w:val="24"/>
          <w:szCs w:val="24"/>
        </w:rPr>
        <w:t>key</w:t>
      </w:r>
      <w:r>
        <w:rPr>
          <w:rFonts w:ascii="Times New Roman" w:hAnsi="Times New Roman" w:cs="Times New Roman"/>
          <w:sz w:val="24"/>
          <w:szCs w:val="24"/>
        </w:rPr>
        <w:t xml:space="preserve"> findings of the study, and </w:t>
      </w:r>
      <w:r w:rsidRPr="00851B9E">
        <w:rPr>
          <w:rFonts w:ascii="Times New Roman" w:hAnsi="Times New Roman" w:cs="Times New Roman"/>
          <w:sz w:val="24"/>
          <w:szCs w:val="24"/>
        </w:rPr>
        <w:t>S</w:t>
      </w:r>
      <w:r>
        <w:rPr>
          <w:rFonts w:ascii="Times New Roman" w:hAnsi="Times New Roman" w:cs="Times New Roman"/>
          <w:sz w:val="24"/>
          <w:szCs w:val="24"/>
        </w:rPr>
        <w:t xml:space="preserve">uggestions of the research, Conclusion and </w:t>
      </w:r>
      <w:r w:rsidRPr="00851B9E">
        <w:rPr>
          <w:rFonts w:ascii="Times New Roman" w:hAnsi="Times New Roman" w:cs="Times New Roman"/>
          <w:sz w:val="24"/>
          <w:szCs w:val="24"/>
        </w:rPr>
        <w:t>directions for</w:t>
      </w:r>
      <w:r>
        <w:rPr>
          <w:rFonts w:ascii="Times New Roman" w:hAnsi="Times New Roman" w:cs="Times New Roman"/>
          <w:sz w:val="24"/>
          <w:szCs w:val="24"/>
        </w:rPr>
        <w:t xml:space="preserve"> Future research.</w:t>
      </w:r>
    </w:p>
    <w:p w:rsidR="00545238" w:rsidRPr="00545238" w:rsidRDefault="00545238" w:rsidP="00545238">
      <w:pPr>
        <w:pStyle w:val="Heading2"/>
        <w:rPr>
          <w:rFonts w:ascii="Times New Roman" w:hAnsi="Times New Roman" w:cs="Times New Roman"/>
          <w:b/>
          <w:sz w:val="28"/>
          <w:szCs w:val="28"/>
        </w:rPr>
      </w:pPr>
      <w:bookmarkStart w:id="185" w:name="_Toc533053805"/>
      <w:r w:rsidRPr="00545238">
        <w:rPr>
          <w:rFonts w:ascii="Times New Roman" w:hAnsi="Times New Roman" w:cs="Times New Roman"/>
          <w:b/>
          <w:color w:val="auto"/>
          <w:sz w:val="28"/>
          <w:szCs w:val="28"/>
        </w:rPr>
        <w:t>Limitations of the Study</w:t>
      </w:r>
      <w:bookmarkEnd w:id="185"/>
    </w:p>
    <w:p w:rsidR="00545238" w:rsidRDefault="00545238" w:rsidP="00545238"/>
    <w:p w:rsidR="00545238" w:rsidRDefault="00545238" w:rsidP="00545238">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limitation of the research was deciding the sample size of the study and gathering data accordingly.  This sample size of 400 was selected based on total population statistics in Colombo city and based on previous researches.</w:t>
      </w:r>
      <w:r w:rsidRPr="00F00953">
        <w:rPr>
          <w:rFonts w:ascii="Times New Roman" w:hAnsi="Times New Roman" w:cs="Times New Roman"/>
          <w:sz w:val="24"/>
          <w:szCs w:val="24"/>
        </w:rPr>
        <w:t xml:space="preserve"> </w:t>
      </w:r>
      <w:r>
        <w:rPr>
          <w:rFonts w:ascii="Times New Roman" w:hAnsi="Times New Roman" w:cs="Times New Roman"/>
          <w:sz w:val="24"/>
          <w:szCs w:val="24"/>
        </w:rPr>
        <w:t>Out of 400 questionnaires which were distributed only 325 were returned. After conducting the data cleaning process only 253 responses were considered as valid and used for the study.</w:t>
      </w:r>
    </w:p>
    <w:p w:rsidR="00545238" w:rsidRDefault="00545238" w:rsidP="005452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limitation was difficulty in collecting data from a specifically identified group or a cluster. Here it was difficulty to decide a specifically group to distribute the structured questionnaires. Therefore questionnaires were distributed randomly within the sample. </w:t>
      </w:r>
    </w:p>
    <w:p w:rsidR="00545238" w:rsidRDefault="00545238" w:rsidP="00545238">
      <w:pPr>
        <w:spacing w:line="360" w:lineRule="auto"/>
        <w:jc w:val="both"/>
        <w:rPr>
          <w:rFonts w:ascii="Times New Roman" w:hAnsi="Times New Roman" w:cs="Times New Roman"/>
          <w:sz w:val="24"/>
          <w:szCs w:val="24"/>
        </w:rPr>
      </w:pPr>
      <w:r>
        <w:rPr>
          <w:rFonts w:ascii="Times New Roman" w:hAnsi="Times New Roman" w:cs="Times New Roman"/>
          <w:sz w:val="24"/>
          <w:szCs w:val="24"/>
        </w:rPr>
        <w:t>Next limitation was that, since this survey was based on the choice of the respondents. When collecting data to this kind of study, data collection can be subject to misinterpretation due to the factors like no time to fill these kind of questionnaires, questions were not applicable to them and etc.</w:t>
      </w:r>
    </w:p>
    <w:p w:rsidR="00545238" w:rsidRDefault="00545238" w:rsidP="005452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limitation was that since the respondents doesn’t have any exposure with these type of implementation which is “Cycle super highway” it was difficult for the researcher to explain the purpose and what is the base of the research. </w:t>
      </w:r>
      <w:ins w:id="186" w:author="User" w:date="2018-11-17T11:37:00Z">
        <w:r>
          <w:rPr>
            <w:rFonts w:ascii="Times New Roman" w:hAnsi="Times New Roman" w:cs="Times New Roman"/>
            <w:sz w:val="24"/>
            <w:szCs w:val="24"/>
          </w:rPr>
          <w:t xml:space="preserve">With the time frame it was difficult to collect data since it took longer time than the planned. With </w:t>
        </w:r>
      </w:ins>
      <w:ins w:id="187" w:author="User" w:date="2018-11-17T11:38:00Z">
        <w:r>
          <w:rPr>
            <w:rFonts w:ascii="Times New Roman" w:hAnsi="Times New Roman" w:cs="Times New Roman"/>
            <w:sz w:val="24"/>
            <w:szCs w:val="24"/>
          </w:rPr>
          <w:t>the busy routine of people most of them are reluctant to fill questionnaires.</w:t>
        </w:r>
      </w:ins>
      <w:ins w:id="188" w:author="User" w:date="2018-11-17T11:37:00Z">
        <w:r>
          <w:rPr>
            <w:rFonts w:ascii="Times New Roman" w:hAnsi="Times New Roman" w:cs="Times New Roman"/>
            <w:sz w:val="24"/>
            <w:szCs w:val="24"/>
          </w:rPr>
          <w:t xml:space="preserve"> </w:t>
        </w:r>
      </w:ins>
    </w:p>
    <w:p w:rsidR="00790AB2" w:rsidRPr="00545238" w:rsidRDefault="00790AB2" w:rsidP="00545238">
      <w:r w:rsidRPr="00545238">
        <w:br w:type="page"/>
      </w:r>
    </w:p>
    <w:p w:rsidR="00790AB2" w:rsidRPr="0024747E" w:rsidRDefault="0024747E" w:rsidP="0024747E">
      <w:pPr>
        <w:pStyle w:val="Heading2"/>
        <w:rPr>
          <w:rFonts w:ascii="Times New Roman" w:hAnsi="Times New Roman" w:cs="Times New Roman"/>
          <w:b/>
          <w:color w:val="auto"/>
          <w:sz w:val="32"/>
          <w:szCs w:val="32"/>
        </w:rPr>
      </w:pPr>
      <w:bookmarkStart w:id="189" w:name="_Toc533053806"/>
      <w:r w:rsidRPr="0024747E">
        <w:rPr>
          <w:rFonts w:ascii="Times New Roman" w:hAnsi="Times New Roman" w:cs="Times New Roman"/>
          <w:b/>
          <w:color w:val="auto"/>
          <w:sz w:val="32"/>
          <w:szCs w:val="32"/>
        </w:rPr>
        <w:t>Findings of the Research</w:t>
      </w:r>
      <w:bookmarkEnd w:id="189"/>
    </w:p>
    <w:p w:rsidR="0024747E" w:rsidRDefault="0024747E" w:rsidP="00790AB2"/>
    <w:p w:rsidR="0024747E" w:rsidRPr="0024747E" w:rsidRDefault="0024747E" w:rsidP="0024747E">
      <w:pPr>
        <w:pStyle w:val="Heading3"/>
        <w:rPr>
          <w:rFonts w:ascii="Times New Roman" w:hAnsi="Times New Roman" w:cs="Times New Roman"/>
          <w:b/>
          <w:sz w:val="28"/>
          <w:szCs w:val="28"/>
        </w:rPr>
      </w:pPr>
      <w:bookmarkStart w:id="190" w:name="_Toc533053807"/>
      <w:r w:rsidRPr="0024747E">
        <w:rPr>
          <w:rFonts w:ascii="Times New Roman" w:hAnsi="Times New Roman" w:cs="Times New Roman"/>
          <w:b/>
          <w:color w:val="auto"/>
          <w:sz w:val="28"/>
          <w:szCs w:val="28"/>
        </w:rPr>
        <w:t>Findings from the Demographic Factors</w:t>
      </w:r>
      <w:bookmarkEnd w:id="190"/>
    </w:p>
    <w:p w:rsidR="0024747E" w:rsidRDefault="0024747E" w:rsidP="0024747E"/>
    <w:p w:rsidR="0024747E" w:rsidRPr="001E5F7B" w:rsidDel="00C0432B" w:rsidRDefault="0024747E" w:rsidP="0024747E">
      <w:pPr>
        <w:spacing w:line="360" w:lineRule="auto"/>
        <w:jc w:val="both"/>
        <w:rPr>
          <w:del w:id="191" w:author="User" w:date="2018-11-17T11:34:00Z"/>
        </w:rPr>
      </w:pPr>
      <w:r w:rsidRPr="00C0432B">
        <w:rPr>
          <w:rFonts w:ascii="Times New Roman" w:hAnsi="Times New Roman" w:cs="Times New Roman"/>
          <w:sz w:val="24"/>
          <w:szCs w:val="24"/>
        </w:rPr>
        <w:t xml:space="preserve">Bicycle ownership analysis revealed that 51% of total respondents have bicycles at their homes. Due to the busy schedule in their lives most of them don’t get a proper use of it. </w:t>
      </w:r>
    </w:p>
    <w:p w:rsidR="0024747E" w:rsidRPr="00C0432B" w:rsidRDefault="0024747E" w:rsidP="0024747E">
      <w:pPr>
        <w:spacing w:line="360" w:lineRule="auto"/>
        <w:jc w:val="both"/>
        <w:rPr>
          <w:rFonts w:ascii="Times New Roman" w:hAnsi="Times New Roman" w:cs="Times New Roman"/>
          <w:sz w:val="24"/>
          <w:szCs w:val="24"/>
        </w:rPr>
      </w:pPr>
      <w:r w:rsidRPr="00C0432B">
        <w:rPr>
          <w:rFonts w:ascii="Times New Roman" w:hAnsi="Times New Roman" w:cs="Times New Roman"/>
          <w:sz w:val="24"/>
          <w:szCs w:val="24"/>
        </w:rPr>
        <w:t>Most frequent type/s of mode using for travelling analysis revealed that most popular type of mode is bus transportation along with other types of motorized transportation. Bicycle which is a non-motorized mode of transportation was recorded as used by very low number of people.</w:t>
      </w:r>
    </w:p>
    <w:p w:rsidR="0024747E" w:rsidRPr="00C0432B" w:rsidDel="00C0432B" w:rsidRDefault="0024747E" w:rsidP="0024747E">
      <w:pPr>
        <w:spacing w:line="360" w:lineRule="auto"/>
        <w:jc w:val="both"/>
        <w:rPr>
          <w:del w:id="192" w:author="User" w:date="2018-11-17T11:36:00Z"/>
          <w:rFonts w:ascii="Times New Roman" w:hAnsi="Times New Roman" w:cs="Times New Roman"/>
          <w:sz w:val="24"/>
          <w:szCs w:val="24"/>
        </w:rPr>
      </w:pPr>
      <w:r w:rsidRPr="00C0432B">
        <w:rPr>
          <w:rFonts w:ascii="Times New Roman" w:hAnsi="Times New Roman" w:cs="Times New Roman"/>
          <w:sz w:val="24"/>
          <w:szCs w:val="24"/>
        </w:rPr>
        <w:t>According to the analysis whether they have used bicycle for travelling during the past it was revealed that most of the respondents which is 75% as a percentage have used bicycle.</w:t>
      </w:r>
      <w:ins w:id="193" w:author="User" w:date="2018-11-17T11:36:00Z">
        <w:r>
          <w:rPr>
            <w:rFonts w:ascii="Times New Roman" w:hAnsi="Times New Roman" w:cs="Times New Roman"/>
            <w:sz w:val="24"/>
            <w:szCs w:val="24"/>
          </w:rPr>
          <w:t xml:space="preserve"> </w:t>
        </w:r>
      </w:ins>
    </w:p>
    <w:p w:rsidR="0024747E" w:rsidRPr="00C0432B" w:rsidRDefault="0024747E">
      <w:pPr>
        <w:spacing w:line="360" w:lineRule="auto"/>
        <w:jc w:val="both"/>
        <w:rPr>
          <w:rFonts w:ascii="Times New Roman" w:hAnsi="Times New Roman" w:cs="Times New Roman"/>
          <w:sz w:val="24"/>
          <w:szCs w:val="24"/>
          <w:rPrChange w:id="194" w:author="User" w:date="2018-11-17T11:36:00Z">
            <w:rPr/>
          </w:rPrChange>
        </w:rPr>
        <w:pPrChange w:id="195"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196" w:author="User" w:date="2018-11-17T11:36:00Z">
            <w:rPr/>
          </w:rPrChange>
        </w:rPr>
        <w:t xml:space="preserve">In the analysis for what purposes they have used it was revealed that majority of them have used bicycle for exercise. Similar number of respondents have used bicycle for the entertainment purpose. This highlights the fact that people are more health conscious. Almost similar number of respondents have used this for carrying out daily household activities and to do social visits. But this number was relatively small compared to the number of respondents who have used this for exercise and entertainment purposes. Least number of respondents have used this for approaching to the school or any other educational institute. </w:t>
      </w:r>
    </w:p>
    <w:p w:rsidR="0024747E" w:rsidRPr="00C0432B" w:rsidDel="00C0432B" w:rsidRDefault="0024747E">
      <w:pPr>
        <w:spacing w:line="360" w:lineRule="auto"/>
        <w:jc w:val="both"/>
        <w:rPr>
          <w:del w:id="197" w:author="User" w:date="2018-11-17T11:36:00Z"/>
          <w:rFonts w:ascii="Times New Roman" w:hAnsi="Times New Roman" w:cs="Times New Roman"/>
          <w:sz w:val="24"/>
          <w:szCs w:val="24"/>
          <w:rPrChange w:id="198" w:author="User" w:date="2018-11-17T11:36:00Z">
            <w:rPr>
              <w:del w:id="199" w:author="User" w:date="2018-11-17T11:36:00Z"/>
            </w:rPr>
          </w:rPrChange>
        </w:rPr>
        <w:pPrChange w:id="200"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01" w:author="User" w:date="2018-11-17T11:36:00Z">
            <w:rPr/>
          </w:rPrChange>
        </w:rPr>
        <w:t>According to the analysis reasons for not using it was revealed that major reason for not using was that there is no safe place to ride. This highlights the fact that people are more conscious on their safety. This brings out the necessity of a separate infrastructure where they can engage in cycling safely.</w:t>
      </w:r>
      <w:ins w:id="202" w:author="User" w:date="2018-11-17T11:36:00Z">
        <w:r>
          <w:rPr>
            <w:rFonts w:ascii="Times New Roman" w:hAnsi="Times New Roman" w:cs="Times New Roman"/>
            <w:sz w:val="24"/>
            <w:szCs w:val="24"/>
          </w:rPr>
          <w:t xml:space="preserve"> </w:t>
        </w:r>
      </w:ins>
    </w:p>
    <w:p w:rsidR="0024747E" w:rsidRPr="00C0432B" w:rsidRDefault="0024747E">
      <w:pPr>
        <w:spacing w:line="360" w:lineRule="auto"/>
        <w:jc w:val="both"/>
        <w:rPr>
          <w:rFonts w:ascii="Times New Roman" w:hAnsi="Times New Roman" w:cs="Times New Roman"/>
          <w:sz w:val="24"/>
          <w:szCs w:val="24"/>
          <w:rPrChange w:id="203" w:author="User" w:date="2018-11-17T11:36:00Z">
            <w:rPr/>
          </w:rPrChange>
        </w:rPr>
        <w:pPrChange w:id="204"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05" w:author="User" w:date="2018-11-17T11:36:00Z">
            <w:rPr/>
          </w:rPrChange>
        </w:rPr>
        <w:t xml:space="preserve">It is evident that there is no proper use of bicycle lanes which are drawn on the roads currently. This may be due the fact that people are more safety conscious. Another fact is that in most of the situations vehicles are parked within those bicycle lanes whenever they have to park along the road. This is a huge hindrance to the cyclists. Because there is no space for them to ride as well as whenever the doors of the vehicles are opened or closed it can cause harm to them.  According to previous studies also they have found out that cyclists prefer a path which doesn’t have above mentioned types of disturbances for regular cycling. </w:t>
      </w:r>
    </w:p>
    <w:p w:rsidR="0024747E" w:rsidRPr="00C0432B" w:rsidDel="00C0432B" w:rsidRDefault="0024747E">
      <w:pPr>
        <w:spacing w:line="360" w:lineRule="auto"/>
        <w:jc w:val="both"/>
        <w:rPr>
          <w:del w:id="206" w:author="User" w:date="2018-11-17T11:36:00Z"/>
          <w:rFonts w:ascii="Times New Roman" w:hAnsi="Times New Roman" w:cs="Times New Roman"/>
          <w:sz w:val="24"/>
          <w:szCs w:val="24"/>
          <w:rPrChange w:id="207" w:author="User" w:date="2018-11-17T11:36:00Z">
            <w:rPr>
              <w:del w:id="208" w:author="User" w:date="2018-11-17T11:36:00Z"/>
            </w:rPr>
          </w:rPrChange>
        </w:rPr>
        <w:pPrChange w:id="209"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10" w:author="User" w:date="2018-11-17T11:36:00Z">
            <w:rPr/>
          </w:rPrChange>
        </w:rPr>
        <w:t>Another aspect stated in previous studies is that cyclists prefer routes with less or no junctions. Even though separated bicycle path is constructed on roads those cannot avoid junctions. This also suggests that "cycle super highway” is more suitable.</w:t>
      </w:r>
      <w:ins w:id="211" w:author="User" w:date="2018-11-17T11:36:00Z">
        <w:r>
          <w:rPr>
            <w:rFonts w:ascii="Times New Roman" w:hAnsi="Times New Roman" w:cs="Times New Roman"/>
            <w:sz w:val="24"/>
            <w:szCs w:val="24"/>
          </w:rPr>
          <w:t xml:space="preserve"> </w:t>
        </w:r>
      </w:ins>
    </w:p>
    <w:p w:rsidR="0024747E" w:rsidRPr="00C0432B" w:rsidRDefault="0024747E">
      <w:pPr>
        <w:spacing w:line="360" w:lineRule="auto"/>
        <w:jc w:val="both"/>
        <w:rPr>
          <w:rFonts w:ascii="Times New Roman" w:hAnsi="Times New Roman" w:cs="Times New Roman"/>
          <w:sz w:val="24"/>
          <w:szCs w:val="24"/>
          <w:rPrChange w:id="212" w:author="User" w:date="2018-11-17T11:36:00Z">
            <w:rPr/>
          </w:rPrChange>
        </w:rPr>
        <w:pPrChange w:id="213"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14" w:author="User" w:date="2018-11-17T11:36:00Z">
            <w:rPr/>
          </w:rPrChange>
        </w:rPr>
        <w:t xml:space="preserve">From the analysis willingness in using as a mode of transportation in future it was revealed that 62% of the respondents told that they are willing to use. This is a positive potential within the respondents. 38% of the respondents said that they don’t have the willingness to use this as a mode of transportation. It is the duty of policy makers and infrastructural developers to attract these respondents to use “cycle super highway”. </w:t>
      </w:r>
    </w:p>
    <w:p w:rsidR="0024747E" w:rsidRPr="00C0432B" w:rsidDel="00C0432B" w:rsidRDefault="0024747E">
      <w:pPr>
        <w:spacing w:line="360" w:lineRule="auto"/>
        <w:jc w:val="both"/>
        <w:rPr>
          <w:del w:id="215" w:author="User" w:date="2018-11-17T11:36:00Z"/>
          <w:rFonts w:ascii="Times New Roman" w:hAnsi="Times New Roman" w:cs="Times New Roman"/>
          <w:sz w:val="24"/>
          <w:szCs w:val="24"/>
          <w:rPrChange w:id="216" w:author="User" w:date="2018-11-17T11:36:00Z">
            <w:rPr>
              <w:del w:id="217" w:author="User" w:date="2018-11-17T11:36:00Z"/>
            </w:rPr>
          </w:rPrChange>
        </w:rPr>
        <w:pPrChange w:id="218"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19" w:author="User" w:date="2018-11-17T11:36:00Z">
            <w:rPr/>
          </w:rPrChange>
        </w:rPr>
        <w:t xml:space="preserve">In the preferred frequency of cycling analysis it was revealed that majority of the respondents like to engage in cycling on daily basis or once a week. This indicates that they have a positive potential towards this aspect. </w:t>
      </w:r>
    </w:p>
    <w:p w:rsidR="0024747E" w:rsidRPr="00C0432B" w:rsidDel="00C0432B" w:rsidRDefault="0024747E">
      <w:pPr>
        <w:spacing w:line="360" w:lineRule="auto"/>
        <w:jc w:val="both"/>
        <w:rPr>
          <w:del w:id="220" w:author="User" w:date="2018-11-17T11:37:00Z"/>
          <w:rFonts w:ascii="Times New Roman" w:hAnsi="Times New Roman" w:cs="Times New Roman"/>
          <w:sz w:val="24"/>
          <w:szCs w:val="24"/>
          <w:rPrChange w:id="221" w:author="User" w:date="2018-11-17T11:36:00Z">
            <w:rPr>
              <w:del w:id="222" w:author="User" w:date="2018-11-17T11:37:00Z"/>
            </w:rPr>
          </w:rPrChange>
        </w:rPr>
        <w:pPrChange w:id="223" w:author="User" w:date="2018-11-17T11:36:00Z">
          <w:pPr>
            <w:numPr>
              <w:numId w:val="2"/>
            </w:numPr>
            <w:spacing w:line="360" w:lineRule="auto"/>
            <w:ind w:left="432" w:hanging="432"/>
            <w:jc w:val="both"/>
          </w:pPr>
        </w:pPrChange>
      </w:pPr>
      <w:r w:rsidRPr="00C0432B">
        <w:rPr>
          <w:rFonts w:ascii="Times New Roman" w:hAnsi="Times New Roman" w:cs="Times New Roman"/>
          <w:sz w:val="24"/>
          <w:szCs w:val="24"/>
          <w:rPrChange w:id="224" w:author="User" w:date="2018-11-17T11:36:00Z">
            <w:rPr/>
          </w:rPrChange>
        </w:rPr>
        <w:t xml:space="preserve">According to the analysis on preferred distance it was revealed that most preferred distance ranges of the respondents are between 3 – 4 km and between1 – 2 km. This fact is important for the construction and policy </w:t>
      </w:r>
      <w:del w:id="225" w:author="User" w:date="2018-11-17T11:36:00Z">
        <w:r w:rsidRPr="00C0432B" w:rsidDel="00C0432B">
          <w:rPr>
            <w:rFonts w:ascii="Times New Roman" w:hAnsi="Times New Roman" w:cs="Times New Roman"/>
            <w:sz w:val="24"/>
            <w:szCs w:val="24"/>
            <w:rPrChange w:id="226" w:author="User" w:date="2018-11-17T11:36:00Z">
              <w:rPr/>
            </w:rPrChange>
          </w:rPr>
          <w:delText>makers</w:delText>
        </w:r>
      </w:del>
      <w:ins w:id="227" w:author="User" w:date="2018-11-17T11:36:00Z">
        <w:r w:rsidRPr="00C0432B">
          <w:rPr>
            <w:rFonts w:ascii="Times New Roman" w:hAnsi="Times New Roman" w:cs="Times New Roman"/>
            <w:sz w:val="24"/>
            <w:szCs w:val="24"/>
          </w:rPr>
          <w:t>maker’s</w:t>
        </w:r>
      </w:ins>
      <w:r w:rsidRPr="00C0432B">
        <w:rPr>
          <w:rFonts w:ascii="Times New Roman" w:hAnsi="Times New Roman" w:cs="Times New Roman"/>
          <w:sz w:val="24"/>
          <w:szCs w:val="24"/>
          <w:rPrChange w:id="228" w:author="User" w:date="2018-11-17T11:36:00Z">
            <w:rPr/>
          </w:rPrChange>
        </w:rPr>
        <w:t xml:space="preserve"> decision.</w:t>
      </w:r>
      <w:ins w:id="229" w:author="User" w:date="2018-11-17T11:37:00Z">
        <w:r>
          <w:rPr>
            <w:rFonts w:ascii="Times New Roman" w:hAnsi="Times New Roman" w:cs="Times New Roman"/>
            <w:sz w:val="24"/>
            <w:szCs w:val="24"/>
          </w:rPr>
          <w:t xml:space="preserve"> </w:t>
        </w:r>
      </w:ins>
    </w:p>
    <w:p w:rsidR="0024747E" w:rsidRPr="00C0432B" w:rsidRDefault="0024747E" w:rsidP="0024747E">
      <w:pPr>
        <w:spacing w:line="360" w:lineRule="auto"/>
        <w:jc w:val="both"/>
        <w:rPr>
          <w:rFonts w:ascii="Times New Roman" w:hAnsi="Times New Roman" w:cs="Times New Roman"/>
          <w:sz w:val="24"/>
          <w:szCs w:val="24"/>
          <w:rPrChange w:id="230" w:author="User" w:date="2018-11-17T11:37:00Z">
            <w:rPr/>
          </w:rPrChange>
        </w:rPr>
      </w:pPr>
      <w:r w:rsidRPr="00C0432B">
        <w:rPr>
          <w:rFonts w:ascii="Times New Roman" w:hAnsi="Times New Roman" w:cs="Times New Roman"/>
          <w:sz w:val="24"/>
          <w:szCs w:val="24"/>
          <w:rPrChange w:id="231" w:author="User" w:date="2018-11-17T11:37:00Z">
            <w:rPr/>
          </w:rPrChange>
        </w:rPr>
        <w:t>Majority of the respondents have identified that the most suitable infrastructure type is the “Cycle super highway” than “Bicycle lanes”. This may be due to the fact that they are more safety conscious.</w:t>
      </w:r>
    </w:p>
    <w:p w:rsidR="0024747E" w:rsidRPr="0024747E" w:rsidRDefault="0024747E" w:rsidP="0024747E">
      <w:pPr>
        <w:pStyle w:val="Heading3"/>
        <w:rPr>
          <w:rFonts w:ascii="Times New Roman" w:hAnsi="Times New Roman" w:cs="Times New Roman"/>
          <w:b/>
          <w:color w:val="auto"/>
          <w:sz w:val="28"/>
          <w:szCs w:val="28"/>
        </w:rPr>
      </w:pPr>
      <w:bookmarkStart w:id="232" w:name="_Toc533053808"/>
      <w:r w:rsidRPr="0024747E">
        <w:rPr>
          <w:rFonts w:ascii="Times New Roman" w:hAnsi="Times New Roman" w:cs="Times New Roman"/>
          <w:b/>
          <w:color w:val="auto"/>
          <w:sz w:val="28"/>
          <w:szCs w:val="28"/>
        </w:rPr>
        <w:t>Findings from Independent Variables</w:t>
      </w:r>
      <w:bookmarkEnd w:id="232"/>
    </w:p>
    <w:p w:rsidR="0024747E" w:rsidRDefault="0024747E" w:rsidP="0024747E"/>
    <w:p w:rsidR="0024747E" w:rsidRPr="006D6AA4" w:rsidDel="00C0432B" w:rsidRDefault="0024747E">
      <w:pPr>
        <w:spacing w:line="360" w:lineRule="auto"/>
        <w:jc w:val="both"/>
        <w:rPr>
          <w:del w:id="233" w:author="User" w:date="2018-11-17T11:39:00Z"/>
        </w:rPr>
        <w:pPrChange w:id="234" w:author="User" w:date="2018-11-17T11:39:00Z">
          <w:pPr>
            <w:numPr>
              <w:numId w:val="2"/>
            </w:numPr>
            <w:spacing w:line="360" w:lineRule="auto"/>
            <w:ind w:left="432" w:hanging="432"/>
            <w:jc w:val="both"/>
          </w:pPr>
        </w:pPrChange>
      </w:pPr>
      <w:r w:rsidRPr="00C0432B">
        <w:rPr>
          <w:rFonts w:ascii="Times New Roman" w:hAnsi="Times New Roman" w:cs="Times New Roman"/>
          <w:sz w:val="24"/>
          <w:szCs w:val="24"/>
          <w:rPrChange w:id="235" w:author="User" w:date="2018-11-17T11:39:00Z">
            <w:rPr/>
          </w:rPrChange>
        </w:rPr>
        <w:t>According to the analysis it was revealed that majority of the respondents have agreed to the fact that cycling is completely an environmental friendly mode of transportation. There is no emission of harmful gases, no dependency on fossil fuel and also no emission of loud noises.</w:t>
      </w:r>
      <w:ins w:id="236" w:author="User" w:date="2018-11-17T11:39:00Z">
        <w:r>
          <w:rPr>
            <w:rFonts w:ascii="Times New Roman" w:hAnsi="Times New Roman" w:cs="Times New Roman"/>
            <w:sz w:val="24"/>
            <w:szCs w:val="24"/>
          </w:rPr>
          <w:t xml:space="preserve"> </w:t>
        </w:r>
      </w:ins>
    </w:p>
    <w:p w:rsidR="0024747E" w:rsidRPr="002A6624" w:rsidRDefault="0024747E">
      <w:pPr>
        <w:spacing w:line="360" w:lineRule="auto"/>
        <w:jc w:val="both"/>
        <w:pPrChange w:id="237" w:author="User" w:date="2018-11-17T11:39:00Z">
          <w:pPr>
            <w:numPr>
              <w:numId w:val="2"/>
            </w:numPr>
            <w:spacing w:line="360" w:lineRule="auto"/>
            <w:ind w:left="432" w:hanging="432"/>
            <w:jc w:val="both"/>
          </w:pPr>
        </w:pPrChange>
      </w:pPr>
      <w:r w:rsidRPr="00C0432B">
        <w:rPr>
          <w:rFonts w:ascii="Times New Roman" w:hAnsi="Times New Roman" w:cs="Times New Roman"/>
          <w:sz w:val="24"/>
          <w:szCs w:val="24"/>
          <w:rPrChange w:id="238" w:author="User" w:date="2018-11-17T11:39:00Z">
            <w:rPr/>
          </w:rPrChange>
        </w:rPr>
        <w:t>As the second important fact it was revealed that majority of them consider the travel time. When travelling on the road on Colombo city most of the time have to struggle with the heavy congestion issue. If this kind of infrastructure is implemented users can save their time.</w:t>
      </w:r>
    </w:p>
    <w:p w:rsidR="0024747E" w:rsidRPr="00C0432B" w:rsidDel="00C0432B" w:rsidRDefault="0024747E">
      <w:pPr>
        <w:spacing w:line="360" w:lineRule="auto"/>
        <w:jc w:val="both"/>
        <w:rPr>
          <w:del w:id="239" w:author="User" w:date="2018-11-17T11:40:00Z"/>
          <w:sz w:val="24"/>
          <w:szCs w:val="24"/>
          <w:rPrChange w:id="240" w:author="User" w:date="2018-11-17T11:40:00Z">
            <w:rPr>
              <w:del w:id="241" w:author="User" w:date="2018-11-17T11:40:00Z"/>
            </w:rPr>
          </w:rPrChange>
        </w:rPr>
        <w:pPrChange w:id="242" w:author="User" w:date="2018-11-17T11:40:00Z">
          <w:pPr>
            <w:numPr>
              <w:numId w:val="2"/>
            </w:numPr>
            <w:spacing w:line="360" w:lineRule="auto"/>
            <w:ind w:left="432" w:hanging="432"/>
            <w:jc w:val="both"/>
          </w:pPr>
        </w:pPrChange>
      </w:pPr>
      <w:r w:rsidRPr="00C0432B">
        <w:rPr>
          <w:rFonts w:ascii="Times New Roman" w:hAnsi="Times New Roman" w:cs="Times New Roman"/>
          <w:sz w:val="24"/>
          <w:szCs w:val="24"/>
          <w:rPrChange w:id="243" w:author="User" w:date="2018-11-17T11:40:00Z">
            <w:rPr/>
          </w:rPrChange>
        </w:rPr>
        <w:t>It was revealed that most of the respondents agreed to the fact that this save their cost on fuel. Sri Lanka is currently spending large sum of money on fossil fuel. This can be reduced by introducing these kind of infrastructures which promote non-motorized transportation.</w:t>
      </w:r>
      <w:ins w:id="244" w:author="User" w:date="2018-11-17T11:40:00Z">
        <w:r w:rsidRPr="00C0432B">
          <w:rPr>
            <w:rFonts w:ascii="Times New Roman" w:hAnsi="Times New Roman" w:cs="Times New Roman"/>
            <w:sz w:val="24"/>
            <w:szCs w:val="24"/>
            <w:rPrChange w:id="245" w:author="User" w:date="2018-11-17T11:40:00Z">
              <w:rPr>
                <w:rFonts w:ascii="Times New Roman" w:hAnsi="Times New Roman" w:cs="Times New Roman"/>
              </w:rPr>
            </w:rPrChange>
          </w:rPr>
          <w:t xml:space="preserve"> </w:t>
        </w:r>
      </w:ins>
    </w:p>
    <w:p w:rsidR="0024747E" w:rsidRPr="00C0432B" w:rsidRDefault="0024747E">
      <w:pPr>
        <w:spacing w:line="360" w:lineRule="auto"/>
        <w:jc w:val="both"/>
        <w:rPr>
          <w:rFonts w:ascii="Times New Roman" w:hAnsi="Times New Roman" w:cs="Times New Roman"/>
          <w:sz w:val="24"/>
          <w:szCs w:val="24"/>
          <w:rPrChange w:id="246" w:author="User" w:date="2018-11-17T11:40:00Z">
            <w:rPr/>
          </w:rPrChange>
        </w:rPr>
        <w:pPrChange w:id="247" w:author="User" w:date="2018-11-17T11:40:00Z">
          <w:pPr>
            <w:numPr>
              <w:numId w:val="2"/>
            </w:numPr>
            <w:spacing w:line="360" w:lineRule="auto"/>
            <w:ind w:left="432" w:hanging="432"/>
            <w:jc w:val="both"/>
          </w:pPr>
        </w:pPrChange>
      </w:pPr>
      <w:r w:rsidRPr="00C0432B">
        <w:rPr>
          <w:rFonts w:ascii="Times New Roman" w:hAnsi="Times New Roman" w:cs="Times New Roman"/>
          <w:sz w:val="24"/>
          <w:szCs w:val="24"/>
          <w:rPrChange w:id="248" w:author="User" w:date="2018-11-17T11:40:00Z">
            <w:rPr/>
          </w:rPrChange>
        </w:rPr>
        <w:t>According to the study it was revealed that respondents are more concerned about the quality of the highway, the environmental nature of the highway which implies whether it has a calm and environmental friendly nature, availability of parking facilities for their private vehicles as well as for bicycles, Connectivity to public modes of transportation, so that they can easily transfer to other modes in order to reach their destination. These aspects can be taken into consideration by the constructors and policy makers when implementing this kind of infrastructure.</w:t>
      </w:r>
    </w:p>
    <w:p w:rsidR="0024747E" w:rsidRPr="00C0432B" w:rsidDel="00C0432B" w:rsidRDefault="0024747E">
      <w:pPr>
        <w:spacing w:line="360" w:lineRule="auto"/>
        <w:jc w:val="both"/>
        <w:rPr>
          <w:del w:id="249" w:author="User" w:date="2018-11-17T11:40:00Z"/>
          <w:rFonts w:ascii="Times New Roman" w:hAnsi="Times New Roman" w:cs="Times New Roman"/>
          <w:rPrChange w:id="250" w:author="User" w:date="2018-11-17T11:40:00Z">
            <w:rPr>
              <w:del w:id="251" w:author="User" w:date="2018-11-17T11:40:00Z"/>
            </w:rPr>
          </w:rPrChange>
        </w:rPr>
        <w:pPrChange w:id="252" w:author="User" w:date="2018-11-17T11:40:00Z">
          <w:pPr>
            <w:numPr>
              <w:numId w:val="2"/>
            </w:numPr>
            <w:spacing w:line="360" w:lineRule="auto"/>
            <w:ind w:left="432" w:hanging="432"/>
            <w:jc w:val="both"/>
          </w:pPr>
        </w:pPrChange>
      </w:pPr>
      <w:r w:rsidRPr="00C0432B">
        <w:rPr>
          <w:rFonts w:ascii="Times New Roman" w:hAnsi="Times New Roman" w:cs="Times New Roman"/>
          <w:rPrChange w:id="253" w:author="User" w:date="2018-11-17T11:40:00Z">
            <w:rPr/>
          </w:rPrChange>
        </w:rPr>
        <w:t>It was revealed that most of the respondents consider about the easiness in accessibility, distance of the highway and maximum/minimum speed limit when travelling in the cycle super highway.</w:t>
      </w:r>
      <w:ins w:id="254" w:author="User" w:date="2018-11-17T11:40:00Z">
        <w:r>
          <w:rPr>
            <w:rFonts w:ascii="Times New Roman" w:hAnsi="Times New Roman" w:cs="Times New Roman"/>
          </w:rPr>
          <w:t xml:space="preserve"> </w:t>
        </w:r>
      </w:ins>
    </w:p>
    <w:p w:rsidR="0024747E" w:rsidRPr="00C0432B" w:rsidDel="00C0432B" w:rsidRDefault="0024747E">
      <w:pPr>
        <w:spacing w:line="360" w:lineRule="auto"/>
        <w:jc w:val="both"/>
        <w:rPr>
          <w:del w:id="255" w:author="User" w:date="2018-11-17T11:40:00Z"/>
          <w:rFonts w:ascii="Times New Roman" w:hAnsi="Times New Roman" w:cs="Times New Roman"/>
          <w:rPrChange w:id="256" w:author="User" w:date="2018-11-17T11:40:00Z">
            <w:rPr>
              <w:del w:id="257" w:author="User" w:date="2018-11-17T11:40:00Z"/>
            </w:rPr>
          </w:rPrChange>
        </w:rPr>
        <w:pPrChange w:id="258" w:author="User" w:date="2018-11-17T11:40:00Z">
          <w:pPr>
            <w:numPr>
              <w:numId w:val="2"/>
            </w:numPr>
            <w:spacing w:line="360" w:lineRule="auto"/>
            <w:ind w:left="432" w:hanging="432"/>
            <w:jc w:val="both"/>
          </w:pPr>
        </w:pPrChange>
      </w:pPr>
      <w:r w:rsidRPr="00C0432B">
        <w:rPr>
          <w:rFonts w:ascii="Times New Roman" w:hAnsi="Times New Roman" w:cs="Times New Roman"/>
          <w:rPrChange w:id="259" w:author="User" w:date="2018-11-17T11:40:00Z">
            <w:rPr/>
          </w:rPrChange>
        </w:rPr>
        <w:t xml:space="preserve">With the ego level of people it was revealed that certain number of people concern about the image/ status derived by using this facility as well as the opinions of the other people. </w:t>
      </w:r>
      <w:ins w:id="260" w:author="User" w:date="2018-11-17T11:40:00Z">
        <w:r>
          <w:rPr>
            <w:rFonts w:ascii="Times New Roman" w:hAnsi="Times New Roman" w:cs="Times New Roman"/>
          </w:rPr>
          <w:t xml:space="preserve"> </w:t>
        </w:r>
      </w:ins>
    </w:p>
    <w:p w:rsidR="0024747E" w:rsidRPr="00C0432B" w:rsidRDefault="0024747E">
      <w:pPr>
        <w:spacing w:line="360" w:lineRule="auto"/>
        <w:jc w:val="both"/>
        <w:rPr>
          <w:rFonts w:ascii="Times New Roman" w:hAnsi="Times New Roman" w:cs="Times New Roman"/>
          <w:rPrChange w:id="261" w:author="User" w:date="2018-11-17T11:40:00Z">
            <w:rPr/>
          </w:rPrChange>
        </w:rPr>
        <w:pPrChange w:id="262" w:author="User" w:date="2018-11-17T11:40:00Z">
          <w:pPr>
            <w:numPr>
              <w:numId w:val="2"/>
            </w:numPr>
            <w:spacing w:line="360" w:lineRule="auto"/>
            <w:ind w:left="432" w:hanging="432"/>
            <w:jc w:val="both"/>
          </w:pPr>
        </w:pPrChange>
      </w:pPr>
      <w:r w:rsidRPr="00C0432B">
        <w:rPr>
          <w:rFonts w:ascii="Times New Roman" w:hAnsi="Times New Roman" w:cs="Times New Roman"/>
          <w:rPrChange w:id="263" w:author="User" w:date="2018-11-17T11:40:00Z">
            <w:rPr/>
          </w:rPrChange>
        </w:rPr>
        <w:t>It was revealed that more that 60% of the respondents were agreed to travel more distance if electric bicycles are provided on rental basis. This is a positive potential which can be used to promote “cycle super highway”</w:t>
      </w:r>
    </w:p>
    <w:p w:rsidR="0024747E" w:rsidRPr="00C0432B" w:rsidDel="00C0432B" w:rsidRDefault="0024747E">
      <w:pPr>
        <w:spacing w:line="360" w:lineRule="auto"/>
        <w:jc w:val="both"/>
        <w:rPr>
          <w:del w:id="264" w:author="User" w:date="2018-11-17T11:41:00Z"/>
          <w:rFonts w:ascii="Times New Roman" w:hAnsi="Times New Roman" w:cs="Times New Roman"/>
          <w:rPrChange w:id="265" w:author="User" w:date="2018-11-17T11:40:00Z">
            <w:rPr>
              <w:del w:id="266" w:author="User" w:date="2018-11-17T11:41:00Z"/>
            </w:rPr>
          </w:rPrChange>
        </w:rPr>
        <w:pPrChange w:id="267" w:author="User" w:date="2018-11-17T11:40:00Z">
          <w:pPr>
            <w:numPr>
              <w:numId w:val="2"/>
            </w:numPr>
            <w:spacing w:line="360" w:lineRule="auto"/>
            <w:ind w:left="432" w:hanging="432"/>
            <w:jc w:val="both"/>
          </w:pPr>
        </w:pPrChange>
      </w:pPr>
      <w:r w:rsidRPr="00C0432B">
        <w:rPr>
          <w:rFonts w:ascii="Times New Roman" w:hAnsi="Times New Roman" w:cs="Times New Roman"/>
          <w:rPrChange w:id="268" w:author="User" w:date="2018-11-17T11:40:00Z">
            <w:rPr/>
          </w:rPrChange>
        </w:rPr>
        <w:t>According to the analysis it was revealed that more than 75% of the respondents agreed to the facts that cycling improve their health which also confirm the fact that people are more health conscious.</w:t>
      </w:r>
      <w:ins w:id="269" w:author="User" w:date="2018-11-17T11:41:00Z">
        <w:r>
          <w:rPr>
            <w:rFonts w:ascii="Times New Roman" w:hAnsi="Times New Roman" w:cs="Times New Roman"/>
          </w:rPr>
          <w:t xml:space="preserve"> </w:t>
        </w:r>
      </w:ins>
    </w:p>
    <w:p w:rsidR="0024747E" w:rsidRPr="00C0432B" w:rsidDel="00C0432B" w:rsidRDefault="0024747E">
      <w:pPr>
        <w:spacing w:line="360" w:lineRule="auto"/>
        <w:jc w:val="both"/>
        <w:rPr>
          <w:del w:id="270" w:author="User" w:date="2018-11-17T11:41:00Z"/>
          <w:rFonts w:ascii="Times New Roman" w:hAnsi="Times New Roman" w:cs="Times New Roman"/>
          <w:rPrChange w:id="271" w:author="User" w:date="2018-11-17T11:41:00Z">
            <w:rPr>
              <w:del w:id="272" w:author="User" w:date="2018-11-17T11:41:00Z"/>
            </w:rPr>
          </w:rPrChange>
        </w:rPr>
        <w:pPrChange w:id="273" w:author="User" w:date="2018-11-17T11:41:00Z">
          <w:pPr>
            <w:numPr>
              <w:numId w:val="2"/>
            </w:numPr>
            <w:spacing w:line="360" w:lineRule="auto"/>
            <w:ind w:left="432" w:hanging="432"/>
            <w:jc w:val="both"/>
          </w:pPr>
        </w:pPrChange>
      </w:pPr>
      <w:r w:rsidRPr="00C0432B">
        <w:rPr>
          <w:rFonts w:ascii="Times New Roman" w:hAnsi="Times New Roman" w:cs="Times New Roman"/>
          <w:rPrChange w:id="274" w:author="User" w:date="2018-11-17T11:41:00Z">
            <w:rPr/>
          </w:rPrChange>
        </w:rPr>
        <w:t xml:space="preserve">Another fact which was revealed was that more that 70% of the respondents are concerned about their safety and security when using this facility. So that it is important to take necessary measures to prevent theft and vandalism. Availability of a proper lighting system is a must when developing this type of facility. </w:t>
      </w:r>
    </w:p>
    <w:p w:rsidR="0024747E" w:rsidDel="00C0432B" w:rsidRDefault="0024747E" w:rsidP="0024747E">
      <w:pPr>
        <w:pStyle w:val="ListParagraph"/>
        <w:spacing w:line="360" w:lineRule="auto"/>
        <w:ind w:left="0"/>
        <w:jc w:val="both"/>
        <w:rPr>
          <w:del w:id="275" w:author="User" w:date="2018-11-17T11:41:00Z"/>
          <w:rFonts w:ascii="Times New Roman" w:hAnsi="Times New Roman" w:cs="Times New Roman"/>
        </w:rPr>
      </w:pPr>
    </w:p>
    <w:p w:rsidR="0024747E" w:rsidDel="00C0432B" w:rsidRDefault="0024747E" w:rsidP="0024747E">
      <w:pPr>
        <w:pStyle w:val="ListParagraph"/>
        <w:spacing w:line="360" w:lineRule="auto"/>
        <w:ind w:left="0"/>
        <w:jc w:val="both"/>
        <w:rPr>
          <w:del w:id="276" w:author="User" w:date="2018-11-17T11:41:00Z"/>
          <w:rFonts w:ascii="Times New Roman" w:hAnsi="Times New Roman" w:cs="Times New Roman"/>
        </w:rPr>
      </w:pPr>
    </w:p>
    <w:p w:rsidR="0024747E" w:rsidRPr="00C0432B" w:rsidRDefault="0024747E">
      <w:pPr>
        <w:spacing w:line="360" w:lineRule="auto"/>
        <w:jc w:val="both"/>
        <w:rPr>
          <w:rFonts w:ascii="Times New Roman" w:hAnsi="Times New Roman" w:cs="Times New Roman"/>
          <w:rPrChange w:id="277" w:author="User" w:date="2018-11-17T11:41:00Z">
            <w:rPr/>
          </w:rPrChange>
        </w:rPr>
        <w:pPrChange w:id="278" w:author="User" w:date="2018-11-17T11:41:00Z">
          <w:pPr>
            <w:numPr>
              <w:numId w:val="2"/>
            </w:numPr>
            <w:spacing w:line="360" w:lineRule="auto"/>
            <w:ind w:left="432" w:hanging="432"/>
            <w:jc w:val="both"/>
          </w:pPr>
        </w:pPrChange>
      </w:pPr>
      <w:r w:rsidRPr="00C0432B">
        <w:rPr>
          <w:rFonts w:ascii="Times New Roman" w:hAnsi="Times New Roman" w:cs="Times New Roman"/>
          <w:rPrChange w:id="279" w:author="User" w:date="2018-11-17T11:41:00Z">
            <w:rPr/>
          </w:rPrChange>
        </w:rPr>
        <w:t>The value obtained for the reliability test for the data set was 0.795, which has met the standard requirement and therefore considered as very reliable. So that the data set was considered as acceptable.</w:t>
      </w:r>
    </w:p>
    <w:p w:rsidR="0024747E" w:rsidRPr="00C0432B" w:rsidDel="00C0432B" w:rsidRDefault="0024747E">
      <w:pPr>
        <w:spacing w:line="360" w:lineRule="auto"/>
        <w:jc w:val="both"/>
        <w:rPr>
          <w:del w:id="280" w:author="User" w:date="2018-11-17T11:41:00Z"/>
          <w:rFonts w:ascii="Times New Roman" w:hAnsi="Times New Roman" w:cs="Times New Roman"/>
          <w:rPrChange w:id="281" w:author="User" w:date="2018-11-17T11:41:00Z">
            <w:rPr>
              <w:del w:id="282" w:author="User" w:date="2018-11-17T11:41:00Z"/>
            </w:rPr>
          </w:rPrChange>
        </w:rPr>
        <w:pPrChange w:id="283" w:author="User" w:date="2018-11-17T11:41:00Z">
          <w:pPr>
            <w:numPr>
              <w:numId w:val="2"/>
            </w:numPr>
            <w:spacing w:line="360" w:lineRule="auto"/>
            <w:ind w:left="432" w:hanging="432"/>
            <w:jc w:val="both"/>
          </w:pPr>
        </w:pPrChange>
      </w:pPr>
      <w:r w:rsidRPr="00C0432B">
        <w:rPr>
          <w:rFonts w:ascii="Times New Roman" w:hAnsi="Times New Roman" w:cs="Times New Roman"/>
          <w:rPrChange w:id="284" w:author="User" w:date="2018-11-17T11:41:00Z">
            <w:rPr/>
          </w:rPrChange>
        </w:rPr>
        <w:t>With reference to the KMO and Bartlett’s test, outputs indicate that KMO sampling adequacy value is 0.835 and Bartlett’s significance level is 0.000. Therefore the null hypothesis was not accepted. So that minimum requirements were fulfilled to carry out the factor analysis.</w:t>
      </w:r>
      <w:ins w:id="285" w:author="User" w:date="2018-11-17T11:41:00Z">
        <w:r>
          <w:rPr>
            <w:rFonts w:ascii="Times New Roman" w:hAnsi="Times New Roman" w:cs="Times New Roman"/>
          </w:rPr>
          <w:t xml:space="preserve"> </w:t>
        </w:r>
      </w:ins>
    </w:p>
    <w:p w:rsidR="0024747E" w:rsidRPr="00C0432B" w:rsidRDefault="0024747E">
      <w:pPr>
        <w:spacing w:line="360" w:lineRule="auto"/>
        <w:jc w:val="both"/>
        <w:rPr>
          <w:rFonts w:ascii="Times New Roman" w:hAnsi="Times New Roman" w:cs="Times New Roman"/>
          <w:rPrChange w:id="286" w:author="User" w:date="2018-11-17T11:41:00Z">
            <w:rPr/>
          </w:rPrChange>
        </w:rPr>
        <w:pPrChange w:id="287" w:author="User" w:date="2018-11-17T11:41:00Z">
          <w:pPr>
            <w:numPr>
              <w:numId w:val="2"/>
            </w:numPr>
            <w:spacing w:line="360" w:lineRule="auto"/>
            <w:ind w:left="432" w:hanging="432"/>
            <w:jc w:val="both"/>
          </w:pPr>
        </w:pPrChange>
      </w:pPr>
      <w:r w:rsidRPr="00C0432B">
        <w:rPr>
          <w:rFonts w:ascii="Times New Roman" w:hAnsi="Times New Roman" w:cs="Times New Roman"/>
          <w:rPrChange w:id="288" w:author="User" w:date="2018-11-17T11:41:00Z">
            <w:rPr/>
          </w:rPrChange>
        </w:rPr>
        <w:t>According to the rotated component matrix new six factors were generated and under each factor all the 25 variables were included. Six factors are namely infrastructure factors, personal consideration, mobility and cost factors, external environment and social influence, construction and policy making and environmental consciousness.</w:t>
      </w:r>
    </w:p>
    <w:p w:rsidR="0024747E" w:rsidRDefault="0024747E" w:rsidP="0024747E"/>
    <w:p w:rsidR="0024747E" w:rsidRPr="0024747E" w:rsidRDefault="0024747E" w:rsidP="0024747E">
      <w:pPr>
        <w:pStyle w:val="Heading3"/>
        <w:rPr>
          <w:rFonts w:ascii="Times New Roman" w:hAnsi="Times New Roman" w:cs="Times New Roman"/>
          <w:b/>
          <w:sz w:val="28"/>
          <w:szCs w:val="28"/>
        </w:rPr>
      </w:pPr>
      <w:bookmarkStart w:id="289" w:name="_Toc533053809"/>
      <w:r w:rsidRPr="0024747E">
        <w:rPr>
          <w:rFonts w:ascii="Times New Roman" w:hAnsi="Times New Roman" w:cs="Times New Roman"/>
          <w:b/>
          <w:color w:val="auto"/>
          <w:sz w:val="28"/>
          <w:szCs w:val="28"/>
        </w:rPr>
        <w:t>Findings from Hypothesis Testing</w:t>
      </w:r>
      <w:bookmarkEnd w:id="289"/>
    </w:p>
    <w:p w:rsidR="0024747E" w:rsidRDefault="0024747E" w:rsidP="0024747E"/>
    <w:p w:rsidR="0024747E" w:rsidRPr="00C0432B" w:rsidDel="00C0432B" w:rsidRDefault="0024747E">
      <w:pPr>
        <w:spacing w:line="360" w:lineRule="auto"/>
        <w:jc w:val="both"/>
        <w:rPr>
          <w:del w:id="290" w:author="User" w:date="2018-11-17T11:41:00Z"/>
          <w:rFonts w:ascii="Times New Roman" w:hAnsi="Times New Roman" w:cs="Times New Roman"/>
          <w:sz w:val="24"/>
          <w:szCs w:val="24"/>
          <w:rPrChange w:id="291" w:author="User" w:date="2018-11-17T11:41:00Z">
            <w:rPr>
              <w:del w:id="292" w:author="User" w:date="2018-11-17T11:41:00Z"/>
            </w:rPr>
          </w:rPrChange>
        </w:rPr>
        <w:pPrChange w:id="293" w:author="User" w:date="2018-11-17T11:41:00Z">
          <w:pPr>
            <w:numPr>
              <w:numId w:val="2"/>
            </w:numPr>
            <w:spacing w:line="360" w:lineRule="auto"/>
            <w:ind w:left="432" w:hanging="432"/>
            <w:jc w:val="both"/>
          </w:pPr>
        </w:pPrChange>
      </w:pPr>
      <w:r w:rsidRPr="00C0432B">
        <w:rPr>
          <w:rFonts w:ascii="Times New Roman" w:hAnsi="Times New Roman" w:cs="Times New Roman"/>
          <w:sz w:val="24"/>
          <w:szCs w:val="24"/>
          <w:rPrChange w:id="294" w:author="User" w:date="2018-11-17T11:41:00Z">
            <w:rPr/>
          </w:rPrChange>
        </w:rPr>
        <w:t>It was revealed that age has a significant impact on infrastructure factors, external environment and social influence and construction and policy making. Age has no significant impact on the factors like personal consideration, mobility and cost factors, and environmental consciousness.</w:t>
      </w:r>
      <w:ins w:id="295" w:author="User" w:date="2018-11-17T11:41:00Z">
        <w:r>
          <w:rPr>
            <w:rFonts w:ascii="Times New Roman" w:hAnsi="Times New Roman" w:cs="Times New Roman"/>
            <w:sz w:val="24"/>
            <w:szCs w:val="24"/>
          </w:rPr>
          <w:t xml:space="preserve"> </w:t>
        </w:r>
      </w:ins>
    </w:p>
    <w:p w:rsidR="0024747E" w:rsidRPr="00C0432B" w:rsidRDefault="0024747E">
      <w:pPr>
        <w:spacing w:line="360" w:lineRule="auto"/>
        <w:jc w:val="both"/>
        <w:rPr>
          <w:rFonts w:ascii="Times New Roman" w:hAnsi="Times New Roman" w:cs="Times New Roman"/>
          <w:sz w:val="24"/>
          <w:szCs w:val="24"/>
          <w:rPrChange w:id="296" w:author="User" w:date="2018-11-17T11:41:00Z">
            <w:rPr/>
          </w:rPrChange>
        </w:rPr>
        <w:pPrChange w:id="297" w:author="User" w:date="2018-11-17T11:41:00Z">
          <w:pPr>
            <w:numPr>
              <w:numId w:val="2"/>
            </w:numPr>
            <w:spacing w:line="360" w:lineRule="auto"/>
            <w:ind w:left="432" w:hanging="432"/>
            <w:jc w:val="both"/>
          </w:pPr>
        </w:pPrChange>
      </w:pPr>
      <w:r w:rsidRPr="00C0432B">
        <w:rPr>
          <w:rFonts w:ascii="Times New Roman" w:hAnsi="Times New Roman" w:cs="Times New Roman"/>
          <w:sz w:val="24"/>
          <w:szCs w:val="24"/>
          <w:rPrChange w:id="298" w:author="User" w:date="2018-11-17T11:41:00Z">
            <w:rPr/>
          </w:rPrChange>
        </w:rPr>
        <w:t xml:space="preserve">When it comes to the gender, it was revealed that it has a significant impact on factor infrastructure factor. It has no significant impact on all the other factors namely personal consideration, mobility factors, external environment and social influence, construction and policy making and environmental consciousness. </w:t>
      </w:r>
    </w:p>
    <w:p w:rsidR="0024747E" w:rsidRPr="00C0432B" w:rsidDel="00C0432B" w:rsidRDefault="0024747E">
      <w:pPr>
        <w:spacing w:line="360" w:lineRule="auto"/>
        <w:jc w:val="both"/>
        <w:rPr>
          <w:del w:id="299" w:author="User" w:date="2018-11-17T11:42:00Z"/>
          <w:rFonts w:ascii="Times New Roman" w:hAnsi="Times New Roman" w:cs="Times New Roman"/>
          <w:sz w:val="24"/>
          <w:szCs w:val="24"/>
          <w:rPrChange w:id="300" w:author="User" w:date="2018-11-17T11:42:00Z">
            <w:rPr>
              <w:del w:id="301" w:author="User" w:date="2018-11-17T11:42:00Z"/>
            </w:rPr>
          </w:rPrChange>
        </w:rPr>
        <w:pPrChange w:id="302" w:author="User" w:date="2018-11-17T11:42:00Z">
          <w:pPr>
            <w:numPr>
              <w:numId w:val="2"/>
            </w:numPr>
            <w:spacing w:line="360" w:lineRule="auto"/>
            <w:ind w:left="432" w:hanging="432"/>
            <w:jc w:val="both"/>
          </w:pPr>
        </w:pPrChange>
      </w:pPr>
      <w:r w:rsidRPr="00C0432B">
        <w:rPr>
          <w:rFonts w:ascii="Times New Roman" w:hAnsi="Times New Roman" w:cs="Times New Roman"/>
          <w:sz w:val="24"/>
          <w:szCs w:val="24"/>
          <w:rPrChange w:id="303" w:author="User" w:date="2018-11-17T11:42:00Z">
            <w:rPr/>
          </w:rPrChange>
        </w:rPr>
        <w:t>It was revealed that bicycle ownership has a significant impact on environmental consciousness while all the other factors don’t have a significant impact from it.</w:t>
      </w:r>
    </w:p>
    <w:p w:rsidR="0024747E" w:rsidRPr="00C0432B" w:rsidRDefault="0024747E">
      <w:pPr>
        <w:spacing w:line="360" w:lineRule="auto"/>
        <w:jc w:val="both"/>
        <w:rPr>
          <w:rFonts w:ascii="Times New Roman" w:hAnsi="Times New Roman" w:cs="Times New Roman"/>
          <w:sz w:val="24"/>
          <w:szCs w:val="24"/>
          <w:rPrChange w:id="304" w:author="User" w:date="2018-11-17T11:42:00Z">
            <w:rPr/>
          </w:rPrChange>
        </w:rPr>
        <w:pPrChange w:id="305" w:author="User" w:date="2018-11-17T11:42:00Z">
          <w:pPr>
            <w:numPr>
              <w:numId w:val="2"/>
            </w:numPr>
            <w:spacing w:line="360" w:lineRule="auto"/>
            <w:ind w:left="432" w:hanging="432"/>
            <w:jc w:val="both"/>
          </w:pPr>
        </w:pPrChange>
      </w:pPr>
      <w:r w:rsidRPr="00C0432B">
        <w:rPr>
          <w:rFonts w:ascii="Times New Roman" w:hAnsi="Times New Roman" w:cs="Times New Roman"/>
          <w:sz w:val="24"/>
          <w:szCs w:val="24"/>
          <w:rPrChange w:id="306" w:author="User" w:date="2018-11-17T11:42:00Z">
            <w:rPr/>
          </w:rPrChange>
        </w:rPr>
        <w:t xml:space="preserve"> It was revealed that have used bicycle before has a significant impact on the factors like infrastructure factors, personal consideration, construction and policy making and environmental consciousness. Factors like mobility and cost factors, external environment and social influence were not impacted by the fact that have used bicycle before.</w:t>
      </w:r>
    </w:p>
    <w:p w:rsidR="0024747E" w:rsidRPr="00C0432B" w:rsidDel="00C0432B" w:rsidRDefault="0024747E">
      <w:pPr>
        <w:spacing w:line="360" w:lineRule="auto"/>
        <w:jc w:val="both"/>
        <w:rPr>
          <w:del w:id="307" w:author="User" w:date="2018-11-17T11:42:00Z"/>
          <w:rFonts w:ascii="Times New Roman" w:hAnsi="Times New Roman" w:cs="Times New Roman"/>
          <w:sz w:val="24"/>
          <w:szCs w:val="24"/>
          <w:rPrChange w:id="308" w:author="User" w:date="2018-11-17T11:42:00Z">
            <w:rPr>
              <w:del w:id="309" w:author="User" w:date="2018-11-17T11:42:00Z"/>
            </w:rPr>
          </w:rPrChange>
        </w:rPr>
        <w:pPrChange w:id="310" w:author="User" w:date="2018-11-17T11:42:00Z">
          <w:pPr>
            <w:numPr>
              <w:numId w:val="2"/>
            </w:numPr>
            <w:spacing w:line="360" w:lineRule="auto"/>
            <w:ind w:left="432" w:hanging="432"/>
            <w:jc w:val="both"/>
          </w:pPr>
        </w:pPrChange>
      </w:pPr>
      <w:r w:rsidRPr="00C0432B">
        <w:rPr>
          <w:rFonts w:ascii="Times New Roman" w:hAnsi="Times New Roman" w:cs="Times New Roman"/>
          <w:sz w:val="24"/>
          <w:szCs w:val="24"/>
          <w:rPrChange w:id="311" w:author="User" w:date="2018-11-17T11:42:00Z">
            <w:rPr/>
          </w:rPrChange>
        </w:rPr>
        <w:t>When it comes to the preferred frequency it was revealed that it has a significant impact on factors like infrastructure factors, personal consideration, mobility and cost factors, external environment and social influence and construction and policy making. Factor environmental consciousness wasn’t have an impact by preferred frequency.</w:t>
      </w:r>
      <w:ins w:id="312" w:author="User" w:date="2018-11-17T11:42:00Z">
        <w:r>
          <w:rPr>
            <w:rFonts w:ascii="Times New Roman" w:hAnsi="Times New Roman" w:cs="Times New Roman"/>
            <w:sz w:val="24"/>
            <w:szCs w:val="24"/>
          </w:rPr>
          <w:t xml:space="preserve"> </w:t>
        </w:r>
      </w:ins>
    </w:p>
    <w:p w:rsidR="0024747E" w:rsidRPr="00C0432B" w:rsidRDefault="0024747E">
      <w:pPr>
        <w:spacing w:line="360" w:lineRule="auto"/>
        <w:jc w:val="both"/>
        <w:rPr>
          <w:rFonts w:ascii="Times New Roman" w:hAnsi="Times New Roman" w:cs="Times New Roman"/>
          <w:sz w:val="24"/>
          <w:szCs w:val="24"/>
          <w:rPrChange w:id="313" w:author="User" w:date="2018-11-17T11:42:00Z">
            <w:rPr/>
          </w:rPrChange>
        </w:rPr>
        <w:pPrChange w:id="314" w:author="User" w:date="2018-11-17T11:42:00Z">
          <w:pPr>
            <w:numPr>
              <w:numId w:val="2"/>
            </w:numPr>
            <w:spacing w:line="360" w:lineRule="auto"/>
            <w:ind w:left="432" w:hanging="432"/>
            <w:jc w:val="both"/>
          </w:pPr>
        </w:pPrChange>
      </w:pPr>
      <w:r w:rsidRPr="00C0432B">
        <w:rPr>
          <w:rFonts w:ascii="Times New Roman" w:hAnsi="Times New Roman" w:cs="Times New Roman"/>
          <w:sz w:val="24"/>
          <w:szCs w:val="24"/>
          <w:rPrChange w:id="315" w:author="User" w:date="2018-11-17T11:42:00Z">
            <w:rPr/>
          </w:rPrChange>
        </w:rPr>
        <w:t>From the analysis it was revealed that preferred distance has no significant impact on the factors like infrastructure factors and external environment and social influence. It had a significant impact on the factors such as personal consideration, mobility and cost factors, construction and policy making and environmental consciousness.</w:t>
      </w:r>
    </w:p>
    <w:p w:rsidR="0024747E" w:rsidRDefault="0024747E" w:rsidP="0024747E">
      <w:pPr>
        <w:spacing w:line="360" w:lineRule="auto"/>
        <w:jc w:val="both"/>
        <w:rPr>
          <w:rFonts w:ascii="Times New Roman" w:hAnsi="Times New Roman" w:cs="Times New Roman"/>
          <w:sz w:val="24"/>
          <w:szCs w:val="24"/>
        </w:rPr>
      </w:pPr>
      <w:r w:rsidRPr="00C0432B">
        <w:rPr>
          <w:rFonts w:ascii="Times New Roman" w:hAnsi="Times New Roman" w:cs="Times New Roman"/>
          <w:sz w:val="24"/>
          <w:szCs w:val="24"/>
          <w:rPrChange w:id="316" w:author="User" w:date="2018-11-17T11:42:00Z">
            <w:rPr/>
          </w:rPrChange>
        </w:rPr>
        <w:t xml:space="preserve">From the cross tabulation analysis it was revealed that willingness to use </w:t>
      </w:r>
      <w:r>
        <w:rPr>
          <w:rFonts w:ascii="Times New Roman" w:hAnsi="Times New Roman" w:cs="Times New Roman"/>
          <w:sz w:val="24"/>
          <w:szCs w:val="24"/>
        </w:rPr>
        <w:t xml:space="preserve">is dependent on the </w:t>
      </w:r>
      <w:r w:rsidRPr="00C0432B">
        <w:rPr>
          <w:rFonts w:ascii="Times New Roman" w:hAnsi="Times New Roman" w:cs="Times New Roman"/>
          <w:sz w:val="24"/>
          <w:szCs w:val="24"/>
          <w:rPrChange w:id="317" w:author="User" w:date="2018-11-17T11:42:00Z">
            <w:rPr/>
          </w:rPrChange>
        </w:rPr>
        <w:t>factors namely infrastructure factors, personal consideration</w:t>
      </w:r>
      <w:r>
        <w:rPr>
          <w:rFonts w:ascii="Times New Roman" w:hAnsi="Times New Roman" w:cs="Times New Roman"/>
          <w:sz w:val="24"/>
          <w:szCs w:val="24"/>
        </w:rPr>
        <w:t>, mobility and cost factors</w:t>
      </w:r>
      <w:r w:rsidRPr="00C0432B">
        <w:rPr>
          <w:rFonts w:ascii="Times New Roman" w:hAnsi="Times New Roman" w:cs="Times New Roman"/>
          <w:sz w:val="24"/>
          <w:szCs w:val="24"/>
          <w:rPrChange w:id="318" w:author="User" w:date="2018-11-17T11:42:00Z">
            <w:rPr/>
          </w:rPrChange>
        </w:rPr>
        <w:t xml:space="preserve"> and environmental consciousness. Furthermore it revealed that willingnes</w:t>
      </w:r>
      <w:r>
        <w:rPr>
          <w:rFonts w:ascii="Times New Roman" w:hAnsi="Times New Roman" w:cs="Times New Roman"/>
          <w:sz w:val="24"/>
          <w:szCs w:val="24"/>
        </w:rPr>
        <w:t xml:space="preserve">s to use is not dependent on the </w:t>
      </w:r>
      <w:r w:rsidRPr="00C0432B">
        <w:rPr>
          <w:rFonts w:ascii="Times New Roman" w:hAnsi="Times New Roman" w:cs="Times New Roman"/>
          <w:sz w:val="24"/>
          <w:szCs w:val="24"/>
          <w:rPrChange w:id="319" w:author="User" w:date="2018-11-17T11:42:00Z">
            <w:rPr/>
          </w:rPrChange>
        </w:rPr>
        <w:t>factors</w:t>
      </w:r>
      <w:r>
        <w:rPr>
          <w:rFonts w:ascii="Times New Roman" w:hAnsi="Times New Roman" w:cs="Times New Roman"/>
          <w:sz w:val="24"/>
          <w:szCs w:val="24"/>
        </w:rPr>
        <w:t xml:space="preserve"> such as</w:t>
      </w:r>
      <w:r w:rsidRPr="00C0432B">
        <w:rPr>
          <w:rFonts w:ascii="Times New Roman" w:hAnsi="Times New Roman" w:cs="Times New Roman"/>
          <w:sz w:val="24"/>
          <w:szCs w:val="24"/>
          <w:rPrChange w:id="320" w:author="User" w:date="2018-11-17T11:42:00Z">
            <w:rPr/>
          </w:rPrChange>
        </w:rPr>
        <w:t xml:space="preserve"> external environment and social influence and construction and policy making. </w:t>
      </w:r>
    </w:p>
    <w:p w:rsidR="0024747E" w:rsidRDefault="0024747E" w:rsidP="0024747E"/>
    <w:p w:rsidR="0024747E" w:rsidRPr="0024747E" w:rsidRDefault="0024747E" w:rsidP="0024747E">
      <w:pPr>
        <w:pStyle w:val="Heading2"/>
        <w:rPr>
          <w:rFonts w:ascii="Times New Roman" w:hAnsi="Times New Roman" w:cs="Times New Roman"/>
          <w:b/>
          <w:color w:val="auto"/>
          <w:sz w:val="28"/>
          <w:szCs w:val="28"/>
        </w:rPr>
      </w:pPr>
      <w:bookmarkStart w:id="321" w:name="_Toc533053810"/>
      <w:r w:rsidRPr="0024747E">
        <w:rPr>
          <w:rFonts w:ascii="Times New Roman" w:hAnsi="Times New Roman" w:cs="Times New Roman"/>
          <w:b/>
          <w:color w:val="auto"/>
          <w:sz w:val="28"/>
          <w:szCs w:val="28"/>
        </w:rPr>
        <w:t>Recommendations</w:t>
      </w:r>
      <w:bookmarkEnd w:id="321"/>
    </w:p>
    <w:p w:rsidR="0024747E" w:rsidRPr="0024747E" w:rsidRDefault="0024747E" w:rsidP="0024747E"/>
    <w:p w:rsidR="0024747E" w:rsidRPr="00D219E9" w:rsidRDefault="0024747E">
      <w:pPr>
        <w:spacing w:line="360" w:lineRule="auto"/>
        <w:jc w:val="both"/>
        <w:pPrChange w:id="322" w:author="User" w:date="2018-11-17T11:44:00Z">
          <w:pPr>
            <w:numPr>
              <w:numId w:val="3"/>
            </w:numPr>
            <w:spacing w:line="360" w:lineRule="auto"/>
            <w:ind w:left="720" w:hanging="360"/>
            <w:jc w:val="both"/>
          </w:pPr>
        </w:pPrChange>
      </w:pPr>
      <w:r w:rsidRPr="00C0432B">
        <w:rPr>
          <w:rFonts w:ascii="Times New Roman" w:hAnsi="Times New Roman" w:cs="Times New Roman"/>
          <w:sz w:val="24"/>
          <w:szCs w:val="24"/>
          <w:rPrChange w:id="323" w:author="User" w:date="2018-11-17T11:44:00Z">
            <w:rPr/>
          </w:rPrChange>
        </w:rPr>
        <w:t xml:space="preserve">Majority of the respondents have recommended that more facilities should be provided in order to improve the use and awareness of bicycles. Facilities in the sense providing them a separate safe place to engage in cycling. According to the findings of the research as people are conscious about their safety these facilities should have a proper lighting system, security from theft and vandalism and with the minimum number of physical constraints. Providing electric bicycles can improve the potential among people to use the “cycle super highway”. </w:t>
      </w:r>
    </w:p>
    <w:p w:rsidR="0024747E" w:rsidRPr="00D219E9" w:rsidRDefault="0024747E">
      <w:pPr>
        <w:spacing w:line="360" w:lineRule="auto"/>
        <w:jc w:val="both"/>
        <w:pPrChange w:id="324" w:author="User" w:date="2018-11-17T12:30:00Z">
          <w:pPr>
            <w:numPr>
              <w:numId w:val="3"/>
            </w:numPr>
            <w:spacing w:line="360" w:lineRule="auto"/>
            <w:ind w:left="720" w:hanging="360"/>
            <w:jc w:val="both"/>
          </w:pPr>
        </w:pPrChange>
      </w:pPr>
      <w:r w:rsidRPr="00A401D2">
        <w:rPr>
          <w:rFonts w:ascii="Times New Roman" w:hAnsi="Times New Roman" w:cs="Times New Roman"/>
          <w:sz w:val="24"/>
          <w:szCs w:val="24"/>
          <w:rPrChange w:id="325" w:author="User" w:date="2018-11-17T12:30:00Z">
            <w:rPr/>
          </w:rPrChange>
        </w:rPr>
        <w:t>Another suggestion is to change laws related to cycling and motorists. At the same time enforce new laws to ensure the safety of cyclists. Policy makers can take this into their consideration and enact specific speed limit for the cyclists. In case of any emergency incident occurred along the cycle super highway there should be a proper mechanism to report that to the authorities.</w:t>
      </w:r>
    </w:p>
    <w:p w:rsidR="0024747E" w:rsidRPr="00C846A4" w:rsidRDefault="0024747E">
      <w:pPr>
        <w:spacing w:line="360" w:lineRule="auto"/>
        <w:jc w:val="both"/>
        <w:pPrChange w:id="326" w:author="User" w:date="2018-11-17T12:30:00Z">
          <w:pPr>
            <w:numPr>
              <w:numId w:val="3"/>
            </w:numPr>
            <w:spacing w:line="360" w:lineRule="auto"/>
            <w:ind w:left="720" w:hanging="360"/>
            <w:jc w:val="both"/>
          </w:pPr>
        </w:pPrChange>
      </w:pPr>
      <w:r w:rsidRPr="00A401D2">
        <w:rPr>
          <w:rFonts w:ascii="Times New Roman" w:hAnsi="Times New Roman" w:cs="Times New Roman"/>
          <w:sz w:val="24"/>
          <w:szCs w:val="24"/>
          <w:rPrChange w:id="327" w:author="User" w:date="2018-11-17T12:30:00Z">
            <w:rPr/>
          </w:rPrChange>
        </w:rPr>
        <w:t xml:space="preserve">Before using this kind of facility users should be given a proper education on their safety, proper use of bicycles and about personal protective </w:t>
      </w:r>
      <w:del w:id="328" w:author="HP" w:date="2018-11-15T15:30:00Z">
        <w:r w:rsidRPr="00A401D2" w:rsidDel="004C61B7">
          <w:rPr>
            <w:rFonts w:ascii="Times New Roman" w:hAnsi="Times New Roman" w:cs="Times New Roman"/>
            <w:sz w:val="24"/>
            <w:szCs w:val="24"/>
            <w:rPrChange w:id="329" w:author="User" w:date="2018-11-17T12:30:00Z">
              <w:rPr/>
            </w:rPrChange>
          </w:rPr>
          <w:delText>equipments</w:delText>
        </w:r>
      </w:del>
      <w:ins w:id="330" w:author="HP" w:date="2018-11-15T15:30:00Z">
        <w:r w:rsidRPr="00A401D2">
          <w:rPr>
            <w:rFonts w:ascii="Times New Roman" w:hAnsi="Times New Roman" w:cs="Times New Roman"/>
            <w:sz w:val="24"/>
            <w:szCs w:val="24"/>
            <w:rPrChange w:id="331" w:author="User" w:date="2018-11-17T12:30:00Z">
              <w:rPr/>
            </w:rPrChange>
          </w:rPr>
          <w:t>equipment</w:t>
        </w:r>
      </w:ins>
      <w:r w:rsidRPr="00A401D2">
        <w:rPr>
          <w:rFonts w:ascii="Times New Roman" w:hAnsi="Times New Roman" w:cs="Times New Roman"/>
          <w:sz w:val="24"/>
          <w:szCs w:val="24"/>
          <w:rPrChange w:id="332" w:author="User" w:date="2018-11-17T12:30:00Z">
            <w:rPr/>
          </w:rPrChange>
        </w:rPr>
        <w:t xml:space="preserve"> like helmets, knee guards they have to wear. This can be done through initiating cycling clubs. </w:t>
      </w:r>
    </w:p>
    <w:p w:rsidR="0024747E" w:rsidRPr="007C121B" w:rsidRDefault="0024747E">
      <w:pPr>
        <w:spacing w:line="360" w:lineRule="auto"/>
        <w:jc w:val="both"/>
        <w:pPrChange w:id="333" w:author="User" w:date="2018-11-17T12:30:00Z">
          <w:pPr>
            <w:numPr>
              <w:numId w:val="3"/>
            </w:numPr>
            <w:spacing w:line="360" w:lineRule="auto"/>
            <w:ind w:left="720" w:hanging="360"/>
            <w:jc w:val="both"/>
          </w:pPr>
        </w:pPrChange>
      </w:pPr>
      <w:r w:rsidRPr="00A401D2">
        <w:rPr>
          <w:rFonts w:ascii="Times New Roman" w:hAnsi="Times New Roman" w:cs="Times New Roman"/>
          <w:sz w:val="24"/>
          <w:szCs w:val="24"/>
        </w:rPr>
        <w:t xml:space="preserve">In order to take this concept into the community in large scale mass media communication can be used. According to this study also it was revealed that people are more conscious on their safety and health aspects. </w:t>
      </w:r>
      <w:del w:id="334" w:author="HP" w:date="2018-11-15T15:30:00Z">
        <w:r w:rsidRPr="00A401D2" w:rsidDel="004C61B7">
          <w:rPr>
            <w:rFonts w:ascii="Times New Roman" w:hAnsi="Times New Roman" w:cs="Times New Roman"/>
            <w:sz w:val="24"/>
            <w:szCs w:val="24"/>
          </w:rPr>
          <w:delText>Therefore</w:delText>
        </w:r>
      </w:del>
      <w:ins w:id="335" w:author="HP" w:date="2018-11-15T15:30:00Z">
        <w:r w:rsidRPr="00A401D2">
          <w:rPr>
            <w:rFonts w:ascii="Times New Roman" w:hAnsi="Times New Roman" w:cs="Times New Roman"/>
            <w:sz w:val="24"/>
            <w:szCs w:val="24"/>
          </w:rPr>
          <w:t>Therefore,</w:t>
        </w:r>
      </w:ins>
      <w:r w:rsidRPr="00A401D2">
        <w:rPr>
          <w:rFonts w:ascii="Times New Roman" w:hAnsi="Times New Roman" w:cs="Times New Roman"/>
          <w:sz w:val="24"/>
          <w:szCs w:val="24"/>
        </w:rPr>
        <w:t xml:space="preserve"> these facts can be highlighted when advertising</w:t>
      </w:r>
      <w:r w:rsidRPr="00A401D2">
        <w:rPr>
          <w:rFonts w:ascii="Times New Roman" w:hAnsi="Times New Roman" w:cs="Times New Roman"/>
          <w:sz w:val="24"/>
          <w:szCs w:val="24"/>
          <w:rPrChange w:id="336" w:author="User" w:date="2018-11-17T12:30:00Z">
            <w:rPr/>
          </w:rPrChange>
        </w:rPr>
        <w:t>. Also several events can be hold from time to time and awards can be given to the winners. By initiating cycling clubs these activities can be performed.</w:t>
      </w:r>
      <w:ins w:id="337" w:author="User" w:date="2018-11-17T13:25:00Z">
        <w:r>
          <w:rPr>
            <w:rFonts w:ascii="Times New Roman" w:hAnsi="Times New Roman" w:cs="Times New Roman"/>
            <w:sz w:val="24"/>
            <w:szCs w:val="24"/>
          </w:rPr>
          <w:t xml:space="preserve"> Other than that online services and web applications can be introduced to the people. Can provide loyalty benefits to the regular users. </w:t>
        </w:r>
      </w:ins>
    </w:p>
    <w:p w:rsidR="0024747E" w:rsidRPr="00A401D2" w:rsidRDefault="0024747E">
      <w:pPr>
        <w:spacing w:line="360" w:lineRule="auto"/>
        <w:jc w:val="both"/>
        <w:rPr>
          <w:rFonts w:ascii="Times New Roman" w:hAnsi="Times New Roman" w:cs="Times New Roman"/>
          <w:i/>
          <w:color w:val="000000" w:themeColor="text1"/>
          <w:sz w:val="24"/>
          <w:szCs w:val="24"/>
          <w:u w:val="single"/>
        </w:rPr>
        <w:pPrChange w:id="338" w:author="User" w:date="2018-11-17T12:31:00Z">
          <w:pPr>
            <w:numPr>
              <w:numId w:val="3"/>
            </w:numPr>
            <w:spacing w:line="360" w:lineRule="auto"/>
            <w:ind w:left="720" w:hanging="360"/>
            <w:jc w:val="both"/>
          </w:pPr>
        </w:pPrChange>
      </w:pPr>
      <w:r w:rsidRPr="00A401D2">
        <w:rPr>
          <w:rFonts w:ascii="Times New Roman" w:hAnsi="Times New Roman" w:cs="Times New Roman"/>
          <w:sz w:val="24"/>
          <w:szCs w:val="24"/>
          <w:rPrChange w:id="339" w:author="User" w:date="2018-11-17T12:31:00Z">
            <w:rPr/>
          </w:rPrChange>
        </w:rPr>
        <w:t xml:space="preserve">Also another suggestion from the respondents regarding the most suitable locations/routes for this kind of facility were Kollupitiya, Nugegoda, Bambalapitiya, Rajagiriya, Malabe, Baseline road Battaramulla, along with Marine drive, Japan Lanka road, and Race course. </w:t>
      </w:r>
      <w:r w:rsidRPr="00A401D2">
        <w:rPr>
          <w:rFonts w:ascii="Times New Roman" w:hAnsi="Times New Roman" w:cs="Times New Roman"/>
          <w:color w:val="000000"/>
          <w:sz w:val="24"/>
          <w:szCs w:val="24"/>
          <w:rPrChange w:id="340" w:author="User" w:date="2018-11-17T12:31:00Z">
            <w:rPr>
              <w:color w:val="000000"/>
            </w:rPr>
          </w:rPrChange>
        </w:rPr>
        <w:t xml:space="preserve">According to </w:t>
      </w:r>
      <w:sdt>
        <w:sdtPr>
          <w:rPr>
            <w:i/>
          </w:rPr>
          <w:id w:val="-580604205"/>
          <w:citation/>
        </w:sdtPr>
        <w:sdtEndPr/>
        <w:sdtContent>
          <w:r w:rsidRPr="00A401D2">
            <w:rPr>
              <w:rFonts w:ascii="Times New Roman" w:hAnsi="Times New Roman" w:cs="Times New Roman"/>
              <w:i/>
              <w:sz w:val="24"/>
              <w:szCs w:val="24"/>
              <w:rPrChange w:id="341" w:author="User" w:date="2018-11-17T12:31:00Z">
                <w:rPr>
                  <w:i/>
                </w:rPr>
              </w:rPrChange>
            </w:rPr>
            <w:fldChar w:fldCharType="begin"/>
          </w:r>
          <w:r w:rsidRPr="00A401D2">
            <w:rPr>
              <w:rFonts w:ascii="Times New Roman" w:hAnsi="Times New Roman" w:cs="Times New Roman"/>
              <w:i/>
              <w:sz w:val="24"/>
              <w:szCs w:val="24"/>
              <w:rPrChange w:id="342" w:author="User" w:date="2018-11-17T12:31:00Z">
                <w:rPr>
                  <w:i/>
                </w:rPr>
              </w:rPrChange>
            </w:rPr>
            <w:instrText xml:space="preserve">CITATION Min13 \l 1033 </w:instrText>
          </w:r>
          <w:r w:rsidRPr="00A401D2">
            <w:rPr>
              <w:rFonts w:ascii="Times New Roman" w:hAnsi="Times New Roman" w:cs="Times New Roman"/>
              <w:i/>
              <w:sz w:val="24"/>
              <w:szCs w:val="24"/>
              <w:rPrChange w:id="343" w:author="User" w:date="2018-11-17T12:31:00Z">
                <w:rPr>
                  <w:i/>
                </w:rPr>
              </w:rPrChange>
            </w:rPr>
            <w:fldChar w:fldCharType="separate"/>
          </w:r>
          <w:r w:rsidRPr="00F0437F">
            <w:rPr>
              <w:rFonts w:ascii="Times New Roman" w:hAnsi="Times New Roman" w:cs="Times New Roman"/>
              <w:noProof/>
              <w:sz w:val="24"/>
              <w:szCs w:val="24"/>
            </w:rPr>
            <w:t>(Draft Urban Transport Master Plan; Colombo Metropolitan Region and Suburbs, 2013)</w:t>
          </w:r>
          <w:r w:rsidRPr="00A401D2">
            <w:rPr>
              <w:rFonts w:ascii="Times New Roman" w:hAnsi="Times New Roman" w:cs="Times New Roman"/>
              <w:i/>
              <w:sz w:val="24"/>
              <w:szCs w:val="24"/>
              <w:rPrChange w:id="344" w:author="User" w:date="2018-11-17T12:31:00Z">
                <w:rPr>
                  <w:i/>
                </w:rPr>
              </w:rPrChange>
            </w:rPr>
            <w:fldChar w:fldCharType="end"/>
          </w:r>
        </w:sdtContent>
      </w:sdt>
      <w:r w:rsidRPr="00A401D2">
        <w:rPr>
          <w:i/>
        </w:rPr>
        <w:t xml:space="preserve"> </w:t>
      </w:r>
      <w:r w:rsidRPr="00A401D2">
        <w:rPr>
          <w:rFonts w:ascii="Times New Roman" w:hAnsi="Times New Roman" w:cs="Times New Roman"/>
          <w:color w:val="000000"/>
          <w:sz w:val="24"/>
          <w:szCs w:val="24"/>
        </w:rPr>
        <w:t xml:space="preserve">report of Sri Lanka Ministry of Transport they have identified seven corridors from which vehicles are entering the Colombo city. Galle, Horana, Negombo, Kandy, Low Level, High Level and Malabe corridors were identified and it has been estimated that over one million people are entering the Colombo city through these seven corridors. A highest number of private vehicles entering the Colombo city via Malabe corridor. </w:t>
      </w:r>
      <w:r w:rsidRPr="00A401D2">
        <w:rPr>
          <w:rFonts w:ascii="Times New Roman" w:hAnsi="Times New Roman" w:cs="Times New Roman"/>
          <w:sz w:val="24"/>
          <w:szCs w:val="24"/>
        </w:rPr>
        <w:t>One possible approach to reduce congestion in Malabe which is a highly congested corridor is to change the modal split by reducing motorized transport thereby strengthening non-motorized transport.</w:t>
      </w:r>
    </w:p>
    <w:p w:rsidR="0024747E" w:rsidRPr="0024747E" w:rsidRDefault="0024747E" w:rsidP="0024747E">
      <w:pPr>
        <w:pStyle w:val="Heading2"/>
        <w:rPr>
          <w:rFonts w:ascii="Times New Roman" w:hAnsi="Times New Roman" w:cs="Times New Roman"/>
          <w:b/>
          <w:sz w:val="28"/>
          <w:szCs w:val="28"/>
        </w:rPr>
      </w:pPr>
      <w:bookmarkStart w:id="345" w:name="_Toc533053811"/>
      <w:r w:rsidRPr="0024747E">
        <w:rPr>
          <w:rFonts w:ascii="Times New Roman" w:hAnsi="Times New Roman" w:cs="Times New Roman"/>
          <w:b/>
          <w:color w:val="auto"/>
          <w:sz w:val="28"/>
          <w:szCs w:val="28"/>
        </w:rPr>
        <w:t>Conclusion</w:t>
      </w:r>
      <w:bookmarkEnd w:id="345"/>
    </w:p>
    <w:p w:rsidR="0024747E" w:rsidRDefault="0024747E" w:rsidP="0024747E"/>
    <w:p w:rsidR="0024747E" w:rsidRDefault="0024747E" w:rsidP="002474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gives an approach to promote non-motorized transportation in Colombo city as a remedy for several issues such as high congestion level and high environmental pollution level prevailing in that region.  </w:t>
      </w:r>
      <w:r w:rsidRPr="00B64513">
        <w:rPr>
          <w:rFonts w:ascii="Times New Roman" w:hAnsi="Times New Roman" w:cs="Times New Roman"/>
          <w:sz w:val="24"/>
          <w:szCs w:val="24"/>
        </w:rPr>
        <w:t>But in most occasions congestion reduction focuses on motorized transport and does not take non-motorized methods into account. Cycling is one such method of non-motorize transportation. In highly dense areas for travelling short distances, the car is an inefficient and unsuitable mode of transport. Improvement of multimodal transport options that include non-motorize transport methods take lower cost for implementation and potential to influence a mode share shift also lead to create a sustainable mobility function. Cycling makes transport more affordable</w:t>
      </w:r>
      <w:r>
        <w:rPr>
          <w:rFonts w:ascii="Times New Roman" w:hAnsi="Times New Roman" w:cs="Times New Roman"/>
          <w:sz w:val="24"/>
          <w:szCs w:val="24"/>
        </w:rPr>
        <w:t xml:space="preserve"> by saving fuel cost and dependency on fossil fuel</w:t>
      </w:r>
      <w:r w:rsidRPr="00B64513">
        <w:rPr>
          <w:rFonts w:ascii="Times New Roman" w:hAnsi="Times New Roman" w:cs="Times New Roman"/>
          <w:sz w:val="24"/>
          <w:szCs w:val="24"/>
        </w:rPr>
        <w:t>, improves personal health, reduces air a</w:t>
      </w:r>
      <w:r>
        <w:rPr>
          <w:rFonts w:ascii="Times New Roman" w:hAnsi="Times New Roman" w:cs="Times New Roman"/>
          <w:sz w:val="24"/>
          <w:szCs w:val="24"/>
        </w:rPr>
        <w:t>nd noise pollution and is less costly in maintenance</w:t>
      </w:r>
      <w:r w:rsidRPr="00B64513">
        <w:rPr>
          <w:rFonts w:ascii="Times New Roman" w:hAnsi="Times New Roman" w:cs="Times New Roman"/>
          <w:sz w:val="24"/>
          <w:szCs w:val="24"/>
        </w:rPr>
        <w:t xml:space="preserve"> than car-dominated urban transport. </w:t>
      </w:r>
    </w:p>
    <w:p w:rsidR="0024747E" w:rsidRPr="0024747E" w:rsidRDefault="0024747E" w:rsidP="0024747E"/>
    <w:p w:rsidR="00790AB2" w:rsidRPr="0024747E" w:rsidRDefault="00790AB2" w:rsidP="0024747E">
      <w:r w:rsidRPr="0024747E">
        <w:br w:type="page"/>
      </w:r>
    </w:p>
    <w:p w:rsidR="00790AB2" w:rsidRPr="001F222D" w:rsidRDefault="001F222D" w:rsidP="001F222D">
      <w:pPr>
        <w:pStyle w:val="Heading2"/>
        <w:rPr>
          <w:rFonts w:ascii="Times New Roman" w:hAnsi="Times New Roman" w:cs="Times New Roman"/>
          <w:b/>
          <w:color w:val="auto"/>
          <w:sz w:val="28"/>
          <w:szCs w:val="28"/>
        </w:rPr>
      </w:pPr>
      <w:bookmarkStart w:id="346" w:name="_Toc533053812"/>
      <w:r w:rsidRPr="001F222D">
        <w:rPr>
          <w:rFonts w:ascii="Times New Roman" w:hAnsi="Times New Roman" w:cs="Times New Roman"/>
          <w:b/>
          <w:color w:val="auto"/>
          <w:sz w:val="28"/>
          <w:szCs w:val="28"/>
        </w:rPr>
        <w:t>Directions for Future Research</w:t>
      </w:r>
      <w:bookmarkEnd w:id="346"/>
    </w:p>
    <w:p w:rsidR="001F222D" w:rsidRDefault="001F222D" w:rsidP="001F222D"/>
    <w:p w:rsidR="001F222D" w:rsidRPr="006A3B75" w:rsidRDefault="001F222D" w:rsidP="001F22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future research the base will be </w:t>
      </w:r>
      <w:ins w:id="347" w:author="User" w:date="2018-11-17T17:05:00Z">
        <w:r>
          <w:rPr>
            <w:rFonts w:ascii="Times New Roman" w:hAnsi="Times New Roman" w:cs="Times New Roman"/>
            <w:sz w:val="24"/>
            <w:szCs w:val="24"/>
          </w:rPr>
          <w:t xml:space="preserve">what are the different areas or districts which are suitable for the </w:t>
        </w:r>
      </w:ins>
      <w:ins w:id="348" w:author="User" w:date="2018-11-17T17:06:00Z">
        <w:r>
          <w:rPr>
            <w:rFonts w:ascii="Times New Roman" w:hAnsi="Times New Roman" w:cs="Times New Roman"/>
            <w:sz w:val="24"/>
            <w:szCs w:val="24"/>
          </w:rPr>
          <w:t xml:space="preserve">implementation of this kind of a facility. </w:t>
        </w:r>
      </w:ins>
      <w:del w:id="349" w:author="User" w:date="2018-11-17T17:07:00Z">
        <w:r w:rsidDel="006B1035">
          <w:rPr>
            <w:rFonts w:ascii="Times New Roman" w:hAnsi="Times New Roman" w:cs="Times New Roman"/>
            <w:sz w:val="24"/>
            <w:szCs w:val="24"/>
          </w:rPr>
          <w:delText xml:space="preserve">the satisfaction level of the users who are using this facility. </w:delText>
        </w:r>
      </w:del>
      <w:r>
        <w:rPr>
          <w:rFonts w:ascii="Times New Roman" w:hAnsi="Times New Roman" w:cs="Times New Roman"/>
          <w:sz w:val="24"/>
          <w:szCs w:val="24"/>
        </w:rPr>
        <w:t xml:space="preserve">For that a large sample size will be selected at first to detect more relationships and effects. There were many researches based on this topic which were conducted for the foreign countries. This study was developed for the Sri Lankan context. Present study was developed with the support of those previous researches which were conducted in other countries. This research perceives wide range of researchable events, which can be extend further. One such is about the strategies which can be applied to promote this type of facility.  From this study it was revealed that there is a positive potential within our community to use this kind of a facility. Therefore the authorities have to build up a potential within them to move on to this type of facilities. </w:t>
      </w:r>
    </w:p>
    <w:p w:rsidR="00790AB2" w:rsidRDefault="00790AB2" w:rsidP="001F222D">
      <w:r>
        <w:br w:type="page"/>
      </w:r>
    </w:p>
    <w:bookmarkStart w:id="350" w:name="_Toc533053813" w:displacedByCustomXml="next"/>
    <w:sdt>
      <w:sdtPr>
        <w:rPr>
          <w:rFonts w:asciiTheme="minorHAnsi" w:eastAsiaTheme="minorEastAsia" w:hAnsiTheme="minorHAnsi" w:cstheme="minorBidi"/>
          <w:color w:val="auto"/>
          <w:sz w:val="22"/>
          <w:szCs w:val="22"/>
        </w:rPr>
        <w:id w:val="1132591564"/>
        <w:docPartObj>
          <w:docPartGallery w:val="Bibliographies"/>
          <w:docPartUnique/>
        </w:docPartObj>
      </w:sdtPr>
      <w:sdtEndPr>
        <w:rPr>
          <w:rFonts w:ascii="Times New Roman" w:hAnsi="Times New Roman" w:cs="Times New Roman"/>
          <w:sz w:val="24"/>
          <w:szCs w:val="24"/>
        </w:rPr>
      </w:sdtEndPr>
      <w:sdtContent>
        <w:p w:rsidR="004126C6" w:rsidRDefault="004126C6" w:rsidP="004126C6">
          <w:pPr>
            <w:pStyle w:val="Heading1"/>
            <w:spacing w:line="360" w:lineRule="auto"/>
            <w:jc w:val="center"/>
            <w:rPr>
              <w:rFonts w:ascii="Times New Roman" w:hAnsi="Times New Roman" w:cs="Times New Roman"/>
              <w:b/>
              <w:color w:val="auto"/>
            </w:rPr>
          </w:pPr>
          <w:r w:rsidRPr="004126C6">
            <w:rPr>
              <w:rFonts w:ascii="Times New Roman" w:hAnsi="Times New Roman" w:cs="Times New Roman"/>
              <w:b/>
              <w:color w:val="auto"/>
            </w:rPr>
            <w:t>References</w:t>
          </w:r>
          <w:bookmarkEnd w:id="350"/>
        </w:p>
        <w:p w:rsidR="004126C6" w:rsidRPr="004126C6" w:rsidRDefault="004126C6" w:rsidP="004126C6"/>
        <w:sdt>
          <w:sdtPr>
            <w:rPr>
              <w:rFonts w:ascii="Times New Roman" w:hAnsi="Times New Roman" w:cs="Times New Roman"/>
              <w:sz w:val="24"/>
              <w:szCs w:val="24"/>
            </w:rPr>
            <w:id w:val="-573587230"/>
            <w:bibliography/>
          </w:sdtPr>
          <w:sdtEndPr/>
          <w:sdtContent>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sz w:val="24"/>
                  <w:szCs w:val="24"/>
                </w:rPr>
                <w:fldChar w:fldCharType="begin"/>
              </w:r>
              <w:r w:rsidRPr="004126C6">
                <w:rPr>
                  <w:rFonts w:ascii="Times New Roman" w:hAnsi="Times New Roman" w:cs="Times New Roman"/>
                  <w:sz w:val="24"/>
                  <w:szCs w:val="24"/>
                </w:rPr>
                <w:instrText xml:space="preserve"> BIBLIOGRAPHY </w:instrText>
              </w:r>
              <w:r w:rsidRPr="004126C6">
                <w:rPr>
                  <w:rFonts w:ascii="Times New Roman" w:hAnsi="Times New Roman" w:cs="Times New Roman"/>
                  <w:sz w:val="24"/>
                  <w:szCs w:val="24"/>
                </w:rPr>
                <w:fldChar w:fldCharType="separate"/>
              </w:r>
              <w:r w:rsidRPr="004126C6">
                <w:rPr>
                  <w:rFonts w:ascii="Times New Roman" w:hAnsi="Times New Roman" w:cs="Times New Roman"/>
                  <w:noProof/>
                  <w:sz w:val="24"/>
                  <w:szCs w:val="24"/>
                </w:rPr>
                <w:t xml:space="preserve">Central Bank of Sri Lanka. (2017). </w:t>
              </w:r>
              <w:r w:rsidRPr="004126C6">
                <w:rPr>
                  <w:rFonts w:ascii="Times New Roman" w:hAnsi="Times New Roman" w:cs="Times New Roman"/>
                  <w:i/>
                  <w:iCs/>
                  <w:noProof/>
                  <w:sz w:val="24"/>
                  <w:szCs w:val="24"/>
                </w:rPr>
                <w:t>Economic And Social Statistics Of Sri Lanka.</w:t>
              </w:r>
              <w:r w:rsidRPr="004126C6">
                <w:rPr>
                  <w:rFonts w:ascii="Times New Roman" w:hAnsi="Times New Roman" w:cs="Times New Roman"/>
                  <w:noProof/>
                  <w:sz w:val="24"/>
                  <w:szCs w:val="24"/>
                </w:rPr>
                <w:t xml:space="preserve"> </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Chandrakumara, D. (2015). Urban Dweller's Satisfaction on Public Bus Passenger Transport in Sri Lanka.</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Dr.Liyanage. (2018). Retrieved from PressReader: https://www.pressreader.com/sri-lanka/daily-mirror-sri-lanka/20180403/281891593835776</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i/>
                  <w:iCs/>
                  <w:noProof/>
                  <w:sz w:val="24"/>
                  <w:szCs w:val="24"/>
                </w:rPr>
                <w:t>Draft Urban Transport Master Plan; Colombo Metropolitan Region and Suburbs</w:t>
              </w:r>
              <w:r w:rsidRPr="004126C6">
                <w:rPr>
                  <w:rFonts w:ascii="Times New Roman" w:hAnsi="Times New Roman" w:cs="Times New Roman"/>
                  <w:noProof/>
                  <w:sz w:val="24"/>
                  <w:szCs w:val="24"/>
                </w:rPr>
                <w:t>. (2013). Retrieved from http://www.transport.gov.lk/web/images/pdf/s_131118.pdf</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Fernando, M. (2016). Reducing Traffic Congestion in Colombo Metropolitan Area through Adaptation of Alterntive Personal Transportation Mathods: Barriers and Long Term Strategies.</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Garrard, J., Rose, G., &amp; Lo, S. (2008). Promoting transportation cycle for women:the role of bicycle infrastructure. </w:t>
              </w:r>
              <w:r w:rsidRPr="004126C6">
                <w:rPr>
                  <w:rFonts w:ascii="Times New Roman" w:hAnsi="Times New Roman" w:cs="Times New Roman"/>
                  <w:i/>
                  <w:iCs/>
                  <w:noProof/>
                  <w:sz w:val="24"/>
                  <w:szCs w:val="24"/>
                </w:rPr>
                <w:t>Preventive medicine</w:t>
              </w:r>
              <w:r w:rsidRPr="004126C6">
                <w:rPr>
                  <w:rFonts w:ascii="Times New Roman" w:hAnsi="Times New Roman" w:cs="Times New Roman"/>
                  <w:noProof/>
                  <w:sz w:val="24"/>
                  <w:szCs w:val="24"/>
                </w:rPr>
                <w:t>, 55-59.</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Gleaves, S. D. (2012). </w:t>
              </w:r>
              <w:r w:rsidRPr="004126C6">
                <w:rPr>
                  <w:rFonts w:ascii="Times New Roman" w:hAnsi="Times New Roman" w:cs="Times New Roman"/>
                  <w:i/>
                  <w:iCs/>
                  <w:noProof/>
                  <w:sz w:val="24"/>
                  <w:szCs w:val="24"/>
                </w:rPr>
                <w:t>Cycle route choice.</w:t>
              </w:r>
              <w:r w:rsidRPr="004126C6">
                <w:rPr>
                  <w:rFonts w:ascii="Times New Roman" w:hAnsi="Times New Roman" w:cs="Times New Roman"/>
                  <w:noProof/>
                  <w:sz w:val="24"/>
                  <w:szCs w:val="24"/>
                </w:rPr>
                <w:t xml:space="preserve"> London.</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Handy, S., Xing, Y., &amp; Buehler, T. J. (2010). Factors associated with bicycle ownership a study of six small U.S cities. 969-970.</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Heredia, A. F., Monzon, A., &amp; Diaz, S. J. (2014). </w:t>
              </w:r>
              <w:r w:rsidRPr="004126C6">
                <w:rPr>
                  <w:rFonts w:ascii="Times New Roman" w:hAnsi="Times New Roman" w:cs="Times New Roman"/>
                  <w:i/>
                  <w:iCs/>
                  <w:noProof/>
                  <w:sz w:val="24"/>
                  <w:szCs w:val="24"/>
                </w:rPr>
                <w:t>Understanding Cyclists Perceptions,Keys For a Suceessful Bicycle Promotion</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Heredia, A. F., Monzon, A., &amp; Diaz, S. J. (2014). </w:t>
              </w:r>
              <w:r w:rsidRPr="004126C6">
                <w:rPr>
                  <w:rFonts w:ascii="Times New Roman" w:hAnsi="Times New Roman" w:cs="Times New Roman"/>
                  <w:i/>
                  <w:iCs/>
                  <w:noProof/>
                  <w:sz w:val="24"/>
                  <w:szCs w:val="24"/>
                </w:rPr>
                <w:t>Undrestanding cyclists perceptions,keys for a successful bicycle promotion</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Hunt, J. D., &amp; Abraham, J. (2007). </w:t>
              </w:r>
              <w:r w:rsidRPr="004126C6">
                <w:rPr>
                  <w:rFonts w:ascii="Times New Roman" w:hAnsi="Times New Roman" w:cs="Times New Roman"/>
                  <w:i/>
                  <w:iCs/>
                  <w:noProof/>
                  <w:sz w:val="24"/>
                  <w:szCs w:val="24"/>
                </w:rPr>
                <w:t>Influences on Bicycle Use</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IEO. (2017). </w:t>
              </w:r>
              <w:r w:rsidRPr="004126C6">
                <w:rPr>
                  <w:rFonts w:ascii="Times New Roman" w:hAnsi="Times New Roman" w:cs="Times New Roman"/>
                  <w:i/>
                  <w:iCs/>
                  <w:noProof/>
                  <w:sz w:val="24"/>
                  <w:szCs w:val="24"/>
                </w:rPr>
                <w:t>International Energy Outlook.</w:t>
              </w:r>
              <w:r w:rsidRPr="004126C6">
                <w:rPr>
                  <w:rFonts w:ascii="Times New Roman" w:hAnsi="Times New Roman" w:cs="Times New Roman"/>
                  <w:noProof/>
                  <w:sz w:val="24"/>
                  <w:szCs w:val="24"/>
                </w:rPr>
                <w:t xml:space="preserve"> </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INDI.CA. (2015). Retrieved from Colombo Vehicle Statistics.</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IPCC. (2014). </w:t>
              </w:r>
              <w:r w:rsidRPr="004126C6">
                <w:rPr>
                  <w:rFonts w:ascii="Times New Roman" w:hAnsi="Times New Roman" w:cs="Times New Roman"/>
                  <w:i/>
                  <w:iCs/>
                  <w:noProof/>
                  <w:sz w:val="24"/>
                  <w:szCs w:val="24"/>
                </w:rPr>
                <w:t>Climate Change: Synthesis Report.</w:t>
              </w:r>
              <w:r w:rsidRPr="004126C6">
                <w:rPr>
                  <w:rFonts w:ascii="Times New Roman" w:hAnsi="Times New Roman" w:cs="Times New Roman"/>
                  <w:noProof/>
                  <w:sz w:val="24"/>
                  <w:szCs w:val="24"/>
                </w:rPr>
                <w:t xml:space="preserve"> </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Kim, D., Shin, H., Im, H., &amp; Park, J. (2011). </w:t>
              </w:r>
              <w:r w:rsidRPr="004126C6">
                <w:rPr>
                  <w:rFonts w:ascii="Times New Roman" w:hAnsi="Times New Roman" w:cs="Times New Roman"/>
                  <w:i/>
                  <w:iCs/>
                  <w:noProof/>
                  <w:sz w:val="24"/>
                  <w:szCs w:val="24"/>
                </w:rPr>
                <w:t>Factors influencing travel behaviors in bikesharing</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Koska, T., &amp; Rudolph, F. (2016). </w:t>
              </w:r>
              <w:r w:rsidRPr="004126C6">
                <w:rPr>
                  <w:rFonts w:ascii="Times New Roman" w:hAnsi="Times New Roman" w:cs="Times New Roman"/>
                  <w:i/>
                  <w:iCs/>
                  <w:noProof/>
                  <w:sz w:val="24"/>
                  <w:szCs w:val="24"/>
                </w:rPr>
                <w:t>The role of walking and cycling in reducing congestion:A portfolio of measures</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Krizek, K. J., Handy, S. L., &amp; Forsyth, A. (2009). Explaining changes in walking and bicycling behavior:challenges for transportation research. 727.</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Kurt, V. H. (2008). Literature search bicycle use and influencing factors in Europe. 4-27.</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Labaree, R. (2013, October). Retrieved from Organizing Your Social Sciences Research Paper: Purpose of Guide: http://libguides.usc.edu/writingguide/purpose</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Litman, T. (2010). </w:t>
              </w:r>
              <w:r w:rsidRPr="004126C6">
                <w:rPr>
                  <w:rFonts w:ascii="Times New Roman" w:hAnsi="Times New Roman" w:cs="Times New Roman"/>
                  <w:i/>
                  <w:iCs/>
                  <w:noProof/>
                  <w:sz w:val="24"/>
                  <w:szCs w:val="24"/>
                </w:rPr>
                <w:t>Quantifying the benefits of nonmotorize transportartion for achieving mobolity management objectives</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Moudon, A. V., Lee, C., Cheadle, A. D., Collier, C., Johnson, D., Schmid, T., &amp; Weather, R. (2005). Cycling and the built environment,a Us perspective.</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Onderwater, P., &amp; Kishoon, A. (2017). inflence factors for passenger train use.</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Orden, H., Linares, A., Velasco, L., Diez, J. M., &amp; Rojo, M. (2014). </w:t>
              </w:r>
              <w:r w:rsidRPr="004126C6">
                <w:rPr>
                  <w:rFonts w:ascii="Times New Roman" w:hAnsi="Times New Roman" w:cs="Times New Roman"/>
                  <w:i/>
                  <w:iCs/>
                  <w:noProof/>
                  <w:sz w:val="24"/>
                  <w:szCs w:val="24"/>
                </w:rPr>
                <w:t>Bikeways and Cycling Urban Mobility</w:t>
              </w:r>
              <w:r w:rsidRPr="004126C6">
                <w:rPr>
                  <w:rFonts w:ascii="Times New Roman" w:hAnsi="Times New Roman" w:cs="Times New Roman"/>
                  <w:noProof/>
                  <w:sz w:val="24"/>
                  <w:szCs w:val="24"/>
                </w:rPr>
                <w:t>, 2-10.</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Pucher, J., &amp; Buehler, R. (2011). </w:t>
              </w:r>
              <w:r w:rsidRPr="004126C6">
                <w:rPr>
                  <w:rFonts w:ascii="Times New Roman" w:hAnsi="Times New Roman" w:cs="Times New Roman"/>
                  <w:i/>
                  <w:iCs/>
                  <w:noProof/>
                  <w:sz w:val="24"/>
                  <w:szCs w:val="24"/>
                </w:rPr>
                <w:t>Cyling to work in 90 large cities in American cities:new evidence on the role of bicycle paths and lanes</w:t>
              </w:r>
              <w:r w:rsidRPr="004126C6">
                <w:rPr>
                  <w:rFonts w:ascii="Times New Roman" w:hAnsi="Times New Roman" w:cs="Times New Roman"/>
                  <w:noProof/>
                  <w:sz w:val="24"/>
                  <w:szCs w:val="24"/>
                </w:rPr>
                <w:t>, 416-417.</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Rahula, T., &amp; Vermab, A. (2013). Study of Impact of Various Influencing Factors on NMT Mode Choice. 1-8.</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Replogle, M. (1992). </w:t>
              </w:r>
              <w:r w:rsidRPr="004126C6">
                <w:rPr>
                  <w:rFonts w:ascii="Times New Roman" w:hAnsi="Times New Roman" w:cs="Times New Roman"/>
                  <w:i/>
                  <w:iCs/>
                  <w:noProof/>
                  <w:sz w:val="24"/>
                  <w:szCs w:val="24"/>
                </w:rPr>
                <w:t>Non motorized vehicles in Asian cities</w:t>
              </w:r>
              <w:r w:rsidRPr="004126C6">
                <w:rPr>
                  <w:rFonts w:ascii="Times New Roman" w:hAnsi="Times New Roman" w:cs="Times New Roman"/>
                  <w:noProof/>
                  <w:sz w:val="24"/>
                  <w:szCs w:val="24"/>
                </w:rPr>
                <w:t>, 6-9.</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Rietveld, P., &amp; Daniel, V. (2004). </w:t>
              </w:r>
              <w:r w:rsidRPr="004126C6">
                <w:rPr>
                  <w:rFonts w:ascii="Times New Roman" w:hAnsi="Times New Roman" w:cs="Times New Roman"/>
                  <w:i/>
                  <w:iCs/>
                  <w:noProof/>
                  <w:sz w:val="24"/>
                  <w:szCs w:val="24"/>
                </w:rPr>
                <w:t>Transportation Reasearch Part A:Policy and Practice</w:t>
              </w:r>
              <w:r w:rsidRPr="004126C6">
                <w:rPr>
                  <w:rFonts w:ascii="Times New Roman" w:hAnsi="Times New Roman" w:cs="Times New Roman"/>
                  <w:noProof/>
                  <w:sz w:val="24"/>
                  <w:szCs w:val="24"/>
                </w:rPr>
                <w:t>, 531-550.</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Silva, D. D. (2017). </w:t>
              </w:r>
              <w:r w:rsidRPr="004126C6">
                <w:rPr>
                  <w:rFonts w:ascii="Times New Roman" w:hAnsi="Times New Roman" w:cs="Times New Roman"/>
                  <w:i/>
                  <w:iCs/>
                  <w:noProof/>
                  <w:sz w:val="24"/>
                  <w:szCs w:val="24"/>
                </w:rPr>
                <w:t>Megapolis Transport Masterplan.</w:t>
              </w:r>
              <w:r w:rsidRPr="004126C6">
                <w:rPr>
                  <w:rFonts w:ascii="Times New Roman" w:hAnsi="Times New Roman" w:cs="Times New Roman"/>
                  <w:noProof/>
                  <w:sz w:val="24"/>
                  <w:szCs w:val="24"/>
                </w:rPr>
                <w:t xml:space="preserve"> </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Spyropoulou, I., &amp; Konstanitinidou, M. (2016). </w:t>
              </w:r>
              <w:r w:rsidRPr="004126C6">
                <w:rPr>
                  <w:rFonts w:ascii="Times New Roman" w:hAnsi="Times New Roman" w:cs="Times New Roman"/>
                  <w:i/>
                  <w:iCs/>
                  <w:noProof/>
                  <w:sz w:val="24"/>
                  <w:szCs w:val="24"/>
                </w:rPr>
                <w:t>Factors affecting the propensity to cycle- the case of Thessaloniki</w:t>
              </w:r>
              <w:r w:rsidRPr="004126C6">
                <w:rPr>
                  <w:rFonts w:ascii="Times New Roman" w:hAnsi="Times New Roman" w:cs="Times New Roman"/>
                  <w:noProof/>
                  <w:sz w:val="24"/>
                  <w:szCs w:val="24"/>
                </w:rPr>
                <w:t>.</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i/>
                  <w:iCs/>
                  <w:noProof/>
                  <w:sz w:val="24"/>
                  <w:szCs w:val="24"/>
                </w:rPr>
                <w:t>Statistics:Department of Motor Traffic</w:t>
              </w:r>
              <w:r w:rsidRPr="004126C6">
                <w:rPr>
                  <w:rFonts w:ascii="Times New Roman" w:hAnsi="Times New Roman" w:cs="Times New Roman"/>
                  <w:noProof/>
                  <w:sz w:val="24"/>
                  <w:szCs w:val="24"/>
                </w:rPr>
                <w:t>. (2018, October). Retrieved from Ministry of Transport and Civil Aviation: http://www.transport.gov.lk/web/index.php/en/statistics/department-of-motor-traffic.html</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Stinson, M., &amp; Bhat, C. (2004). </w:t>
              </w:r>
              <w:r w:rsidRPr="004126C6">
                <w:rPr>
                  <w:rFonts w:ascii="Times New Roman" w:hAnsi="Times New Roman" w:cs="Times New Roman"/>
                  <w:i/>
                  <w:iCs/>
                  <w:noProof/>
                  <w:sz w:val="24"/>
                  <w:szCs w:val="24"/>
                </w:rPr>
                <w:t>A comparison of the route preferences of experienced and inexperienced bicycle commuters</w:t>
              </w:r>
              <w:r w:rsidRPr="004126C6">
                <w:rPr>
                  <w:rFonts w:ascii="Times New Roman" w:hAnsi="Times New Roman" w:cs="Times New Roman"/>
                  <w:noProof/>
                  <w:sz w:val="24"/>
                  <w:szCs w:val="24"/>
                </w:rPr>
                <w:t>, 10-12.</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Tavakol, M., &amp; Dennik, R. (2011). Making Sense of Cronbach's Alpha.</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Thalagala, P., &amp; Kalukottege, C. (2015). Factors Affecting To Public Transport Ridership: A Case of Capital Colombo.</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Titze, S., Stronegger, W. J., Janschitz, S., &amp; Oja, P. (2008). Association of builts environment,social environment and personal factors with bicycle as a mode of transportations among Austrian city dwellers. 5-8.</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 xml:space="preserve">UNFCC. (2012). </w:t>
              </w:r>
              <w:r w:rsidRPr="004126C6">
                <w:rPr>
                  <w:rFonts w:ascii="Times New Roman" w:hAnsi="Times New Roman" w:cs="Times New Roman"/>
                  <w:i/>
                  <w:iCs/>
                  <w:noProof/>
                  <w:sz w:val="24"/>
                  <w:szCs w:val="24"/>
                </w:rPr>
                <w:t>Emissions Summary of Sri Lanka.</w:t>
              </w:r>
              <w:r w:rsidRPr="004126C6">
                <w:rPr>
                  <w:rFonts w:ascii="Times New Roman" w:hAnsi="Times New Roman" w:cs="Times New Roman"/>
                  <w:noProof/>
                  <w:sz w:val="24"/>
                  <w:szCs w:val="24"/>
                </w:rPr>
                <w:t xml:space="preserve"> </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noProof/>
                  <w:sz w:val="24"/>
                  <w:szCs w:val="24"/>
                </w:rPr>
                <w:t>Wang, J. Y., Mirza, L., Cheung, A. K., &amp; Moradi, S. (2014). Understanding factors influencing choices of cyclists and potential cyclists:A case study at the University of Auckland.</w:t>
              </w:r>
            </w:p>
            <w:p w:rsidR="004126C6" w:rsidRPr="004126C6" w:rsidRDefault="004126C6" w:rsidP="004126C6">
              <w:pPr>
                <w:pStyle w:val="Bibliography"/>
                <w:spacing w:line="360" w:lineRule="auto"/>
                <w:ind w:left="720" w:hanging="720"/>
                <w:rPr>
                  <w:rFonts w:ascii="Times New Roman" w:hAnsi="Times New Roman" w:cs="Times New Roman"/>
                  <w:noProof/>
                  <w:sz w:val="24"/>
                  <w:szCs w:val="24"/>
                </w:rPr>
              </w:pPr>
              <w:r w:rsidRPr="004126C6">
                <w:rPr>
                  <w:rFonts w:ascii="Times New Roman" w:hAnsi="Times New Roman" w:cs="Times New Roman"/>
                  <w:i/>
                  <w:iCs/>
                  <w:noProof/>
                  <w:sz w:val="24"/>
                  <w:szCs w:val="24"/>
                </w:rPr>
                <w:t>World population review</w:t>
              </w:r>
              <w:r w:rsidRPr="004126C6">
                <w:rPr>
                  <w:rFonts w:ascii="Times New Roman" w:hAnsi="Times New Roman" w:cs="Times New Roman"/>
                  <w:noProof/>
                  <w:sz w:val="24"/>
                  <w:szCs w:val="24"/>
                </w:rPr>
                <w:t>. (2018). Retrieved from http://worldpopulationreview.com/</w:t>
              </w:r>
            </w:p>
            <w:p w:rsidR="004126C6" w:rsidRPr="004126C6" w:rsidRDefault="004126C6" w:rsidP="004126C6">
              <w:pPr>
                <w:spacing w:line="360" w:lineRule="auto"/>
                <w:rPr>
                  <w:rFonts w:ascii="Times New Roman" w:hAnsi="Times New Roman" w:cs="Times New Roman"/>
                  <w:sz w:val="24"/>
                  <w:szCs w:val="24"/>
                </w:rPr>
              </w:pPr>
              <w:r w:rsidRPr="004126C6">
                <w:rPr>
                  <w:rFonts w:ascii="Times New Roman" w:hAnsi="Times New Roman" w:cs="Times New Roman"/>
                  <w:b/>
                  <w:bCs/>
                  <w:noProof/>
                  <w:sz w:val="24"/>
                  <w:szCs w:val="24"/>
                </w:rPr>
                <w:fldChar w:fldCharType="end"/>
              </w:r>
            </w:p>
          </w:sdtContent>
        </w:sdt>
      </w:sdtContent>
    </w:sdt>
    <w:p w:rsidR="00790AB2" w:rsidRDefault="00790AB2" w:rsidP="00AC48BF"/>
    <w:p w:rsidR="00790AB2" w:rsidRDefault="00790AB2" w:rsidP="00790AB2">
      <w:r>
        <w:br w:type="page"/>
      </w:r>
    </w:p>
    <w:p w:rsidR="00E96473" w:rsidRPr="00A9207D" w:rsidRDefault="00E96473" w:rsidP="00E96473">
      <w:pPr>
        <w:pStyle w:val="Heading1"/>
        <w:ind w:left="792"/>
        <w:jc w:val="center"/>
        <w:rPr>
          <w:rFonts w:ascii="Times New Roman" w:hAnsi="Times New Roman" w:cs="Times New Roman"/>
          <w:b/>
          <w:color w:val="auto"/>
        </w:rPr>
      </w:pPr>
      <w:bookmarkStart w:id="351" w:name="_Toc532929488"/>
      <w:bookmarkStart w:id="352" w:name="_Toc533053814"/>
      <w:r>
        <w:rPr>
          <w:rFonts w:ascii="Times New Roman" w:hAnsi="Times New Roman" w:cs="Times New Roman"/>
          <w:b/>
          <w:color w:val="auto"/>
        </w:rPr>
        <w:t>Appendix</w:t>
      </w:r>
      <w:bookmarkEnd w:id="351"/>
      <w:bookmarkEnd w:id="352"/>
    </w:p>
    <w:p w:rsidR="00E96473" w:rsidRDefault="00E96473" w:rsidP="00E96473">
      <w:pPr>
        <w:rPr>
          <w:rFonts w:ascii="Times New Roman" w:eastAsia="Times New Roman" w:hAnsi="Times New Roman" w:cs="Times New Roman"/>
          <w:sz w:val="24"/>
          <w:szCs w:val="24"/>
          <w:shd w:val="clear" w:color="auto" w:fill="FFFFFF"/>
        </w:rPr>
      </w:pPr>
    </w:p>
    <w:p w:rsidR="00E96473" w:rsidRDefault="00E96473" w:rsidP="00E96473">
      <w:pPr>
        <w:rPr>
          <w:rFonts w:ascii="Times New Roman" w:eastAsia="Times New Roman" w:hAnsi="Times New Roman" w:cs="Times New Roman"/>
          <w:sz w:val="24"/>
          <w:szCs w:val="24"/>
          <w:shd w:val="clear" w:color="auto" w:fill="FFFFFF"/>
        </w:rPr>
      </w:pPr>
    </w:p>
    <w:p w:rsidR="00E96473" w:rsidRPr="00A9207D" w:rsidRDefault="00E96473" w:rsidP="00E96473">
      <w:pPr>
        <w:pStyle w:val="Heading1"/>
        <w:ind w:left="792"/>
        <w:jc w:val="center"/>
        <w:rPr>
          <w:rFonts w:ascii="Times New Roman" w:hAnsi="Times New Roman" w:cs="Times New Roman"/>
          <w:b/>
          <w:color w:val="auto"/>
        </w:rPr>
      </w:pPr>
      <w:bookmarkStart w:id="353" w:name="_Toc530507357"/>
      <w:bookmarkStart w:id="354" w:name="_Toc532929489"/>
      <w:bookmarkStart w:id="355" w:name="_Toc533053815"/>
      <w:r>
        <w:rPr>
          <w:rFonts w:ascii="Times New Roman" w:hAnsi="Times New Roman" w:cs="Times New Roman"/>
          <w:b/>
          <w:color w:val="auto"/>
        </w:rPr>
        <w:t>A</w:t>
      </w:r>
      <w:bookmarkEnd w:id="353"/>
      <w:r>
        <w:rPr>
          <w:rFonts w:ascii="Times New Roman" w:hAnsi="Times New Roman" w:cs="Times New Roman"/>
          <w:b/>
          <w:color w:val="auto"/>
        </w:rPr>
        <w:t>ppendix 1 (Questionnaire)</w:t>
      </w:r>
      <w:bookmarkEnd w:id="354"/>
      <w:bookmarkEnd w:id="355"/>
    </w:p>
    <w:p w:rsidR="00E96473" w:rsidRPr="00191013" w:rsidRDefault="00E96473" w:rsidP="00E96473">
      <w:pPr>
        <w:jc w:val="center"/>
        <w:rPr>
          <w:rFonts w:ascii="Times New Roman" w:eastAsia="Times New Roman" w:hAnsi="Times New Roman" w:cs="Times New Roman"/>
          <w:sz w:val="32"/>
          <w:szCs w:val="32"/>
          <w:shd w:val="clear" w:color="auto" w:fill="FFFFFF"/>
        </w:rPr>
      </w:pPr>
    </w:p>
    <w:p w:rsidR="00E96473" w:rsidRPr="00821056" w:rsidRDefault="00E96473" w:rsidP="00E96473">
      <w:pPr>
        <w:rPr>
          <w:rFonts w:ascii="Times New Roman" w:hAnsi="Times New Roman" w:cs="Times New Roman"/>
          <w:b/>
          <w:color w:val="000000" w:themeColor="text1"/>
          <w:sz w:val="24"/>
          <w:szCs w:val="24"/>
        </w:rPr>
      </w:pPr>
      <w:r>
        <w:rPr>
          <w:rFonts w:ascii="Times New Roman" w:eastAsia="Times New Roman" w:hAnsi="Times New Roman" w:cs="Times New Roman"/>
          <w:sz w:val="24"/>
          <w:szCs w:val="24"/>
          <w:shd w:val="clear" w:color="auto" w:fill="FFFFFF"/>
        </w:rPr>
        <w:t xml:space="preserve">Dear sir/Madam, </w:t>
      </w:r>
      <w:r w:rsidRPr="00821056">
        <w:rPr>
          <w:rFonts w:ascii="Times New Roman" w:eastAsia="Times New Roman" w:hAnsi="Times New Roman" w:cs="Times New Roman"/>
          <w:sz w:val="24"/>
          <w:szCs w:val="24"/>
        </w:rPr>
        <w:br/>
      </w:r>
      <w:r w:rsidRPr="00821056">
        <w:rPr>
          <w:rFonts w:ascii="Times New Roman" w:eastAsia="Times New Roman" w:hAnsi="Times New Roman" w:cs="Times New Roman"/>
          <w:sz w:val="24"/>
          <w:szCs w:val="24"/>
          <w:shd w:val="clear" w:color="auto" w:fill="FFFFFF"/>
        </w:rPr>
        <w:t>I am D</w:t>
      </w:r>
      <w:r>
        <w:rPr>
          <w:rFonts w:ascii="Times New Roman" w:eastAsia="Times New Roman" w:hAnsi="Times New Roman" w:cs="Times New Roman"/>
          <w:sz w:val="24"/>
          <w:szCs w:val="24"/>
          <w:shd w:val="clear" w:color="auto" w:fill="FFFFFF"/>
        </w:rPr>
        <w:t>ulanga Wijayasinghe</w:t>
      </w:r>
      <w:r w:rsidRPr="00821056">
        <w:rPr>
          <w:rFonts w:ascii="Times New Roman" w:eastAsia="Times New Roman" w:hAnsi="Times New Roman" w:cs="Times New Roman"/>
          <w:sz w:val="24"/>
          <w:szCs w:val="24"/>
          <w:shd w:val="clear" w:color="auto" w:fill="FFFFFF"/>
        </w:rPr>
        <w:t xml:space="preserve"> from CINEC Campus, reading a degree on BSc. (Hons) in logistics and Transport. This survey is carried out in order to identify</w:t>
      </w:r>
      <w:r w:rsidRPr="00821056">
        <w:rPr>
          <w:rFonts w:ascii="Times New Roman" w:hAnsi="Times New Roman" w:cs="Times New Roman"/>
          <w:b/>
          <w:color w:val="000000" w:themeColor="text1"/>
          <w:sz w:val="52"/>
          <w:szCs w:val="52"/>
        </w:rPr>
        <w:t xml:space="preserve"> </w:t>
      </w:r>
      <w:r w:rsidRPr="00821056">
        <w:rPr>
          <w:rFonts w:ascii="Times New Roman" w:hAnsi="Times New Roman" w:cs="Times New Roman"/>
          <w:b/>
          <w:color w:val="000000" w:themeColor="text1"/>
          <w:sz w:val="24"/>
          <w:szCs w:val="24"/>
        </w:rPr>
        <w:t>Factors Affect</w:t>
      </w:r>
      <w:r>
        <w:rPr>
          <w:rFonts w:ascii="Times New Roman" w:hAnsi="Times New Roman" w:cs="Times New Roman"/>
          <w:b/>
          <w:color w:val="000000" w:themeColor="text1"/>
          <w:sz w:val="24"/>
          <w:szCs w:val="24"/>
        </w:rPr>
        <w:t>ing</w:t>
      </w:r>
      <w:r w:rsidRPr="00821056">
        <w:rPr>
          <w:rFonts w:ascii="Times New Roman" w:hAnsi="Times New Roman" w:cs="Times New Roman"/>
          <w:b/>
          <w:color w:val="000000" w:themeColor="text1"/>
          <w:sz w:val="24"/>
          <w:szCs w:val="24"/>
        </w:rPr>
        <w:t xml:space="preserve"> on Customer Choice of Dedicated Non-motorized vehicle highway in Colombo City</w:t>
      </w:r>
      <w:r>
        <w:rPr>
          <w:rFonts w:ascii="Times New Roman" w:hAnsi="Times New Roman" w:cs="Times New Roman"/>
          <w:b/>
          <w:color w:val="000000" w:themeColor="text1"/>
          <w:sz w:val="24"/>
          <w:szCs w:val="24"/>
        </w:rPr>
        <w:t xml:space="preserve"> </w:t>
      </w:r>
      <w:r w:rsidRPr="00821056">
        <w:rPr>
          <w:rFonts w:ascii="Times New Roman" w:eastAsia="Times New Roman" w:hAnsi="Times New Roman" w:cs="Times New Roman"/>
          <w:sz w:val="24"/>
          <w:szCs w:val="24"/>
          <w:shd w:val="clear" w:color="auto" w:fill="FFFFFF"/>
        </w:rPr>
        <w:t>as a requirement of the undergraduate program.</w:t>
      </w:r>
    </w:p>
    <w:p w:rsidR="00E96473" w:rsidRPr="00821056" w:rsidRDefault="00E96473" w:rsidP="00E96473">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21056">
        <w:rPr>
          <w:rFonts w:ascii="Times New Roman" w:hAnsi="Times New Roman" w:cs="Times New Roman"/>
          <w:sz w:val="24"/>
          <w:szCs w:val="24"/>
          <w:shd w:val="clear" w:color="auto" w:fill="FFFFFF"/>
        </w:rPr>
        <w:t>Please be kind enough to complete the survey and help to improve the quality</w:t>
      </w:r>
      <w:r>
        <w:rPr>
          <w:rFonts w:ascii="Times New Roman" w:hAnsi="Times New Roman" w:cs="Times New Roman"/>
          <w:sz w:val="24"/>
          <w:szCs w:val="24"/>
          <w:shd w:val="clear" w:color="auto" w:fill="FFFFFF"/>
        </w:rPr>
        <w:t xml:space="preserve"> of</w:t>
      </w:r>
      <w:r w:rsidRPr="00821056">
        <w:rPr>
          <w:rFonts w:ascii="Times New Roman" w:hAnsi="Times New Roman" w:cs="Times New Roman"/>
          <w:sz w:val="24"/>
          <w:szCs w:val="24"/>
          <w:shd w:val="clear" w:color="auto" w:fill="FFFFFF"/>
        </w:rPr>
        <w:t xml:space="preserve"> transport</w:t>
      </w:r>
      <w:r>
        <w:rPr>
          <w:rFonts w:ascii="Times New Roman" w:hAnsi="Times New Roman" w:cs="Times New Roman"/>
          <w:sz w:val="24"/>
          <w:szCs w:val="24"/>
          <w:shd w:val="clear" w:color="auto" w:fill="FFFFFF"/>
        </w:rPr>
        <w:t>ation</w:t>
      </w:r>
      <w:r w:rsidRPr="00821056">
        <w:rPr>
          <w:rFonts w:ascii="Times New Roman" w:hAnsi="Times New Roman" w:cs="Times New Roman"/>
          <w:sz w:val="24"/>
          <w:szCs w:val="24"/>
          <w:shd w:val="clear" w:color="auto" w:fill="FFFFFF"/>
        </w:rPr>
        <w:t xml:space="preserve"> system in Colombo city</w:t>
      </w:r>
      <w:r>
        <w:rPr>
          <w:rFonts w:ascii="Times New Roman" w:hAnsi="Times New Roman" w:cs="Times New Roman"/>
          <w:sz w:val="24"/>
          <w:szCs w:val="24"/>
          <w:shd w:val="clear" w:color="auto" w:fill="FFFFFF"/>
        </w:rPr>
        <w:t xml:space="preserve">. </w:t>
      </w:r>
      <w:r w:rsidRPr="00821056">
        <w:rPr>
          <w:rFonts w:ascii="Times New Roman" w:eastAsia="Times New Roman" w:hAnsi="Times New Roman" w:cs="Times New Roman"/>
          <w:sz w:val="24"/>
          <w:szCs w:val="24"/>
        </w:rPr>
        <w:t>The estimate</w:t>
      </w:r>
      <w:r>
        <w:rPr>
          <w:rFonts w:ascii="Times New Roman" w:eastAsia="Times New Roman" w:hAnsi="Times New Roman" w:cs="Times New Roman"/>
          <w:sz w:val="24"/>
          <w:szCs w:val="24"/>
        </w:rPr>
        <w:t>d</w:t>
      </w:r>
      <w:r w:rsidRPr="00821056">
        <w:rPr>
          <w:rFonts w:ascii="Times New Roman" w:eastAsia="Times New Roman" w:hAnsi="Times New Roman" w:cs="Times New Roman"/>
          <w:sz w:val="24"/>
          <w:szCs w:val="24"/>
        </w:rPr>
        <w:t xml:space="preserve"> time to complete this survey will take only less than 10 minutes. Note that the responses you have provided will be strictly confidential and will be protected by law. </w:t>
      </w:r>
    </w:p>
    <w:p w:rsidR="00E96473" w:rsidRPr="00821056" w:rsidRDefault="00E96473" w:rsidP="00E96473">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056">
        <w:rPr>
          <w:rFonts w:ascii="Times New Roman" w:eastAsia="Times New Roman" w:hAnsi="Times New Roman" w:cs="Times New Roman"/>
          <w:sz w:val="24"/>
          <w:szCs w:val="24"/>
        </w:rPr>
        <w:t>Thank You!</w:t>
      </w:r>
      <w:r w:rsidRPr="00821056">
        <w:rPr>
          <w:rFonts w:ascii="Times New Roman" w:eastAsia="Times New Roman" w:hAnsi="Times New Roman" w:cs="Times New Roman"/>
          <w:sz w:val="24"/>
          <w:szCs w:val="24"/>
        </w:rPr>
        <w:br/>
      </w:r>
      <w:r>
        <w:rPr>
          <w:rFonts w:ascii="Times New Roman" w:eastAsia="Times New Roman" w:hAnsi="Times New Roman" w:cs="Times New Roman"/>
          <w:sz w:val="24"/>
          <w:szCs w:val="24"/>
        </w:rPr>
        <w:t>Dulanga Wijayasinghe</w:t>
      </w:r>
      <w:r w:rsidRPr="00821056">
        <w:rPr>
          <w:rFonts w:ascii="Times New Roman" w:eastAsia="Times New Roman" w:hAnsi="Times New Roman" w:cs="Times New Roman"/>
          <w:sz w:val="24"/>
          <w:szCs w:val="24"/>
        </w:rPr>
        <w:br/>
        <w:t xml:space="preserve">Undergraduate, </w:t>
      </w:r>
      <w:del w:id="356" w:author="HP" w:date="2018-09-16T12:17:00Z">
        <w:r w:rsidRPr="00821056" w:rsidDel="00FC57D6">
          <w:rPr>
            <w:rFonts w:ascii="Times New Roman" w:eastAsia="Times New Roman" w:hAnsi="Times New Roman" w:cs="Times New Roman"/>
            <w:sz w:val="24"/>
            <w:szCs w:val="24"/>
          </w:rPr>
          <w:br/>
        </w:r>
      </w:del>
      <w:r w:rsidRPr="00821056">
        <w:rPr>
          <w:rFonts w:ascii="Times New Roman" w:eastAsia="Times New Roman" w:hAnsi="Times New Roman" w:cs="Times New Roman"/>
          <w:sz w:val="24"/>
          <w:szCs w:val="24"/>
        </w:rPr>
        <w:t>CINEC Campus.</w:t>
      </w:r>
    </w:p>
    <w:p w:rsidR="00E96473" w:rsidRDefault="00E96473" w:rsidP="00E96473">
      <w:pPr>
        <w:pStyle w:val="Default"/>
      </w:pPr>
    </w:p>
    <w:p w:rsidR="00E96473" w:rsidRPr="002D0A08" w:rsidRDefault="00E96473" w:rsidP="00E96473">
      <w:pPr>
        <w:pStyle w:val="Default"/>
        <w:jc w:val="both"/>
      </w:pPr>
      <w:r w:rsidRPr="002D0A08">
        <w:t>A Cycle Super Highway is a cycle highway, where</w:t>
      </w:r>
      <w:r>
        <w:t xml:space="preserve"> only the bicycle</w:t>
      </w:r>
      <w:r w:rsidRPr="002D0A08">
        <w:t xml:space="preserve"> commuters’ needs have been </w:t>
      </w:r>
      <w:r>
        <w:t xml:space="preserve">given the highest priority. These routes </w:t>
      </w:r>
      <w:r w:rsidRPr="002D0A08">
        <w:t>offer fast, comfortable and safe service. These highways connect areas with many workers and students to their homes, and to public transportation possibilities as well.</w:t>
      </w:r>
    </w:p>
    <w:p w:rsidR="00E96473" w:rsidRPr="002D0A08" w:rsidRDefault="00E96473" w:rsidP="00E96473">
      <w:pPr>
        <w:ind w:firstLine="720"/>
        <w:jc w:val="both"/>
        <w:rPr>
          <w:rFonts w:ascii="Times New Roman" w:hAnsi="Times New Roman" w:cs="Times New Roman"/>
          <w:sz w:val="24"/>
          <w:szCs w:val="24"/>
        </w:rPr>
      </w:pPr>
      <w:r w:rsidRPr="002D0A08">
        <w:rPr>
          <w:rFonts w:ascii="Times New Roman" w:hAnsi="Times New Roman" w:cs="Times New Roman"/>
          <w:noProof/>
          <w:sz w:val="24"/>
          <w:szCs w:val="24"/>
        </w:rPr>
        <w:drawing>
          <wp:anchor distT="0" distB="0" distL="114300" distR="114300" simplePos="0" relativeHeight="251674624" behindDoc="1" locked="0" layoutInCell="1" allowOverlap="1" wp14:anchorId="51B9A747" wp14:editId="5A5342C8">
            <wp:simplePos x="0" y="0"/>
            <wp:positionH relativeFrom="column">
              <wp:posOffset>1794510</wp:posOffset>
            </wp:positionH>
            <wp:positionV relativeFrom="paragraph">
              <wp:posOffset>291465</wp:posOffset>
            </wp:positionV>
            <wp:extent cx="3195320" cy="2212975"/>
            <wp:effectExtent l="0" t="0" r="5080" b="0"/>
            <wp:wrapTight wrapText="bothSides">
              <wp:wrapPolygon edited="0">
                <wp:start x="0" y="0"/>
                <wp:lineTo x="0" y="21383"/>
                <wp:lineTo x="21506" y="21383"/>
                <wp:lineTo x="21506" y="0"/>
                <wp:lineTo x="0" y="0"/>
              </wp:wrapPolygon>
            </wp:wrapTight>
            <wp:docPr id="47" name="Picture 47" descr="Image result for bicycle highway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cycle highways 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5320"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Pr="002D0A08" w:rsidRDefault="00E96473" w:rsidP="00E96473">
      <w:pPr>
        <w:rPr>
          <w:rFonts w:ascii="Times New Roman" w:hAnsi="Times New Roman" w:cs="Times New Roman"/>
          <w:sz w:val="24"/>
          <w:szCs w:val="24"/>
        </w:rPr>
      </w:pPr>
    </w:p>
    <w:p w:rsidR="00E96473" w:rsidRDefault="00E96473" w:rsidP="00E96473">
      <w:pPr>
        <w:tabs>
          <w:tab w:val="left" w:pos="1065"/>
        </w:tabs>
        <w:rPr>
          <w:rFonts w:ascii="Times New Roman" w:eastAsia="Times New Roman" w:hAnsi="Times New Roman" w:cs="Times New Roman"/>
          <w:b/>
          <w:color w:val="212121"/>
          <w:sz w:val="24"/>
          <w:szCs w:val="24"/>
        </w:rPr>
      </w:pPr>
    </w:p>
    <w:p w:rsidR="00E96473" w:rsidRDefault="00E96473" w:rsidP="00E96473">
      <w:pPr>
        <w:tabs>
          <w:tab w:val="left" w:pos="1065"/>
        </w:tabs>
        <w:rPr>
          <w:rFonts w:ascii="Times New Roman" w:eastAsia="Times New Roman" w:hAnsi="Times New Roman" w:cs="Times New Roman"/>
          <w:b/>
          <w:color w:val="212121"/>
          <w:sz w:val="24"/>
          <w:szCs w:val="24"/>
        </w:rPr>
      </w:pPr>
    </w:p>
    <w:p w:rsidR="00E96473" w:rsidRPr="00F562DD" w:rsidRDefault="00E96473" w:rsidP="00E96473">
      <w:pPr>
        <w:tabs>
          <w:tab w:val="left" w:pos="1065"/>
        </w:tabs>
        <w:jc w:val="center"/>
        <w:rPr>
          <w:rFonts w:ascii="Times New Roman" w:eastAsia="Times New Roman" w:hAnsi="Times New Roman" w:cs="Times New Roman"/>
          <w:b/>
          <w:color w:val="212121"/>
          <w:sz w:val="24"/>
          <w:szCs w:val="24"/>
        </w:rPr>
      </w:pPr>
      <w:r w:rsidRPr="00F562DD">
        <w:rPr>
          <w:rFonts w:ascii="Times New Roman" w:eastAsia="Times New Roman" w:hAnsi="Times New Roman" w:cs="Times New Roman"/>
          <w:b/>
          <w:color w:val="212121"/>
          <w:sz w:val="24"/>
          <w:szCs w:val="24"/>
        </w:rPr>
        <w:t>Part A</w:t>
      </w:r>
    </w:p>
    <w:p w:rsidR="00E96473" w:rsidRPr="002D0A08" w:rsidRDefault="00E96473" w:rsidP="00E96473">
      <w:pPr>
        <w:tabs>
          <w:tab w:val="left" w:pos="1065"/>
        </w:tabs>
        <w:rPr>
          <w:rFonts w:ascii="Times New Roman" w:eastAsia="Times New Roman" w:hAnsi="Times New Roman" w:cs="Times New Roman"/>
          <w:color w:val="212121"/>
          <w:sz w:val="24"/>
          <w:szCs w:val="24"/>
        </w:rPr>
      </w:pPr>
      <w:r w:rsidRPr="002D0A08">
        <w:rPr>
          <w:rFonts w:ascii="Times New Roman" w:eastAsia="Times New Roman" w:hAnsi="Times New Roman" w:cs="Times New Roman"/>
          <w:color w:val="212121"/>
          <w:sz w:val="24"/>
          <w:szCs w:val="24"/>
        </w:rPr>
        <w:t>(Please “√”the cage representing the most appropriate response for you, in respect of the following questions)</w:t>
      </w:r>
    </w:p>
    <w:p w:rsidR="00E96473" w:rsidRDefault="00E96473" w:rsidP="00E96473">
      <w:pPr>
        <w:pStyle w:val="ListParagraph"/>
        <w:numPr>
          <w:ilvl w:val="0"/>
          <w:numId w:val="37"/>
        </w:numPr>
        <w:tabs>
          <w:tab w:val="left" w:pos="1065"/>
        </w:tabs>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My </w:t>
      </w:r>
      <w:r w:rsidRPr="002D0A08">
        <w:rPr>
          <w:rFonts w:ascii="Times New Roman" w:hAnsi="Times New Roman" w:cs="Times New Roman"/>
          <w:sz w:val="24"/>
          <w:szCs w:val="24"/>
        </w:rPr>
        <w:t>age group</w:t>
      </w:r>
      <w:r>
        <w:rPr>
          <w:rFonts w:ascii="Times New Roman" w:hAnsi="Times New Roman" w:cs="Times New Roman"/>
          <w:sz w:val="24"/>
          <w:szCs w:val="24"/>
        </w:rPr>
        <w:t xml:space="preserve"> is</w:t>
      </w:r>
      <w:r w:rsidRPr="002D0A08">
        <w:rPr>
          <w:rFonts w:ascii="Times New Roman" w:hAnsi="Times New Roman" w:cs="Times New Roman"/>
          <w:sz w:val="24"/>
          <w:szCs w:val="24"/>
        </w:rPr>
        <w:t>?</w:t>
      </w:r>
    </w:p>
    <w:p w:rsidR="00E96473" w:rsidRPr="002D0A08" w:rsidRDefault="00E96473" w:rsidP="00E96473">
      <w:pPr>
        <w:pStyle w:val="ListParagraph"/>
        <w:tabs>
          <w:tab w:val="left" w:pos="1065"/>
        </w:tabs>
        <w:ind w:left="0"/>
        <w:rPr>
          <w:rFonts w:ascii="Times New Roman" w:hAnsi="Times New Roman" w:cs="Times New Roman"/>
          <w:sz w:val="24"/>
          <w:szCs w:val="24"/>
        </w:rPr>
      </w:pPr>
    </w:p>
    <w:tbl>
      <w:tblPr>
        <w:tblStyle w:val="TableGrid"/>
        <w:tblW w:w="9085" w:type="dxa"/>
        <w:tblInd w:w="360" w:type="dxa"/>
        <w:tblLook w:val="04A0" w:firstRow="1" w:lastRow="0" w:firstColumn="1" w:lastColumn="0" w:noHBand="0" w:noVBand="1"/>
      </w:tblPr>
      <w:tblGrid>
        <w:gridCol w:w="625"/>
        <w:gridCol w:w="1141"/>
        <w:gridCol w:w="569"/>
        <w:gridCol w:w="1197"/>
        <w:gridCol w:w="693"/>
        <w:gridCol w:w="1074"/>
        <w:gridCol w:w="726"/>
        <w:gridCol w:w="1042"/>
        <w:gridCol w:w="668"/>
        <w:gridCol w:w="1350"/>
      </w:tblGrid>
      <w:tr w:rsidR="00E96473" w:rsidRPr="002D0A08" w:rsidTr="00D05F4C">
        <w:trPr>
          <w:trHeight w:val="400"/>
        </w:trPr>
        <w:tc>
          <w:tcPr>
            <w:tcW w:w="625" w:type="dxa"/>
          </w:tcPr>
          <w:p w:rsidR="00E96473" w:rsidRPr="002D0A08" w:rsidRDefault="00E96473" w:rsidP="00D05F4C">
            <w:pPr>
              <w:tabs>
                <w:tab w:val="left" w:pos="1065"/>
              </w:tabs>
              <w:rPr>
                <w:rFonts w:ascii="Times New Roman" w:hAnsi="Times New Roman" w:cs="Times New Roman"/>
                <w:sz w:val="24"/>
                <w:szCs w:val="24"/>
              </w:rPr>
            </w:pPr>
          </w:p>
        </w:tc>
        <w:tc>
          <w:tcPr>
            <w:tcW w:w="1141" w:type="dxa"/>
          </w:tcPr>
          <w:p w:rsidR="00E96473" w:rsidRPr="002D0A08" w:rsidRDefault="00E96473" w:rsidP="00D05F4C">
            <w:pPr>
              <w:tabs>
                <w:tab w:val="left" w:pos="1065"/>
              </w:tabs>
              <w:jc w:val="center"/>
              <w:rPr>
                <w:rFonts w:ascii="Times New Roman" w:hAnsi="Times New Roman" w:cs="Times New Roman"/>
                <w:sz w:val="24"/>
                <w:szCs w:val="24"/>
              </w:rPr>
            </w:pPr>
            <w:r w:rsidRPr="002D0A08">
              <w:rPr>
                <w:rFonts w:ascii="Times New Roman" w:hAnsi="Times New Roman" w:cs="Times New Roman"/>
                <w:sz w:val="24"/>
                <w:szCs w:val="24"/>
              </w:rPr>
              <w:t>18-25</w:t>
            </w:r>
          </w:p>
        </w:tc>
        <w:tc>
          <w:tcPr>
            <w:tcW w:w="569" w:type="dxa"/>
          </w:tcPr>
          <w:p w:rsidR="00E96473" w:rsidRPr="002D0A08" w:rsidRDefault="00E96473" w:rsidP="00D05F4C">
            <w:pPr>
              <w:tabs>
                <w:tab w:val="left" w:pos="1065"/>
              </w:tabs>
              <w:jc w:val="center"/>
              <w:rPr>
                <w:rFonts w:ascii="Times New Roman" w:hAnsi="Times New Roman" w:cs="Times New Roman"/>
                <w:sz w:val="24"/>
                <w:szCs w:val="24"/>
              </w:rPr>
            </w:pPr>
          </w:p>
        </w:tc>
        <w:tc>
          <w:tcPr>
            <w:tcW w:w="1197" w:type="dxa"/>
          </w:tcPr>
          <w:p w:rsidR="00E96473" w:rsidRPr="002D0A08" w:rsidRDefault="00E96473" w:rsidP="00D05F4C">
            <w:pPr>
              <w:tabs>
                <w:tab w:val="left" w:pos="1065"/>
              </w:tabs>
              <w:jc w:val="center"/>
              <w:rPr>
                <w:rFonts w:ascii="Times New Roman" w:hAnsi="Times New Roman" w:cs="Times New Roman"/>
                <w:sz w:val="24"/>
                <w:szCs w:val="24"/>
              </w:rPr>
            </w:pPr>
            <w:r w:rsidRPr="002D0A08">
              <w:rPr>
                <w:rFonts w:ascii="Times New Roman" w:hAnsi="Times New Roman" w:cs="Times New Roman"/>
                <w:sz w:val="24"/>
                <w:szCs w:val="24"/>
              </w:rPr>
              <w:t>26-35</w:t>
            </w:r>
          </w:p>
        </w:tc>
        <w:tc>
          <w:tcPr>
            <w:tcW w:w="693" w:type="dxa"/>
          </w:tcPr>
          <w:p w:rsidR="00E96473" w:rsidRPr="002D0A08" w:rsidRDefault="00E96473" w:rsidP="00D05F4C">
            <w:pPr>
              <w:tabs>
                <w:tab w:val="left" w:pos="1065"/>
              </w:tabs>
              <w:jc w:val="center"/>
              <w:rPr>
                <w:rFonts w:ascii="Times New Roman" w:hAnsi="Times New Roman" w:cs="Times New Roman"/>
                <w:sz w:val="24"/>
                <w:szCs w:val="24"/>
              </w:rPr>
            </w:pPr>
          </w:p>
        </w:tc>
        <w:tc>
          <w:tcPr>
            <w:tcW w:w="1074" w:type="dxa"/>
          </w:tcPr>
          <w:p w:rsidR="00E96473" w:rsidRPr="002D0A08" w:rsidRDefault="00E96473" w:rsidP="00D05F4C">
            <w:pPr>
              <w:tabs>
                <w:tab w:val="left" w:pos="1065"/>
              </w:tabs>
              <w:jc w:val="center"/>
              <w:rPr>
                <w:rFonts w:ascii="Times New Roman" w:hAnsi="Times New Roman" w:cs="Times New Roman"/>
                <w:sz w:val="24"/>
                <w:szCs w:val="24"/>
              </w:rPr>
            </w:pPr>
            <w:r w:rsidRPr="002D0A08">
              <w:rPr>
                <w:rFonts w:ascii="Times New Roman" w:hAnsi="Times New Roman" w:cs="Times New Roman"/>
                <w:sz w:val="24"/>
                <w:szCs w:val="24"/>
              </w:rPr>
              <w:t>36-45</w:t>
            </w:r>
          </w:p>
        </w:tc>
        <w:tc>
          <w:tcPr>
            <w:tcW w:w="726" w:type="dxa"/>
          </w:tcPr>
          <w:p w:rsidR="00E96473" w:rsidRPr="002D0A08" w:rsidRDefault="00E96473" w:rsidP="00D05F4C">
            <w:pPr>
              <w:tabs>
                <w:tab w:val="left" w:pos="1065"/>
              </w:tabs>
              <w:jc w:val="center"/>
              <w:rPr>
                <w:rFonts w:ascii="Times New Roman" w:hAnsi="Times New Roman" w:cs="Times New Roman"/>
                <w:sz w:val="24"/>
                <w:szCs w:val="24"/>
              </w:rPr>
            </w:pPr>
          </w:p>
        </w:tc>
        <w:tc>
          <w:tcPr>
            <w:tcW w:w="1042" w:type="dxa"/>
          </w:tcPr>
          <w:p w:rsidR="00E96473" w:rsidRPr="002D0A08" w:rsidRDefault="00E96473" w:rsidP="00D05F4C">
            <w:pPr>
              <w:tabs>
                <w:tab w:val="left" w:pos="1065"/>
              </w:tabs>
              <w:jc w:val="center"/>
              <w:rPr>
                <w:rFonts w:ascii="Times New Roman" w:hAnsi="Times New Roman" w:cs="Times New Roman"/>
                <w:sz w:val="24"/>
                <w:szCs w:val="24"/>
              </w:rPr>
            </w:pPr>
            <w:r w:rsidRPr="002D0A08">
              <w:rPr>
                <w:rFonts w:ascii="Times New Roman" w:hAnsi="Times New Roman" w:cs="Times New Roman"/>
                <w:sz w:val="24"/>
                <w:szCs w:val="24"/>
              </w:rPr>
              <w:t>46-55</w:t>
            </w:r>
          </w:p>
        </w:tc>
        <w:tc>
          <w:tcPr>
            <w:tcW w:w="668" w:type="dxa"/>
          </w:tcPr>
          <w:p w:rsidR="00E96473" w:rsidRPr="002D0A08" w:rsidRDefault="00E96473" w:rsidP="00D05F4C">
            <w:pPr>
              <w:tabs>
                <w:tab w:val="left" w:pos="1065"/>
              </w:tabs>
              <w:jc w:val="center"/>
              <w:rPr>
                <w:rFonts w:ascii="Times New Roman" w:hAnsi="Times New Roman" w:cs="Times New Roman"/>
                <w:sz w:val="24"/>
                <w:szCs w:val="24"/>
              </w:rPr>
            </w:pPr>
          </w:p>
        </w:tc>
        <w:tc>
          <w:tcPr>
            <w:tcW w:w="1350" w:type="dxa"/>
          </w:tcPr>
          <w:p w:rsidR="00E96473" w:rsidRPr="002D0A08" w:rsidRDefault="00E96473" w:rsidP="00D05F4C">
            <w:pPr>
              <w:tabs>
                <w:tab w:val="left" w:pos="1065"/>
              </w:tabs>
              <w:jc w:val="center"/>
              <w:rPr>
                <w:rFonts w:ascii="Times New Roman" w:hAnsi="Times New Roman" w:cs="Times New Roman"/>
                <w:sz w:val="24"/>
                <w:szCs w:val="24"/>
              </w:rPr>
            </w:pPr>
            <w:r w:rsidRPr="002D0A08">
              <w:rPr>
                <w:rFonts w:ascii="Times New Roman" w:hAnsi="Times New Roman" w:cs="Times New Roman"/>
                <w:sz w:val="24"/>
                <w:szCs w:val="24"/>
              </w:rPr>
              <w:t>Above 55</w:t>
            </w:r>
          </w:p>
        </w:tc>
      </w:tr>
    </w:tbl>
    <w:p w:rsidR="00E96473" w:rsidRPr="002D0A08" w:rsidRDefault="00E96473" w:rsidP="00E96473">
      <w:pPr>
        <w:tabs>
          <w:tab w:val="left" w:pos="1065"/>
        </w:tabs>
        <w:rPr>
          <w:rFonts w:ascii="Times New Roman" w:hAnsi="Times New Roman" w:cs="Times New Roman"/>
          <w:sz w:val="24"/>
          <w:szCs w:val="24"/>
        </w:rPr>
      </w:pP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I am a ,</w:t>
      </w:r>
    </w:p>
    <w:tbl>
      <w:tblPr>
        <w:tblStyle w:val="TableGrid"/>
        <w:tblpPr w:leftFromText="180" w:rightFromText="180" w:vertAnchor="text" w:horzAnchor="page" w:tblpX="3511" w:tblpY="216"/>
        <w:tblOverlap w:val="never"/>
        <w:tblW w:w="0" w:type="auto"/>
        <w:tblLook w:val="04A0" w:firstRow="1" w:lastRow="0" w:firstColumn="1" w:lastColumn="0" w:noHBand="0" w:noVBand="1"/>
      </w:tblPr>
      <w:tblGrid>
        <w:gridCol w:w="625"/>
      </w:tblGrid>
      <w:tr w:rsidR="00E96473" w:rsidRPr="002D0A08" w:rsidTr="00D05F4C">
        <w:tc>
          <w:tcPr>
            <w:tcW w:w="625"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6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 xml:space="preserve"> </w:t>
            </w:r>
          </w:p>
        </w:tc>
      </w:tr>
    </w:tbl>
    <w:p w:rsidR="00E96473" w:rsidRPr="002D0A08" w:rsidRDefault="00E96473" w:rsidP="00E96473">
      <w:pPr>
        <w:pStyle w:val="ListParagraph"/>
        <w:ind w:left="0"/>
        <w:rPr>
          <w:rFonts w:ascii="Times New Roman" w:hAnsi="Times New Roman" w:cs="Times New Roman"/>
          <w:sz w:val="24"/>
          <w:szCs w:val="24"/>
        </w:rPr>
      </w:pPr>
    </w:p>
    <w:p w:rsidR="00E96473" w:rsidRPr="002D0A08" w:rsidRDefault="00E96473" w:rsidP="00E96473">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Male</w:t>
      </w:r>
    </w:p>
    <w:p w:rsidR="00E96473" w:rsidRPr="002D0A08" w:rsidRDefault="00E96473" w:rsidP="00E96473">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Female</w:t>
      </w:r>
      <w:r w:rsidRPr="002D0A08">
        <w:rPr>
          <w:rFonts w:ascii="Times New Roman" w:hAnsi="Times New Roman" w:cs="Times New Roman"/>
          <w:sz w:val="24"/>
          <w:szCs w:val="24"/>
        </w:rPr>
        <w:br w:type="textWrapping" w:clear="all"/>
      </w: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Currently I am, </w:t>
      </w:r>
    </w:p>
    <w:p w:rsidR="00E96473" w:rsidRPr="002D0A08"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605"/>
        <w:gridCol w:w="900"/>
      </w:tblGrid>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Employed</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Unemployed</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Underemployed</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Retired</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Student</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Employed at the same time studying</w:t>
            </w:r>
          </w:p>
        </w:tc>
        <w:tc>
          <w:tcPr>
            <w:tcW w:w="90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2C3B45" w:rsidDel="00FC57D6" w:rsidRDefault="00E96473" w:rsidP="00E96473">
      <w:pPr>
        <w:rPr>
          <w:del w:id="357" w:author="HP" w:date="2018-09-16T12:17:00Z"/>
          <w:rFonts w:ascii="Times New Roman" w:hAnsi="Times New Roman" w:cs="Times New Roman"/>
          <w:sz w:val="24"/>
          <w:szCs w:val="24"/>
        </w:rPr>
      </w:pPr>
    </w:p>
    <w:p w:rsidR="00E96473" w:rsidRPr="002D0A08" w:rsidRDefault="00E96473" w:rsidP="00E96473">
      <w:pPr>
        <w:pStyle w:val="ListParagraph"/>
        <w:ind w:left="0"/>
        <w:rPr>
          <w:rFonts w:ascii="Times New Roman" w:hAnsi="Times New Roman" w:cs="Times New Roman"/>
          <w:sz w:val="24"/>
          <w:szCs w:val="24"/>
        </w:rPr>
      </w:pPr>
    </w:p>
    <w:p w:rsidR="00E96473" w:rsidRPr="00C57D8C"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My </w:t>
      </w:r>
      <w:r w:rsidRPr="002D0A08">
        <w:rPr>
          <w:rFonts w:ascii="Times New Roman" w:hAnsi="Times New Roman" w:cs="Times New Roman"/>
          <w:sz w:val="24"/>
          <w:szCs w:val="24"/>
        </w:rPr>
        <w:t>employment sector</w:t>
      </w:r>
      <w:r>
        <w:rPr>
          <w:rFonts w:ascii="Times New Roman" w:hAnsi="Times New Roman" w:cs="Times New Roman"/>
          <w:sz w:val="24"/>
          <w:szCs w:val="24"/>
        </w:rPr>
        <w:t xml:space="preserve"> is?</w:t>
      </w:r>
    </w:p>
    <w:tbl>
      <w:tblPr>
        <w:tblStyle w:val="TableGrid"/>
        <w:tblW w:w="0" w:type="auto"/>
        <w:tblInd w:w="720" w:type="dxa"/>
        <w:tblLook w:val="04A0" w:firstRow="1" w:lastRow="0" w:firstColumn="1" w:lastColumn="0" w:noHBand="0" w:noVBand="1"/>
      </w:tblPr>
      <w:tblGrid>
        <w:gridCol w:w="2965"/>
        <w:gridCol w:w="1440"/>
      </w:tblGrid>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Public sector</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Private sector</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Semi-government</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Self employed</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Retired</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965" w:type="dxa"/>
          </w:tcPr>
          <w:p w:rsidR="00E96473" w:rsidRPr="002D0A08"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Not applicable</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My monthly </w:t>
      </w:r>
      <w:r w:rsidRPr="002D0A08">
        <w:rPr>
          <w:rFonts w:ascii="Times New Roman" w:hAnsi="Times New Roman" w:cs="Times New Roman"/>
          <w:sz w:val="24"/>
          <w:szCs w:val="24"/>
        </w:rPr>
        <w:t>income level</w:t>
      </w:r>
      <w:r>
        <w:rPr>
          <w:rFonts w:ascii="Times New Roman" w:hAnsi="Times New Roman" w:cs="Times New Roman"/>
          <w:sz w:val="24"/>
          <w:szCs w:val="24"/>
        </w:rPr>
        <w:t xml:space="preserve"> in Rs. is </w:t>
      </w:r>
      <w:r w:rsidRPr="002D0A08">
        <w:rPr>
          <w:rFonts w:ascii="Times New Roman" w:hAnsi="Times New Roman" w:cs="Times New Roman"/>
          <w:sz w:val="24"/>
          <w:szCs w:val="24"/>
        </w:rPr>
        <w:t>(If available)</w:t>
      </w:r>
    </w:p>
    <w:p w:rsidR="00E96473" w:rsidRPr="002D0A08" w:rsidRDefault="00E96473" w:rsidP="00E96473">
      <w:pPr>
        <w:pStyle w:val="ListParagraph"/>
        <w:spacing w:after="160" w:line="259" w:lineRule="auto"/>
        <w:ind w:left="0"/>
        <w:rPr>
          <w:rFonts w:ascii="Times New Roman" w:hAnsi="Times New Roman" w:cs="Times New Roman"/>
          <w:sz w:val="24"/>
          <w:szCs w:val="24"/>
        </w:rPr>
      </w:pPr>
    </w:p>
    <w:tbl>
      <w:tblPr>
        <w:tblStyle w:val="TableGrid"/>
        <w:tblW w:w="0" w:type="auto"/>
        <w:tblInd w:w="634" w:type="dxa"/>
        <w:tblLook w:val="04A0" w:firstRow="1" w:lastRow="0" w:firstColumn="1" w:lastColumn="0" w:noHBand="0" w:noVBand="1"/>
      </w:tblPr>
      <w:tblGrid>
        <w:gridCol w:w="2943"/>
        <w:gridCol w:w="1562"/>
      </w:tblGrid>
      <w:tr w:rsidR="00E96473" w:rsidRPr="002D0A08" w:rsidTr="00D05F4C">
        <w:trPr>
          <w:trHeight w:val="278"/>
        </w:trPr>
        <w:tc>
          <w:tcPr>
            <w:tcW w:w="2943" w:type="dxa"/>
          </w:tcPr>
          <w:p w:rsidR="00E96473" w:rsidRPr="00F71C03" w:rsidRDefault="00E96473" w:rsidP="00E96473">
            <w:pPr>
              <w:pStyle w:val="ListParagraph"/>
              <w:numPr>
                <w:ilvl w:val="0"/>
                <w:numId w:val="38"/>
              </w:numPr>
              <w:spacing w:after="0" w:line="240" w:lineRule="auto"/>
              <w:ind w:left="0"/>
              <w:rPr>
                <w:rFonts w:ascii="Times New Roman" w:hAnsi="Times New Roman" w:cs="Times New Roman"/>
                <w:sz w:val="24"/>
                <w:szCs w:val="24"/>
              </w:rPr>
            </w:pPr>
            <w:r>
              <w:rPr>
                <w:rFonts w:ascii="Times New Roman" w:hAnsi="Times New Roman" w:cs="Times New Roman"/>
                <w:sz w:val="24"/>
                <w:szCs w:val="24"/>
              </w:rPr>
              <w:t>20,000</w:t>
            </w:r>
          </w:p>
        </w:tc>
        <w:tc>
          <w:tcPr>
            <w:tcW w:w="1562"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278"/>
        </w:trPr>
        <w:tc>
          <w:tcPr>
            <w:tcW w:w="2943"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20,001</w:t>
            </w:r>
            <w:r w:rsidRPr="002D0A08">
              <w:rPr>
                <w:rFonts w:ascii="Times New Roman" w:hAnsi="Times New Roman" w:cs="Times New Roman"/>
                <w:sz w:val="24"/>
                <w:szCs w:val="24"/>
              </w:rPr>
              <w:t xml:space="preserve"> – 40,000</w:t>
            </w:r>
          </w:p>
        </w:tc>
        <w:tc>
          <w:tcPr>
            <w:tcW w:w="1562"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278"/>
        </w:trPr>
        <w:tc>
          <w:tcPr>
            <w:tcW w:w="2943"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40,001</w:t>
            </w:r>
            <w:r w:rsidRPr="002D0A08">
              <w:rPr>
                <w:rFonts w:ascii="Times New Roman" w:hAnsi="Times New Roman" w:cs="Times New Roman"/>
                <w:sz w:val="24"/>
                <w:szCs w:val="24"/>
              </w:rPr>
              <w:t>– 60,000</w:t>
            </w:r>
          </w:p>
        </w:tc>
        <w:tc>
          <w:tcPr>
            <w:tcW w:w="1562"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278"/>
        </w:trPr>
        <w:tc>
          <w:tcPr>
            <w:tcW w:w="2943"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60,001</w:t>
            </w:r>
            <w:r w:rsidRPr="002D0A08">
              <w:rPr>
                <w:rFonts w:ascii="Times New Roman" w:hAnsi="Times New Roman" w:cs="Times New Roman"/>
                <w:sz w:val="24"/>
                <w:szCs w:val="24"/>
              </w:rPr>
              <w:t>– 80,000</w:t>
            </w:r>
          </w:p>
        </w:tc>
        <w:tc>
          <w:tcPr>
            <w:tcW w:w="1562"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278"/>
        </w:trPr>
        <w:tc>
          <w:tcPr>
            <w:tcW w:w="2943"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80,001</w:t>
            </w:r>
            <w:r w:rsidRPr="002D0A08">
              <w:rPr>
                <w:rFonts w:ascii="Times New Roman" w:hAnsi="Times New Roman" w:cs="Times New Roman"/>
                <w:sz w:val="24"/>
                <w:szCs w:val="24"/>
              </w:rPr>
              <w:t xml:space="preserve"> – 100,000</w:t>
            </w:r>
          </w:p>
        </w:tc>
        <w:tc>
          <w:tcPr>
            <w:tcW w:w="1562"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278"/>
        </w:trPr>
        <w:tc>
          <w:tcPr>
            <w:tcW w:w="2943" w:type="dxa"/>
          </w:tcPr>
          <w:p w:rsidR="00E96473" w:rsidRPr="002D0A08" w:rsidRDefault="00E96473" w:rsidP="00D05F4C">
            <w:pPr>
              <w:rPr>
                <w:rFonts w:ascii="Times New Roman" w:hAnsi="Times New Roman" w:cs="Times New Roman"/>
                <w:sz w:val="24"/>
                <w:szCs w:val="24"/>
              </w:rPr>
            </w:pPr>
            <w:r w:rsidRPr="002D0A08">
              <w:rPr>
                <w:rFonts w:ascii="Times New Roman" w:hAnsi="Times New Roman" w:cs="Times New Roman"/>
                <w:sz w:val="24"/>
                <w:szCs w:val="24"/>
              </w:rPr>
              <w:t>Above 100,000</w:t>
            </w:r>
          </w:p>
        </w:tc>
        <w:tc>
          <w:tcPr>
            <w:tcW w:w="1562" w:type="dxa"/>
          </w:tcPr>
          <w:p w:rsidR="00E96473" w:rsidRPr="002D0A08" w:rsidRDefault="00E96473" w:rsidP="00D05F4C">
            <w:pPr>
              <w:rPr>
                <w:rFonts w:ascii="Times New Roman" w:hAnsi="Times New Roman" w:cs="Times New Roman"/>
                <w:sz w:val="24"/>
                <w:szCs w:val="24"/>
              </w:rPr>
            </w:pPr>
          </w:p>
        </w:tc>
      </w:tr>
    </w:tbl>
    <w:p w:rsidR="00E96473" w:rsidRDefault="00E96473" w:rsidP="00E96473">
      <w:pPr>
        <w:rPr>
          <w:rFonts w:ascii="Times New Roman" w:hAnsi="Times New Roman" w:cs="Times New Roman"/>
          <w:sz w:val="24"/>
          <w:szCs w:val="24"/>
        </w:rPr>
      </w:pPr>
    </w:p>
    <w:p w:rsidR="00E96473"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I own a bicycle (push cycle) currently</w:t>
      </w:r>
      <w:ins w:id="358" w:author="User" w:date="2018-09-11T07:33:00Z">
        <w:r>
          <w:rPr>
            <w:rFonts w:ascii="Times New Roman" w:hAnsi="Times New Roman" w:cs="Times New Roman"/>
            <w:sz w:val="24"/>
            <w:szCs w:val="24"/>
          </w:rPr>
          <w:t xml:space="preserve"> </w:t>
        </w:r>
      </w:ins>
    </w:p>
    <w:p w:rsidR="00E96473"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525"/>
        <w:gridCol w:w="720"/>
      </w:tblGrid>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Yes</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No</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2C3B45" w:rsidRDefault="00E96473" w:rsidP="00E96473">
      <w:pPr>
        <w:rPr>
          <w:rFonts w:ascii="Times New Roman" w:hAnsi="Times New Roman" w:cs="Times New Roman"/>
          <w:strike/>
          <w:sz w:val="24"/>
          <w:szCs w:val="24"/>
        </w:rPr>
      </w:pPr>
    </w:p>
    <w:p w:rsidR="00E96473" w:rsidRPr="00332149" w:rsidRDefault="00E96473" w:rsidP="00E96473">
      <w:pPr>
        <w:pStyle w:val="ListParagraph"/>
        <w:numPr>
          <w:ilvl w:val="0"/>
          <w:numId w:val="37"/>
        </w:numPr>
        <w:shd w:val="clear" w:color="auto" w:fill="FFFFFF"/>
        <w:spacing w:after="0" w:line="405" w:lineRule="atLeast"/>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frequent mode that I am using to travel is/are,</w:t>
      </w:r>
      <w:r w:rsidRPr="00F562DD">
        <w:rPr>
          <w:rFonts w:ascii="Times New Roman" w:eastAsia="Times New Roman" w:hAnsi="Times New Roman" w:cs="Times New Roman"/>
          <w:sz w:val="24"/>
          <w:szCs w:val="24"/>
        </w:rPr>
        <w:tab/>
      </w:r>
    </w:p>
    <w:p w:rsidR="00E96473" w:rsidRPr="00F562DD" w:rsidRDefault="00E96473" w:rsidP="00E96473">
      <w:pPr>
        <w:pStyle w:val="ListParagraph"/>
        <w:shd w:val="clear" w:color="auto" w:fill="FFFFFF"/>
        <w:spacing w:after="0" w:line="405" w:lineRule="atLeast"/>
        <w:ind w:left="0"/>
        <w:rPr>
          <w:rFonts w:ascii="Times New Roman" w:eastAsia="Times New Roman" w:hAnsi="Times New Roman" w:cs="Times New Roman"/>
          <w:color w:val="000000"/>
          <w:sz w:val="24"/>
          <w:szCs w:val="24"/>
        </w:rPr>
      </w:pPr>
    </w:p>
    <w:tbl>
      <w:tblPr>
        <w:tblStyle w:val="TableGrid"/>
        <w:tblW w:w="0" w:type="auto"/>
        <w:tblInd w:w="589" w:type="dxa"/>
        <w:tblLook w:val="04A0" w:firstRow="1" w:lastRow="0" w:firstColumn="1" w:lastColumn="0" w:noHBand="0" w:noVBand="1"/>
      </w:tblPr>
      <w:tblGrid>
        <w:gridCol w:w="3525"/>
        <w:gridCol w:w="1281"/>
      </w:tblGrid>
      <w:tr w:rsidR="00E96473" w:rsidTr="00D05F4C">
        <w:trPr>
          <w:trHeight w:val="483"/>
        </w:trPr>
        <w:tc>
          <w:tcPr>
            <w:tcW w:w="3525" w:type="dxa"/>
          </w:tcPr>
          <w:p w:rsidR="00E96473" w:rsidRDefault="00E96473" w:rsidP="00D05F4C">
            <w:pPr>
              <w:shd w:val="clear" w:color="auto" w:fill="FFFFFF"/>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 xml:space="preserve">Bus </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342"/>
        </w:trPr>
        <w:tc>
          <w:tcPr>
            <w:tcW w:w="3525" w:type="dxa"/>
          </w:tcPr>
          <w:p w:rsidR="00E96473" w:rsidRDefault="00E96473" w:rsidP="00D05F4C">
            <w:pPr>
              <w:tabs>
                <w:tab w:val="left" w:pos="3945"/>
              </w:tabs>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Car</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483"/>
        </w:trPr>
        <w:tc>
          <w:tcPr>
            <w:tcW w:w="3525" w:type="dxa"/>
          </w:tcPr>
          <w:p w:rsidR="00E96473" w:rsidRDefault="00E96473" w:rsidP="00D05F4C">
            <w:pPr>
              <w:shd w:val="clear" w:color="auto" w:fill="FFFFFF"/>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 xml:space="preserve">Van </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497"/>
        </w:trPr>
        <w:tc>
          <w:tcPr>
            <w:tcW w:w="3525" w:type="dxa"/>
          </w:tcPr>
          <w:p w:rsidR="00E96473" w:rsidRDefault="00E96473" w:rsidP="00D05F4C">
            <w:pPr>
              <w:shd w:val="clear" w:color="auto" w:fill="FFFFFF"/>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Three wheeler</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483"/>
        </w:trPr>
        <w:tc>
          <w:tcPr>
            <w:tcW w:w="3525" w:type="dxa"/>
          </w:tcPr>
          <w:p w:rsidR="00E96473" w:rsidRDefault="00E96473" w:rsidP="00D05F4C">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Bicycle</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483"/>
        </w:trPr>
        <w:tc>
          <w:tcPr>
            <w:tcW w:w="3525" w:type="dxa"/>
          </w:tcPr>
          <w:p w:rsidR="00E96473" w:rsidRDefault="00E96473" w:rsidP="00D05F4C">
            <w:pPr>
              <w:shd w:val="clear" w:color="auto" w:fill="FFFFFF"/>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Motorcycle</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r w:rsidR="00E96473" w:rsidTr="00D05F4C">
        <w:trPr>
          <w:trHeight w:val="559"/>
        </w:trPr>
        <w:tc>
          <w:tcPr>
            <w:tcW w:w="3525" w:type="dxa"/>
          </w:tcPr>
          <w:p w:rsidR="00E96473" w:rsidRPr="00112CA6" w:rsidRDefault="00E96473" w:rsidP="00D05F4C">
            <w:pPr>
              <w:shd w:val="clear" w:color="auto" w:fill="FFFFFF"/>
              <w:tabs>
                <w:tab w:val="left" w:pos="3945"/>
              </w:tabs>
              <w:rPr>
                <w:rFonts w:ascii="Times New Roman" w:eastAsia="Times New Roman" w:hAnsi="Times New Roman" w:cs="Times New Roman"/>
                <w:sz w:val="24"/>
                <w:szCs w:val="24"/>
              </w:rPr>
            </w:pPr>
          </w:p>
          <w:p w:rsidR="00E96473" w:rsidRDefault="00E96473" w:rsidP="00D05F4C">
            <w:pPr>
              <w:shd w:val="clear" w:color="auto" w:fill="FFFFFF"/>
              <w:rPr>
                <w:rFonts w:ascii="Times New Roman" w:eastAsia="Times New Roman" w:hAnsi="Times New Roman" w:cs="Times New Roman"/>
                <w:sz w:val="24"/>
                <w:szCs w:val="24"/>
              </w:rPr>
            </w:pPr>
            <w:r w:rsidRPr="00112CA6">
              <w:rPr>
                <w:rFonts w:ascii="Times New Roman" w:eastAsia="Times New Roman" w:hAnsi="Times New Roman" w:cs="Times New Roman"/>
                <w:sz w:val="24"/>
                <w:szCs w:val="24"/>
              </w:rPr>
              <w:t>Walking</w:t>
            </w:r>
          </w:p>
        </w:tc>
        <w:tc>
          <w:tcPr>
            <w:tcW w:w="1281" w:type="dxa"/>
          </w:tcPr>
          <w:p w:rsidR="00E96473" w:rsidRDefault="00E96473" w:rsidP="00D05F4C">
            <w:pPr>
              <w:tabs>
                <w:tab w:val="left" w:pos="3945"/>
              </w:tabs>
              <w:rPr>
                <w:rFonts w:ascii="Times New Roman" w:eastAsia="Times New Roman" w:hAnsi="Times New Roman" w:cs="Times New Roman"/>
                <w:sz w:val="24"/>
                <w:szCs w:val="24"/>
              </w:rPr>
            </w:pPr>
          </w:p>
        </w:tc>
      </w:tr>
    </w:tbl>
    <w:p w:rsidR="00E96473" w:rsidRPr="002D0A08"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sidRPr="00F24EA9">
        <w:rPr>
          <w:rFonts w:ascii="Times New Roman" w:hAnsi="Times New Roman" w:cs="Times New Roman"/>
          <w:sz w:val="24"/>
          <w:szCs w:val="24"/>
        </w:rPr>
        <w:t>I have done cycling (used bicycle) for travelling throughout the last month</w:t>
      </w:r>
      <w:r w:rsidRPr="00406801" w:rsidDel="00CC2611">
        <w:rPr>
          <w:rFonts w:ascii="Times New Roman" w:hAnsi="Times New Roman" w:cs="Times New Roman"/>
          <w:sz w:val="24"/>
          <w:szCs w:val="24"/>
        </w:rPr>
        <w:t xml:space="preserve"> </w:t>
      </w:r>
    </w:p>
    <w:p w:rsidR="00E96473" w:rsidRPr="00706842"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525"/>
        <w:gridCol w:w="720"/>
      </w:tblGrid>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Yes</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No</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Default="00E96473" w:rsidP="00E96473">
      <w:pPr>
        <w:pStyle w:val="ListParagraph"/>
        <w:ind w:left="0"/>
        <w:rPr>
          <w:rFonts w:ascii="Times New Roman" w:hAnsi="Times New Roman" w:cs="Times New Roman"/>
          <w:sz w:val="24"/>
          <w:szCs w:val="24"/>
        </w:rPr>
      </w:pPr>
    </w:p>
    <w:p w:rsidR="00E96473" w:rsidRPr="002D0A08" w:rsidRDefault="00E96473" w:rsidP="00E96473">
      <w:pPr>
        <w:pStyle w:val="ListParagraph"/>
        <w:ind w:left="0"/>
        <w:rPr>
          <w:rFonts w:ascii="Times New Roman" w:hAnsi="Times New Roman" w:cs="Times New Roman"/>
          <w:sz w:val="24"/>
          <w:szCs w:val="24"/>
        </w:rPr>
      </w:pP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Reason/s for why I have answered “No” , </w:t>
      </w:r>
    </w:p>
    <w:p w:rsidR="00E96473" w:rsidRPr="002D0A08"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287"/>
        <w:gridCol w:w="1198"/>
      </w:tblGrid>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Too busy</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Disability / health issues</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Bad weather</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It does not match to personal image/status</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Age</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No safe place to ride</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Need to carry stuff / kids</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Not owning a bicycle</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87"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Other</w:t>
            </w:r>
          </w:p>
        </w:tc>
        <w:tc>
          <w:tcPr>
            <w:tcW w:w="1198"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706842" w:rsidRDefault="00E96473" w:rsidP="00E96473">
      <w:pPr>
        <w:rPr>
          <w:rFonts w:ascii="Times New Roman" w:hAnsi="Times New Roman" w:cs="Times New Roman"/>
          <w:sz w:val="24"/>
          <w:szCs w:val="24"/>
        </w:rPr>
      </w:pPr>
    </w:p>
    <w:p w:rsidR="00E96473" w:rsidRPr="007A030C" w:rsidRDefault="00E96473" w:rsidP="00E96473">
      <w:pPr>
        <w:rPr>
          <w:rFonts w:ascii="Times New Roman" w:hAnsi="Times New Roman" w:cs="Times New Roman"/>
          <w:sz w:val="24"/>
          <w:szCs w:val="24"/>
        </w:rPr>
      </w:pPr>
      <w:r>
        <w:rPr>
          <w:rFonts w:ascii="Times New Roman" w:hAnsi="Times New Roman" w:cs="Times New Roman"/>
          <w:sz w:val="24"/>
          <w:szCs w:val="24"/>
        </w:rPr>
        <w:t xml:space="preserve">           </w:t>
      </w:r>
      <w:r w:rsidRPr="007A030C">
        <w:rPr>
          <w:rFonts w:ascii="Times New Roman" w:hAnsi="Times New Roman" w:cs="Times New Roman"/>
          <w:sz w:val="24"/>
          <w:szCs w:val="24"/>
        </w:rPr>
        <w:t>If other please mention,</w:t>
      </w:r>
    </w:p>
    <w:p w:rsidR="00E96473" w:rsidRPr="00706842" w:rsidRDefault="00E96473" w:rsidP="00E96473">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w:t>
      </w: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sidRPr="002D0A08">
        <w:rPr>
          <w:rFonts w:ascii="Times New Roman" w:hAnsi="Times New Roman" w:cs="Times New Roman"/>
          <w:sz w:val="24"/>
          <w:szCs w:val="24"/>
        </w:rPr>
        <w:t xml:space="preserve">I have answered “Yes” </w:t>
      </w:r>
      <w:r>
        <w:rPr>
          <w:rFonts w:ascii="Times New Roman" w:hAnsi="Times New Roman" w:cs="Times New Roman"/>
          <w:sz w:val="24"/>
          <w:szCs w:val="24"/>
        </w:rPr>
        <w:t xml:space="preserve">and following is/are the purpose for which I have used </w:t>
      </w:r>
      <w:r w:rsidRPr="002D0A08">
        <w:rPr>
          <w:rFonts w:ascii="Times New Roman" w:hAnsi="Times New Roman" w:cs="Times New Roman"/>
          <w:sz w:val="24"/>
          <w:szCs w:val="24"/>
        </w:rPr>
        <w:t xml:space="preserve">bicycling as </w:t>
      </w:r>
      <w:r>
        <w:rPr>
          <w:rFonts w:ascii="Times New Roman" w:hAnsi="Times New Roman" w:cs="Times New Roman"/>
          <w:sz w:val="24"/>
          <w:szCs w:val="24"/>
        </w:rPr>
        <w:t xml:space="preserve">a </w:t>
      </w:r>
      <w:r w:rsidRPr="002D0A08">
        <w:rPr>
          <w:rFonts w:ascii="Times New Roman" w:hAnsi="Times New Roman" w:cs="Times New Roman"/>
          <w:sz w:val="24"/>
          <w:szCs w:val="24"/>
        </w:rPr>
        <w:t>mode of transportation?</w:t>
      </w:r>
    </w:p>
    <w:p w:rsidR="00E96473" w:rsidRPr="002D0A08"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605"/>
        <w:gridCol w:w="1440"/>
      </w:tblGrid>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Exercise</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Entertainment</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Work</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Daily</w:t>
            </w:r>
            <w:r>
              <w:rPr>
                <w:rFonts w:ascii="Times New Roman" w:hAnsi="Times New Roman" w:cs="Times New Roman"/>
                <w:sz w:val="24"/>
                <w:szCs w:val="24"/>
              </w:rPr>
              <w:t xml:space="preserve"> house hold activities</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Social visits</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School</w:t>
            </w:r>
            <w:r>
              <w:rPr>
                <w:rFonts w:ascii="Times New Roman" w:hAnsi="Times New Roman" w:cs="Times New Roman"/>
                <w:sz w:val="24"/>
                <w:szCs w:val="24"/>
              </w:rPr>
              <w:t>/education</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Other</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2D0A08" w:rsidRDefault="00E96473" w:rsidP="00E96473">
      <w:pPr>
        <w:rPr>
          <w:rFonts w:ascii="Times New Roman" w:hAnsi="Times New Roman" w:cs="Times New Roman"/>
          <w:sz w:val="24"/>
          <w:szCs w:val="24"/>
        </w:rPr>
      </w:pP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I am willing to select</w:t>
      </w:r>
      <w:r w:rsidRPr="002D0A08">
        <w:rPr>
          <w:rFonts w:ascii="Times New Roman" w:hAnsi="Times New Roman" w:cs="Times New Roman"/>
          <w:sz w:val="24"/>
          <w:szCs w:val="24"/>
        </w:rPr>
        <w:t xml:space="preserve"> cycling as a mode of </w:t>
      </w:r>
      <w:r>
        <w:rPr>
          <w:rFonts w:ascii="Times New Roman" w:hAnsi="Times New Roman" w:cs="Times New Roman"/>
          <w:sz w:val="24"/>
          <w:szCs w:val="24"/>
        </w:rPr>
        <w:t xml:space="preserve">my transportation in </w:t>
      </w:r>
      <w:del w:id="359" w:author="User" w:date="2018-09-11T09:24:00Z">
        <w:r w:rsidDel="00704723">
          <w:rPr>
            <w:rFonts w:ascii="Times New Roman" w:hAnsi="Times New Roman" w:cs="Times New Roman"/>
            <w:sz w:val="24"/>
            <w:szCs w:val="24"/>
          </w:rPr>
          <w:delText xml:space="preserve"> </w:delText>
        </w:r>
      </w:del>
      <w:r>
        <w:rPr>
          <w:rFonts w:ascii="Times New Roman" w:hAnsi="Times New Roman" w:cs="Times New Roman"/>
          <w:sz w:val="24"/>
          <w:szCs w:val="24"/>
        </w:rPr>
        <w:t>future?</w:t>
      </w:r>
    </w:p>
    <w:p w:rsidR="00E96473" w:rsidRPr="002D0A08"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525"/>
        <w:gridCol w:w="720"/>
      </w:tblGrid>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Yes</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52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No</w:t>
            </w:r>
          </w:p>
        </w:tc>
        <w:tc>
          <w:tcPr>
            <w:tcW w:w="72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Default="00E96473" w:rsidP="00E96473">
      <w:pPr>
        <w:pStyle w:val="ListParagraph"/>
        <w:tabs>
          <w:tab w:val="left" w:pos="3525"/>
        </w:tabs>
        <w:ind w:left="0"/>
        <w:jc w:val="center"/>
        <w:rPr>
          <w:rFonts w:ascii="Times New Roman" w:hAnsi="Times New Roman" w:cs="Times New Roman"/>
          <w:b/>
          <w:sz w:val="24"/>
          <w:szCs w:val="24"/>
        </w:rPr>
      </w:pPr>
    </w:p>
    <w:p w:rsidR="00E96473" w:rsidRPr="00F562DD" w:rsidRDefault="00E96473" w:rsidP="00E96473">
      <w:pPr>
        <w:pStyle w:val="ListParagraph"/>
        <w:tabs>
          <w:tab w:val="left" w:pos="3525"/>
        </w:tabs>
        <w:ind w:left="0"/>
        <w:jc w:val="center"/>
        <w:rPr>
          <w:rFonts w:ascii="Times New Roman" w:hAnsi="Times New Roman" w:cs="Times New Roman"/>
          <w:b/>
          <w:sz w:val="24"/>
          <w:szCs w:val="24"/>
        </w:rPr>
      </w:pPr>
      <w:r w:rsidRPr="00F562DD">
        <w:rPr>
          <w:rFonts w:ascii="Times New Roman" w:hAnsi="Times New Roman" w:cs="Times New Roman"/>
          <w:b/>
          <w:sz w:val="24"/>
          <w:szCs w:val="24"/>
        </w:rPr>
        <w:t>Part B</w:t>
      </w:r>
    </w:p>
    <w:p w:rsidR="00E96473" w:rsidRPr="002D0A08" w:rsidDel="001017D4" w:rsidRDefault="00E96473" w:rsidP="00E96473">
      <w:pPr>
        <w:pStyle w:val="ListParagraph"/>
        <w:ind w:left="0"/>
        <w:rPr>
          <w:del w:id="360" w:author="HP" w:date="2018-09-28T13:45:00Z"/>
          <w:rFonts w:ascii="Times New Roman" w:hAnsi="Times New Roman" w:cs="Times New Roman"/>
          <w:sz w:val="24"/>
          <w:szCs w:val="24"/>
        </w:rPr>
      </w:pPr>
    </w:p>
    <w:p w:rsidR="00E96473" w:rsidRPr="002C3B45" w:rsidDel="00B30EDB" w:rsidRDefault="00E96473" w:rsidP="00E96473">
      <w:pPr>
        <w:pStyle w:val="ListParagraph"/>
        <w:ind w:left="0"/>
        <w:rPr>
          <w:del w:id="361" w:author="HP" w:date="2018-09-16T10:32:00Z"/>
          <w:rFonts w:ascii="Times New Roman" w:hAnsi="Times New Roman" w:cs="Times New Roman"/>
          <w:b/>
          <w:sz w:val="24"/>
          <w:szCs w:val="24"/>
        </w:rPr>
      </w:pPr>
      <w:r>
        <w:rPr>
          <w:rFonts w:ascii="Times New Roman" w:hAnsi="Times New Roman" w:cs="Times New Roman"/>
          <w:b/>
          <w:sz w:val="24"/>
          <w:szCs w:val="24"/>
        </w:rPr>
        <w:t>In case of introducing a cycle super highway, in which I will be using a bicycle I consider / believe,</w:t>
      </w:r>
    </w:p>
    <w:p w:rsidR="00E96473" w:rsidRPr="001619C0" w:rsidDel="00B30EDB" w:rsidRDefault="00E96473" w:rsidP="00E96473">
      <w:pPr>
        <w:rPr>
          <w:del w:id="362" w:author="HP" w:date="2018-09-16T10:32:00Z"/>
          <w:rFonts w:ascii="Times New Roman" w:hAnsi="Times New Roman" w:cs="Times New Roman"/>
          <w:sz w:val="24"/>
          <w:szCs w:val="24"/>
        </w:rPr>
      </w:pPr>
    </w:p>
    <w:tbl>
      <w:tblPr>
        <w:tblStyle w:val="TableGrid"/>
        <w:tblW w:w="9772" w:type="dxa"/>
        <w:tblLook w:val="04A0" w:firstRow="1" w:lastRow="0" w:firstColumn="1" w:lastColumn="0" w:noHBand="0" w:noVBand="1"/>
      </w:tblPr>
      <w:tblGrid>
        <w:gridCol w:w="627"/>
        <w:gridCol w:w="3575"/>
        <w:gridCol w:w="1123"/>
        <w:gridCol w:w="942"/>
        <w:gridCol w:w="1177"/>
        <w:gridCol w:w="1177"/>
        <w:gridCol w:w="1151"/>
      </w:tblGrid>
      <w:tr w:rsidR="00E96473" w:rsidRPr="002D0A08" w:rsidTr="00D05F4C">
        <w:trPr>
          <w:trHeight w:val="539"/>
        </w:trPr>
        <w:tc>
          <w:tcPr>
            <w:tcW w:w="627" w:type="dxa"/>
          </w:tcPr>
          <w:p w:rsidR="00E96473" w:rsidRPr="002D0A08" w:rsidRDefault="00E96473" w:rsidP="00D05F4C">
            <w:pPr>
              <w:rPr>
                <w:rFonts w:ascii="Times New Roman" w:hAnsi="Times New Roman" w:cs="Times New Roman"/>
                <w:sz w:val="24"/>
                <w:szCs w:val="24"/>
              </w:rPr>
            </w:pPr>
          </w:p>
        </w:tc>
        <w:tc>
          <w:tcPr>
            <w:tcW w:w="3575" w:type="dxa"/>
          </w:tcPr>
          <w:p w:rsidR="00E96473" w:rsidRPr="002D0A08" w:rsidRDefault="00E96473" w:rsidP="00D05F4C">
            <w:pPr>
              <w:jc w:val="center"/>
              <w:rPr>
                <w:rFonts w:ascii="Times New Roman" w:hAnsi="Times New Roman" w:cs="Times New Roman"/>
                <w:sz w:val="24"/>
                <w:szCs w:val="24"/>
              </w:rPr>
            </w:pPr>
          </w:p>
        </w:tc>
        <w:tc>
          <w:tcPr>
            <w:tcW w:w="1123" w:type="dxa"/>
          </w:tcPr>
          <w:p w:rsidR="00E96473" w:rsidRPr="002D0A08" w:rsidRDefault="00E96473" w:rsidP="00D05F4C">
            <w:pPr>
              <w:jc w:val="center"/>
              <w:rPr>
                <w:rFonts w:ascii="Times New Roman" w:hAnsi="Times New Roman" w:cs="Times New Roman"/>
                <w:sz w:val="24"/>
                <w:szCs w:val="24"/>
              </w:rPr>
            </w:pPr>
            <w:r w:rsidRPr="002D0A08">
              <w:rPr>
                <w:rFonts w:ascii="Times New Roman" w:hAnsi="Times New Roman" w:cs="Times New Roman"/>
                <w:sz w:val="24"/>
                <w:szCs w:val="24"/>
              </w:rPr>
              <w:t xml:space="preserve">Strongly </w:t>
            </w:r>
            <w:r>
              <w:rPr>
                <w:rFonts w:ascii="Times New Roman" w:hAnsi="Times New Roman" w:cs="Times New Roman"/>
                <w:sz w:val="24"/>
                <w:szCs w:val="24"/>
              </w:rPr>
              <w:t>agree</w:t>
            </w:r>
          </w:p>
        </w:tc>
        <w:tc>
          <w:tcPr>
            <w:tcW w:w="942"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Agree</w:t>
            </w:r>
          </w:p>
        </w:tc>
        <w:tc>
          <w:tcPr>
            <w:tcW w:w="117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Neutral</w:t>
            </w:r>
          </w:p>
        </w:tc>
        <w:tc>
          <w:tcPr>
            <w:tcW w:w="117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Strongly disagree</w:t>
            </w:r>
          </w:p>
        </w:tc>
        <w:tc>
          <w:tcPr>
            <w:tcW w:w="1151"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Disagree</w:t>
            </w:r>
          </w:p>
        </w:tc>
      </w:tr>
      <w:tr w:rsidR="00E96473" w:rsidRPr="002D0A08" w:rsidTr="00D05F4C">
        <w:trPr>
          <w:trHeight w:val="554"/>
        </w:trPr>
        <w:tc>
          <w:tcPr>
            <w:tcW w:w="627" w:type="dxa"/>
          </w:tcPr>
          <w:p w:rsidR="00E96473" w:rsidRPr="002D0A08" w:rsidRDefault="00E96473" w:rsidP="00D05F4C">
            <w:pPr>
              <w:jc w:val="center"/>
              <w:rPr>
                <w:rFonts w:ascii="Times New Roman" w:hAnsi="Times New Roman" w:cs="Times New Roman"/>
                <w:sz w:val="24"/>
                <w:szCs w:val="24"/>
              </w:rPr>
            </w:pPr>
            <w:r w:rsidRPr="002D0A08">
              <w:rPr>
                <w:rFonts w:ascii="Times New Roman" w:hAnsi="Times New Roman" w:cs="Times New Roman"/>
                <w:sz w:val="24"/>
                <w:szCs w:val="24"/>
              </w:rPr>
              <w:t>a.</w:t>
            </w:r>
          </w:p>
        </w:tc>
        <w:tc>
          <w:tcPr>
            <w:tcW w:w="3575" w:type="dxa"/>
          </w:tcPr>
          <w:p w:rsidR="00E96473" w:rsidRPr="002C3B45" w:rsidRDefault="00E96473" w:rsidP="00D05F4C">
            <w:pPr>
              <w:rPr>
                <w:rFonts w:ascii="Times New Roman" w:hAnsi="Times New Roman" w:cs="Times New Roman"/>
                <w:sz w:val="24"/>
                <w:szCs w:val="24"/>
              </w:rPr>
            </w:pPr>
            <w:r w:rsidRPr="002C3B45">
              <w:rPr>
                <w:rFonts w:ascii="Times New Roman" w:hAnsi="Times New Roman" w:cs="Times New Roman"/>
                <w:sz w:val="24"/>
                <w:szCs w:val="24"/>
              </w:rPr>
              <w:t>My health condition can be enhanced through cycling</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539"/>
        </w:trPr>
        <w:tc>
          <w:tcPr>
            <w:tcW w:w="627" w:type="dxa"/>
          </w:tcPr>
          <w:p w:rsidR="00E96473" w:rsidRPr="002D0A08" w:rsidRDefault="00E96473" w:rsidP="00D05F4C">
            <w:pPr>
              <w:jc w:val="center"/>
              <w:rPr>
                <w:rFonts w:ascii="Times New Roman" w:hAnsi="Times New Roman" w:cs="Times New Roman"/>
                <w:sz w:val="24"/>
                <w:szCs w:val="24"/>
              </w:rPr>
            </w:pPr>
            <w:r w:rsidRPr="002D0A08">
              <w:rPr>
                <w:rFonts w:ascii="Times New Roman" w:hAnsi="Times New Roman" w:cs="Times New Roman"/>
                <w:sz w:val="24"/>
                <w:szCs w:val="24"/>
              </w:rPr>
              <w:t>b.</w:t>
            </w:r>
          </w:p>
        </w:tc>
        <w:tc>
          <w:tcPr>
            <w:tcW w:w="3575"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I think cycling is more environmental friendly</w:t>
            </w:r>
            <w:ins w:id="363" w:author="User" w:date="2018-09-21T06:58:00Z">
              <w:r>
                <w:rPr>
                  <w:rFonts w:ascii="Times New Roman" w:hAnsi="Times New Roman" w:cs="Times New Roman"/>
                  <w:sz w:val="24"/>
                  <w:szCs w:val="24"/>
                </w:rPr>
                <w:t xml:space="preserve"> </w:t>
              </w:r>
            </w:ins>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Pr="002D0A08" w:rsidRDefault="00E96473" w:rsidP="00D05F4C">
            <w:pPr>
              <w:jc w:val="center"/>
              <w:rPr>
                <w:rFonts w:ascii="Times New Roman" w:hAnsi="Times New Roman" w:cs="Times New Roman"/>
                <w:sz w:val="24"/>
                <w:szCs w:val="24"/>
              </w:rPr>
            </w:pPr>
            <w:r w:rsidRPr="002D0A08">
              <w:rPr>
                <w:rFonts w:ascii="Times New Roman" w:hAnsi="Times New Roman" w:cs="Times New Roman"/>
                <w:sz w:val="24"/>
                <w:szCs w:val="24"/>
              </w:rPr>
              <w:t>c.</w:t>
            </w:r>
          </w:p>
        </w:tc>
        <w:tc>
          <w:tcPr>
            <w:tcW w:w="3575"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I consider about the transportation needs that I have to fulfill</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579"/>
        </w:trPr>
        <w:tc>
          <w:tcPr>
            <w:tcW w:w="627" w:type="dxa"/>
          </w:tcPr>
          <w:p w:rsidR="00E96473" w:rsidRPr="002D0A08" w:rsidRDefault="00E96473" w:rsidP="00D05F4C">
            <w:pPr>
              <w:pStyle w:val="Default"/>
              <w:spacing w:after="184"/>
              <w:jc w:val="center"/>
            </w:pPr>
            <w:r w:rsidRPr="002D0A08">
              <w:t>d.</w:t>
            </w:r>
          </w:p>
        </w:tc>
        <w:tc>
          <w:tcPr>
            <w:tcW w:w="3575" w:type="dxa"/>
          </w:tcPr>
          <w:p w:rsidR="00E96473" w:rsidRPr="002D0A08" w:rsidRDefault="00E96473" w:rsidP="00D05F4C">
            <w:pPr>
              <w:pStyle w:val="Default"/>
              <w:spacing w:after="184"/>
            </w:pPr>
            <w:r>
              <w:t xml:space="preserve">I consider about number of times I have to do cycling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Pr="002D0A08" w:rsidRDefault="00E96473" w:rsidP="00D05F4C">
            <w:pPr>
              <w:jc w:val="center"/>
              <w:rPr>
                <w:rFonts w:ascii="Times New Roman" w:hAnsi="Times New Roman" w:cs="Times New Roman"/>
                <w:sz w:val="24"/>
                <w:szCs w:val="24"/>
              </w:rPr>
            </w:pPr>
            <w:r w:rsidRPr="002D0A08">
              <w:rPr>
                <w:rFonts w:ascii="Times New Roman" w:hAnsi="Times New Roman" w:cs="Times New Roman"/>
                <w:sz w:val="24"/>
                <w:szCs w:val="24"/>
              </w:rPr>
              <w:t>e.</w:t>
            </w:r>
          </w:p>
        </w:tc>
        <w:tc>
          <w:tcPr>
            <w:tcW w:w="3575"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 xml:space="preserve">I consider about the quality of the bicycle highway &amp; the bicycle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Pr="002D0A08" w:rsidRDefault="00E96473" w:rsidP="00D05F4C">
            <w:pPr>
              <w:pStyle w:val="Default"/>
              <w:spacing w:after="183"/>
              <w:jc w:val="center"/>
              <w:rPr>
                <w:color w:val="auto"/>
              </w:rPr>
            </w:pPr>
            <w:r w:rsidRPr="002D0A08">
              <w:rPr>
                <w:color w:val="auto"/>
              </w:rPr>
              <w:t>f.</w:t>
            </w:r>
          </w:p>
        </w:tc>
        <w:tc>
          <w:tcPr>
            <w:tcW w:w="3575" w:type="dxa"/>
          </w:tcPr>
          <w:p w:rsidR="00E96473" w:rsidRPr="002D0A08" w:rsidRDefault="00E96473" w:rsidP="00D05F4C">
            <w:pPr>
              <w:rPr>
                <w:rFonts w:ascii="Times New Roman" w:hAnsi="Times New Roman" w:cs="Times New Roman"/>
                <w:sz w:val="24"/>
                <w:szCs w:val="24"/>
              </w:rPr>
            </w:pPr>
            <w:r>
              <w:rPr>
                <w:rFonts w:ascii="Times New Roman" w:hAnsi="Times New Roman" w:cs="Times New Roman"/>
                <w:sz w:val="24"/>
                <w:szCs w:val="24"/>
              </w:rPr>
              <w:t xml:space="preserve"> Cycling is more comfortable for me than other modes of transportation</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20"/>
        </w:trPr>
        <w:tc>
          <w:tcPr>
            <w:tcW w:w="627" w:type="dxa"/>
          </w:tcPr>
          <w:p w:rsidR="00E96473" w:rsidRPr="002D0A08" w:rsidRDefault="00E96473" w:rsidP="00D05F4C">
            <w:pPr>
              <w:pStyle w:val="Default"/>
              <w:spacing w:after="183"/>
              <w:jc w:val="center"/>
              <w:rPr>
                <w:color w:val="auto"/>
              </w:rPr>
            </w:pPr>
            <w:r w:rsidRPr="002D0A08">
              <w:rPr>
                <w:color w:val="auto"/>
              </w:rPr>
              <w:t>g.</w:t>
            </w:r>
          </w:p>
        </w:tc>
        <w:tc>
          <w:tcPr>
            <w:tcW w:w="3575" w:type="dxa"/>
          </w:tcPr>
          <w:p w:rsidR="00E96473" w:rsidRPr="00293732" w:rsidRDefault="00E96473" w:rsidP="00D05F4C">
            <w:pPr>
              <w:pStyle w:val="Default"/>
              <w:spacing w:after="183"/>
              <w:rPr>
                <w:color w:val="auto"/>
              </w:rPr>
            </w:pPr>
            <w:r>
              <w:rPr>
                <w:color w:val="auto"/>
              </w:rPr>
              <w:t xml:space="preserve">I consider about the image derived from cycling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35"/>
        </w:trPr>
        <w:tc>
          <w:tcPr>
            <w:tcW w:w="627" w:type="dxa"/>
          </w:tcPr>
          <w:p w:rsidR="00E96473" w:rsidRPr="002D0A08" w:rsidRDefault="00E96473" w:rsidP="00D05F4C">
            <w:pPr>
              <w:pStyle w:val="Default"/>
              <w:spacing w:after="183"/>
              <w:jc w:val="center"/>
              <w:rPr>
                <w:color w:val="auto"/>
              </w:rPr>
            </w:pPr>
            <w:r w:rsidRPr="002D0A08">
              <w:rPr>
                <w:color w:val="auto"/>
              </w:rPr>
              <w:t>h.</w:t>
            </w:r>
          </w:p>
        </w:tc>
        <w:tc>
          <w:tcPr>
            <w:tcW w:w="3575" w:type="dxa"/>
          </w:tcPr>
          <w:p w:rsidR="00E96473" w:rsidRPr="002D0A08" w:rsidRDefault="00E96473" w:rsidP="00D05F4C">
            <w:pPr>
              <w:pStyle w:val="Default"/>
              <w:spacing w:after="183"/>
            </w:pPr>
            <w:r>
              <w:rPr>
                <w:color w:val="auto"/>
              </w:rPr>
              <w:t xml:space="preserve">I think more fuel cost can be saved from cycling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35"/>
        </w:trPr>
        <w:tc>
          <w:tcPr>
            <w:tcW w:w="627" w:type="dxa"/>
          </w:tcPr>
          <w:p w:rsidR="00E96473" w:rsidRPr="002D0A08" w:rsidRDefault="00E96473" w:rsidP="00D05F4C">
            <w:pPr>
              <w:pStyle w:val="Default"/>
              <w:spacing w:after="183"/>
              <w:jc w:val="center"/>
              <w:rPr>
                <w:color w:val="auto"/>
              </w:rPr>
            </w:pPr>
          </w:p>
        </w:tc>
        <w:tc>
          <w:tcPr>
            <w:tcW w:w="3575" w:type="dxa"/>
          </w:tcPr>
          <w:p w:rsidR="00E96473" w:rsidRDefault="00E96473" w:rsidP="00D05F4C">
            <w:pPr>
              <w:pStyle w:val="Default"/>
              <w:spacing w:after="183"/>
              <w:rPr>
                <w:color w:val="auto"/>
              </w:rPr>
            </w:pPr>
            <w:r>
              <w:rPr>
                <w:color w:val="auto"/>
              </w:rPr>
              <w:t>I consider about other costs Eg: parking charges, tolls and etc</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35"/>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i</w:t>
            </w:r>
            <w:r w:rsidRPr="002D0A08">
              <w:rPr>
                <w:rFonts w:ascii="Times New Roman" w:hAnsi="Times New Roman" w:cs="Times New Roman"/>
                <w:sz w:val="24"/>
                <w:szCs w:val="24"/>
              </w:rPr>
              <w:t>.</w:t>
            </w:r>
          </w:p>
        </w:tc>
        <w:tc>
          <w:tcPr>
            <w:tcW w:w="3575" w:type="dxa"/>
          </w:tcPr>
          <w:p w:rsidR="00E96473" w:rsidRPr="00293732" w:rsidRDefault="00E96473" w:rsidP="00D05F4C">
            <w:pPr>
              <w:pStyle w:val="Default"/>
              <w:spacing w:after="183"/>
              <w:rPr>
                <w:color w:val="auto"/>
              </w:rPr>
            </w:pPr>
            <w:r>
              <w:rPr>
                <w:color w:val="auto"/>
              </w:rPr>
              <w:t xml:space="preserve">I think opinions of the other mode users as important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06"/>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j</w:t>
            </w:r>
            <w:r w:rsidRPr="002D0A08">
              <w:rPr>
                <w:rFonts w:ascii="Times New Roman" w:hAnsi="Times New Roman" w:cs="Times New Roman"/>
                <w:sz w:val="24"/>
                <w:szCs w:val="24"/>
              </w:rPr>
              <w:t>.</w:t>
            </w:r>
          </w:p>
        </w:tc>
        <w:tc>
          <w:tcPr>
            <w:tcW w:w="3575" w:type="dxa"/>
          </w:tcPr>
          <w:p w:rsidR="00E96473" w:rsidRPr="00293732" w:rsidRDefault="00E96473" w:rsidP="00D05F4C">
            <w:pPr>
              <w:pStyle w:val="Default"/>
              <w:spacing w:after="183"/>
              <w:rPr>
                <w:color w:val="auto"/>
              </w:rPr>
            </w:pPr>
            <w:r>
              <w:rPr>
                <w:color w:val="auto"/>
              </w:rPr>
              <w:t xml:space="preserve">I think congestion on roads can be reduced by promoting cycling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35"/>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k</w:t>
            </w:r>
            <w:r w:rsidRPr="002D0A08">
              <w:rPr>
                <w:rFonts w:ascii="Times New Roman" w:hAnsi="Times New Roman" w:cs="Times New Roman"/>
                <w:sz w:val="24"/>
                <w:szCs w:val="24"/>
              </w:rPr>
              <w:t>.</w:t>
            </w:r>
          </w:p>
        </w:tc>
        <w:tc>
          <w:tcPr>
            <w:tcW w:w="3575" w:type="dxa"/>
          </w:tcPr>
          <w:p w:rsidR="00E96473" w:rsidRPr="00293732" w:rsidRDefault="00E96473" w:rsidP="00D05F4C">
            <w:pPr>
              <w:pStyle w:val="Default"/>
              <w:spacing w:after="183"/>
              <w:rPr>
                <w:color w:val="auto"/>
              </w:rPr>
            </w:pPr>
            <w:r>
              <w:rPr>
                <w:color w:val="auto"/>
              </w:rPr>
              <w:t xml:space="preserve">I concern about my safety &amp; security when cycling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20"/>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l</w:t>
            </w:r>
            <w:r w:rsidRPr="002D0A08">
              <w:rPr>
                <w:rFonts w:ascii="Times New Roman" w:hAnsi="Times New Roman" w:cs="Times New Roman"/>
                <w:sz w:val="24"/>
                <w:szCs w:val="24"/>
              </w:rPr>
              <w:t>.</w:t>
            </w:r>
          </w:p>
        </w:tc>
        <w:tc>
          <w:tcPr>
            <w:tcW w:w="3575" w:type="dxa"/>
          </w:tcPr>
          <w:p w:rsidR="00E96473" w:rsidRPr="00293732" w:rsidRDefault="00E96473" w:rsidP="00D05F4C">
            <w:pPr>
              <w:pStyle w:val="Default"/>
              <w:spacing w:after="183"/>
              <w:rPr>
                <w:color w:val="auto"/>
              </w:rPr>
            </w:pPr>
            <w:r>
              <w:rPr>
                <w:color w:val="auto"/>
              </w:rPr>
              <w:t xml:space="preserve">I consider about the distance I have to travel by bicycle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735"/>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m.</w:t>
            </w:r>
          </w:p>
        </w:tc>
        <w:tc>
          <w:tcPr>
            <w:tcW w:w="3575" w:type="dxa"/>
          </w:tcPr>
          <w:p w:rsidR="00E96473" w:rsidRPr="002D0A08" w:rsidRDefault="00E96473" w:rsidP="00D05F4C">
            <w:pPr>
              <w:pStyle w:val="Default"/>
              <w:spacing w:after="183"/>
              <w:rPr>
                <w:color w:val="auto"/>
              </w:rPr>
            </w:pPr>
            <w:r>
              <w:rPr>
                <w:color w:val="auto"/>
              </w:rPr>
              <w:t>I think about the nature of weather of the day</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741"/>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n.</w:t>
            </w:r>
          </w:p>
        </w:tc>
        <w:tc>
          <w:tcPr>
            <w:tcW w:w="3575" w:type="dxa"/>
          </w:tcPr>
          <w:p w:rsidR="00E96473" w:rsidRDefault="00E96473" w:rsidP="00D05F4C">
            <w:pPr>
              <w:pStyle w:val="Default"/>
              <w:spacing w:after="183"/>
              <w:rPr>
                <w:ins w:id="364" w:author="User" w:date="2018-09-21T07:19:00Z"/>
                <w:color w:val="auto"/>
              </w:rPr>
            </w:pPr>
            <w:r>
              <w:rPr>
                <w:color w:val="auto"/>
              </w:rPr>
              <w:t>I consider about the particular day/s of the week on which I am using the bicycle</w:t>
            </w:r>
            <w:ins w:id="365" w:author="User" w:date="2018-09-21T07:19:00Z">
              <w:r>
                <w:rPr>
                  <w:color w:val="auto"/>
                </w:rPr>
                <w:t xml:space="preserve"> </w:t>
              </w:r>
            </w:ins>
          </w:p>
          <w:p w:rsidR="00E96473" w:rsidRPr="00F562DD" w:rsidRDefault="00E96473" w:rsidP="00D05F4C">
            <w:pPr>
              <w:pStyle w:val="Default"/>
              <w:spacing w:after="183"/>
              <w:rPr>
                <w:color w:val="auto"/>
              </w:rPr>
            </w:pPr>
            <w:del w:id="366" w:author="User" w:date="2018-09-21T07:19:00Z">
              <w:r w:rsidDel="00CB690D">
                <w:rPr>
                  <w:color w:val="auto"/>
                </w:rPr>
                <w:delText xml:space="preserve">  </w:delText>
              </w:r>
            </w:del>
            <w:r>
              <w:rPr>
                <w:color w:val="auto"/>
              </w:rPr>
              <w:t>Eg: Monday ,Wednesday,</w:t>
            </w:r>
            <w:ins w:id="367" w:author="User" w:date="2018-09-21T07:19:00Z">
              <w:r>
                <w:rPr>
                  <w:color w:val="auto"/>
                </w:rPr>
                <w:t xml:space="preserve"> </w:t>
              </w:r>
            </w:ins>
            <w:r>
              <w:rPr>
                <w:color w:val="auto"/>
              </w:rPr>
              <w:t>Friday</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554"/>
        </w:trPr>
        <w:tc>
          <w:tcPr>
            <w:tcW w:w="627" w:type="dxa"/>
          </w:tcPr>
          <w:p w:rsidR="00E96473" w:rsidRPr="002D0A08" w:rsidRDefault="00E96473" w:rsidP="00D05F4C">
            <w:pPr>
              <w:jc w:val="center"/>
              <w:rPr>
                <w:rFonts w:ascii="Times New Roman" w:hAnsi="Times New Roman" w:cs="Times New Roman"/>
                <w:sz w:val="24"/>
                <w:szCs w:val="24"/>
              </w:rPr>
            </w:pPr>
            <w:r>
              <w:rPr>
                <w:rFonts w:ascii="Times New Roman" w:hAnsi="Times New Roman" w:cs="Times New Roman"/>
                <w:sz w:val="24"/>
                <w:szCs w:val="24"/>
              </w:rPr>
              <w:t>o.</w:t>
            </w:r>
          </w:p>
        </w:tc>
        <w:tc>
          <w:tcPr>
            <w:tcW w:w="3575" w:type="dxa"/>
          </w:tcPr>
          <w:p w:rsidR="00E96473" w:rsidRPr="002D0A08" w:rsidRDefault="00E96473" w:rsidP="00D05F4C">
            <w:pPr>
              <w:pStyle w:val="Default"/>
              <w:rPr>
                <w:color w:val="auto"/>
              </w:rPr>
            </w:pPr>
            <w:r>
              <w:rPr>
                <w:color w:val="auto"/>
              </w:rPr>
              <w:t>I concern about the a</w:t>
            </w:r>
            <w:r w:rsidRPr="002D0A08">
              <w:rPr>
                <w:color w:val="auto"/>
              </w:rPr>
              <w:t xml:space="preserve">vailability of </w:t>
            </w:r>
            <w:r>
              <w:rPr>
                <w:color w:val="auto"/>
              </w:rPr>
              <w:t xml:space="preserve">parking </w:t>
            </w:r>
            <w:r w:rsidRPr="002D0A08">
              <w:rPr>
                <w:color w:val="auto"/>
              </w:rPr>
              <w:t xml:space="preserve">facilities </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539"/>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p.</w:t>
            </w:r>
          </w:p>
        </w:tc>
        <w:tc>
          <w:tcPr>
            <w:tcW w:w="3575" w:type="dxa"/>
          </w:tcPr>
          <w:p w:rsidR="00E96473" w:rsidRPr="002D0A08" w:rsidRDefault="00E96473" w:rsidP="00D05F4C">
            <w:pPr>
              <w:pStyle w:val="Default"/>
              <w:rPr>
                <w:color w:val="auto"/>
              </w:rPr>
            </w:pPr>
            <w:r>
              <w:rPr>
                <w:color w:val="auto"/>
              </w:rPr>
              <w:t>I consider about the easiness in accessibility</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q.</w:t>
            </w:r>
          </w:p>
        </w:tc>
        <w:tc>
          <w:tcPr>
            <w:tcW w:w="3575" w:type="dxa"/>
          </w:tcPr>
          <w:p w:rsidR="00E96473" w:rsidRPr="002D0A08" w:rsidRDefault="00E96473" w:rsidP="00D05F4C">
            <w:pPr>
              <w:pStyle w:val="Default"/>
              <w:rPr>
                <w:color w:val="auto"/>
              </w:rPr>
            </w:pPr>
            <w:r>
              <w:rPr>
                <w:color w:val="auto"/>
              </w:rPr>
              <w:t>I concern about connectivity to other public transportation modes</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r.</w:t>
            </w:r>
          </w:p>
        </w:tc>
        <w:tc>
          <w:tcPr>
            <w:tcW w:w="3575" w:type="dxa"/>
          </w:tcPr>
          <w:p w:rsidR="00E96473" w:rsidRDefault="00E96473" w:rsidP="00D05F4C">
            <w:pPr>
              <w:pStyle w:val="Default"/>
              <w:rPr>
                <w:color w:val="auto"/>
              </w:rPr>
            </w:pPr>
            <w:r>
              <w:t>I think I can travel more distance if electric bicycles are introduced</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825"/>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s.</w:t>
            </w:r>
          </w:p>
        </w:tc>
        <w:tc>
          <w:tcPr>
            <w:tcW w:w="3575" w:type="dxa"/>
          </w:tcPr>
          <w:p w:rsidR="00E96473" w:rsidRDefault="00E96473" w:rsidP="00D05F4C">
            <w:pPr>
              <w:pStyle w:val="Default"/>
              <w:rPr>
                <w:color w:val="auto"/>
              </w:rPr>
            </w:pPr>
            <w:r>
              <w:t>I will prefer more if cycle super highway has a greeny and calm environment</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96"/>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t.</w:t>
            </w:r>
          </w:p>
        </w:tc>
        <w:tc>
          <w:tcPr>
            <w:tcW w:w="3575" w:type="dxa"/>
          </w:tcPr>
          <w:p w:rsidR="00E96473" w:rsidRDefault="00E96473" w:rsidP="00D05F4C">
            <w:pPr>
              <w:pStyle w:val="Default"/>
            </w:pPr>
            <w:r>
              <w:t>I think it is an appropriate mechanism to improve the quality of the transportation system in Colombo city</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96"/>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u.</w:t>
            </w:r>
          </w:p>
        </w:tc>
        <w:tc>
          <w:tcPr>
            <w:tcW w:w="3575" w:type="dxa"/>
          </w:tcPr>
          <w:p w:rsidR="00E96473" w:rsidRDefault="00E96473" w:rsidP="00D05F4C">
            <w:pPr>
              <w:pStyle w:val="Default"/>
            </w:pPr>
            <w:r>
              <w:rPr>
                <w:color w:val="auto"/>
              </w:rPr>
              <w:t>I consider about what time period of the day I have to do cycling</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96"/>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v.</w:t>
            </w:r>
          </w:p>
        </w:tc>
        <w:tc>
          <w:tcPr>
            <w:tcW w:w="3575" w:type="dxa"/>
          </w:tcPr>
          <w:p w:rsidR="00E96473" w:rsidRDefault="00E96473" w:rsidP="00D05F4C">
            <w:pPr>
              <w:pStyle w:val="Default"/>
            </w:pPr>
            <w:r>
              <w:t>I consider abouts the travel time</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96"/>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W.</w:t>
            </w:r>
          </w:p>
        </w:tc>
        <w:tc>
          <w:tcPr>
            <w:tcW w:w="3575" w:type="dxa"/>
          </w:tcPr>
          <w:p w:rsidR="00E96473" w:rsidRDefault="00E96473" w:rsidP="00D05F4C">
            <w:pPr>
              <w:pStyle w:val="Default"/>
            </w:pPr>
            <w:r>
              <w:t>I consider about the distance of cycle super highway</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r w:rsidR="00E96473" w:rsidRPr="002D0A08" w:rsidTr="00D05F4C">
        <w:trPr>
          <w:trHeight w:val="1096"/>
        </w:trPr>
        <w:tc>
          <w:tcPr>
            <w:tcW w:w="627" w:type="dxa"/>
          </w:tcPr>
          <w:p w:rsidR="00E96473" w:rsidRDefault="00E96473" w:rsidP="00D05F4C">
            <w:pPr>
              <w:jc w:val="center"/>
              <w:rPr>
                <w:rFonts w:ascii="Times New Roman" w:hAnsi="Times New Roman" w:cs="Times New Roman"/>
                <w:sz w:val="24"/>
                <w:szCs w:val="24"/>
              </w:rPr>
            </w:pPr>
            <w:r>
              <w:rPr>
                <w:rFonts w:ascii="Times New Roman" w:hAnsi="Times New Roman" w:cs="Times New Roman"/>
                <w:sz w:val="24"/>
                <w:szCs w:val="24"/>
              </w:rPr>
              <w:t>y.</w:t>
            </w:r>
          </w:p>
        </w:tc>
        <w:tc>
          <w:tcPr>
            <w:tcW w:w="3575" w:type="dxa"/>
          </w:tcPr>
          <w:p w:rsidR="00E96473" w:rsidRDefault="00E96473" w:rsidP="00D05F4C">
            <w:pPr>
              <w:pStyle w:val="Default"/>
            </w:pPr>
            <w:r>
              <w:t>I consider about the maximum/minimum speed limit</w:t>
            </w:r>
          </w:p>
        </w:tc>
        <w:tc>
          <w:tcPr>
            <w:tcW w:w="1123" w:type="dxa"/>
          </w:tcPr>
          <w:p w:rsidR="00E96473" w:rsidRPr="002D0A08" w:rsidRDefault="00E96473" w:rsidP="00D05F4C">
            <w:pPr>
              <w:rPr>
                <w:rFonts w:ascii="Times New Roman" w:hAnsi="Times New Roman" w:cs="Times New Roman"/>
                <w:sz w:val="24"/>
                <w:szCs w:val="24"/>
              </w:rPr>
            </w:pPr>
          </w:p>
        </w:tc>
        <w:tc>
          <w:tcPr>
            <w:tcW w:w="942"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77" w:type="dxa"/>
          </w:tcPr>
          <w:p w:rsidR="00E96473" w:rsidRPr="002D0A08" w:rsidRDefault="00E96473" w:rsidP="00D05F4C">
            <w:pPr>
              <w:rPr>
                <w:rFonts w:ascii="Times New Roman" w:hAnsi="Times New Roman" w:cs="Times New Roman"/>
                <w:sz w:val="24"/>
                <w:szCs w:val="24"/>
              </w:rPr>
            </w:pPr>
          </w:p>
        </w:tc>
        <w:tc>
          <w:tcPr>
            <w:tcW w:w="1151" w:type="dxa"/>
          </w:tcPr>
          <w:p w:rsidR="00E96473" w:rsidRPr="002D0A08" w:rsidRDefault="00E96473" w:rsidP="00D05F4C">
            <w:pPr>
              <w:rPr>
                <w:rFonts w:ascii="Times New Roman" w:hAnsi="Times New Roman" w:cs="Times New Roman"/>
                <w:sz w:val="24"/>
                <w:szCs w:val="24"/>
              </w:rPr>
            </w:pPr>
          </w:p>
        </w:tc>
      </w:tr>
    </w:tbl>
    <w:p w:rsidR="00E96473" w:rsidRPr="002D0A08" w:rsidRDefault="00E96473" w:rsidP="00E96473">
      <w:pPr>
        <w:rPr>
          <w:rFonts w:ascii="Times New Roman" w:hAnsi="Times New Roman" w:cs="Times New Roman"/>
          <w:sz w:val="24"/>
          <w:szCs w:val="24"/>
        </w:rPr>
      </w:pPr>
    </w:p>
    <w:p w:rsidR="00E96473"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ind w:left="0"/>
        <w:rPr>
          <w:rFonts w:ascii="Times New Roman" w:hAnsi="Times New Roman" w:cs="Times New Roman"/>
          <w:sz w:val="24"/>
          <w:szCs w:val="24"/>
        </w:rPr>
      </w:pPr>
    </w:p>
    <w:p w:rsidR="00E96473" w:rsidRPr="00BB6503" w:rsidRDefault="00E96473" w:rsidP="00E96473">
      <w:pPr>
        <w:pStyle w:val="ListParagraph"/>
        <w:ind w:left="0"/>
        <w:jc w:val="center"/>
        <w:rPr>
          <w:rFonts w:ascii="Times New Roman" w:hAnsi="Times New Roman" w:cs="Times New Roman"/>
          <w:b/>
          <w:sz w:val="24"/>
          <w:szCs w:val="24"/>
        </w:rPr>
      </w:pPr>
      <w:r w:rsidRPr="00BB6503">
        <w:rPr>
          <w:rFonts w:ascii="Times New Roman" w:hAnsi="Times New Roman" w:cs="Times New Roman"/>
          <w:b/>
          <w:sz w:val="24"/>
          <w:szCs w:val="24"/>
        </w:rPr>
        <w:t>Part C</w:t>
      </w:r>
    </w:p>
    <w:p w:rsidR="00E96473" w:rsidRDefault="00E96473" w:rsidP="00E96473">
      <w:pPr>
        <w:pStyle w:val="ListParagraph"/>
        <w:ind w:left="0"/>
        <w:rPr>
          <w:rFonts w:ascii="Times New Roman" w:hAnsi="Times New Roman" w:cs="Times New Roman"/>
          <w:sz w:val="24"/>
          <w:szCs w:val="24"/>
        </w:rPr>
      </w:pPr>
    </w:p>
    <w:p w:rsidR="00E96473" w:rsidRPr="002D0A08" w:rsidRDefault="00E96473" w:rsidP="00E96473">
      <w:pPr>
        <w:pStyle w:val="ListParagraph"/>
        <w:ind w:left="0"/>
        <w:rPr>
          <w:rFonts w:ascii="Times New Roman" w:hAnsi="Times New Roman" w:cs="Times New Roman"/>
          <w:sz w:val="24"/>
          <w:szCs w:val="24"/>
        </w:rPr>
      </w:pPr>
    </w:p>
    <w:p w:rsidR="00E96473" w:rsidRPr="002D0A08" w:rsidRDefault="00E96473" w:rsidP="00E96473">
      <w:pPr>
        <w:pStyle w:val="ListParagraph"/>
        <w:numPr>
          <w:ilvl w:val="0"/>
          <w:numId w:val="37"/>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 Frequency that I </w:t>
      </w:r>
      <w:r w:rsidRPr="002D0A08">
        <w:rPr>
          <w:rFonts w:ascii="Times New Roman" w:hAnsi="Times New Roman" w:cs="Times New Roman"/>
          <w:sz w:val="24"/>
          <w:szCs w:val="24"/>
        </w:rPr>
        <w:t xml:space="preserve">would like to do </w:t>
      </w:r>
      <w:r w:rsidRPr="00FC7EF4">
        <w:rPr>
          <w:rFonts w:ascii="Times New Roman" w:hAnsi="Times New Roman" w:cs="Times New Roman"/>
          <w:sz w:val="24"/>
          <w:szCs w:val="24"/>
        </w:rPr>
        <w:t>cycling?</w:t>
      </w:r>
    </w:p>
    <w:p w:rsidR="00E96473" w:rsidRDefault="00E96473" w:rsidP="00E96473">
      <w:pPr>
        <w:pStyle w:val="ListParagraph"/>
        <w:tabs>
          <w:tab w:val="left" w:pos="3555"/>
        </w:tabs>
        <w:ind w:left="0"/>
        <w:rPr>
          <w:rFonts w:ascii="Times New Roman" w:hAnsi="Times New Roman" w:cs="Times New Roman"/>
          <w:sz w:val="24"/>
          <w:szCs w:val="24"/>
        </w:rPr>
      </w:pPr>
    </w:p>
    <w:p w:rsidR="00E96473" w:rsidRDefault="00E96473" w:rsidP="00E96473">
      <w:pPr>
        <w:pStyle w:val="ListParagraph"/>
        <w:tabs>
          <w:tab w:val="left" w:pos="3555"/>
        </w:tabs>
        <w:ind w:left="0"/>
        <w:rPr>
          <w:rFonts w:ascii="Times New Roman" w:hAnsi="Times New Roman" w:cs="Times New Roman"/>
          <w:sz w:val="24"/>
          <w:szCs w:val="24"/>
        </w:rPr>
      </w:pPr>
    </w:p>
    <w:tbl>
      <w:tblPr>
        <w:tblStyle w:val="TableGrid"/>
        <w:tblpPr w:leftFromText="180" w:rightFromText="180" w:vertAnchor="text" w:horzAnchor="page" w:tblpX="2341" w:tblpY="-555"/>
        <w:tblW w:w="0" w:type="auto"/>
        <w:tblLook w:val="04A0" w:firstRow="1" w:lastRow="0" w:firstColumn="1" w:lastColumn="0" w:noHBand="0" w:noVBand="1"/>
      </w:tblPr>
      <w:tblGrid>
        <w:gridCol w:w="2785"/>
        <w:gridCol w:w="1440"/>
      </w:tblGrid>
      <w:tr w:rsidR="00E96473" w:rsidTr="00D05F4C">
        <w:tc>
          <w:tcPr>
            <w:tcW w:w="2785" w:type="dxa"/>
          </w:tcPr>
          <w:p w:rsidR="00E96473" w:rsidRPr="00C8350E" w:rsidRDefault="00E96473" w:rsidP="00D05F4C">
            <w:pPr>
              <w:rPr>
                <w:rFonts w:ascii="Times New Roman" w:hAnsi="Times New Roman" w:cs="Times New Roman"/>
                <w:sz w:val="24"/>
                <w:szCs w:val="24"/>
              </w:rPr>
            </w:pPr>
            <w:r w:rsidRPr="00C8350E">
              <w:rPr>
                <w:rFonts w:ascii="Times New Roman" w:hAnsi="Times New Roman" w:cs="Times New Roman"/>
                <w:sz w:val="24"/>
                <w:szCs w:val="24"/>
              </w:rPr>
              <w:t>Daily</w:t>
            </w: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r w:rsidR="00E96473" w:rsidTr="00D05F4C">
        <w:trPr>
          <w:trHeight w:val="243"/>
        </w:trPr>
        <w:tc>
          <w:tcPr>
            <w:tcW w:w="2785" w:type="dxa"/>
          </w:tcPr>
          <w:p w:rsidR="00E96473" w:rsidRDefault="00E96473" w:rsidP="00D05F4C">
            <w:pPr>
              <w:pStyle w:val="ListParagraph"/>
              <w:tabs>
                <w:tab w:val="left" w:pos="3555"/>
              </w:tabs>
              <w:ind w:left="0"/>
              <w:rPr>
                <w:rFonts w:ascii="Times New Roman" w:hAnsi="Times New Roman" w:cs="Times New Roman"/>
                <w:sz w:val="24"/>
                <w:szCs w:val="24"/>
              </w:rPr>
            </w:pPr>
            <w:r w:rsidRPr="002D0A08">
              <w:rPr>
                <w:rFonts w:ascii="Times New Roman" w:hAnsi="Times New Roman" w:cs="Times New Roman"/>
                <w:sz w:val="24"/>
                <w:szCs w:val="24"/>
              </w:rPr>
              <w:t>Once a week</w:t>
            </w: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r w:rsidR="00E96473" w:rsidTr="00D05F4C">
        <w:tc>
          <w:tcPr>
            <w:tcW w:w="2785" w:type="dxa"/>
          </w:tcPr>
          <w:p w:rsidR="00E96473" w:rsidRPr="00C8350E" w:rsidRDefault="00E96473" w:rsidP="00D05F4C">
            <w:pPr>
              <w:rPr>
                <w:rFonts w:ascii="Times New Roman" w:hAnsi="Times New Roman" w:cs="Times New Roman"/>
                <w:sz w:val="24"/>
                <w:szCs w:val="24"/>
              </w:rPr>
            </w:pPr>
            <w:r w:rsidRPr="00C8350E">
              <w:rPr>
                <w:rFonts w:ascii="Times New Roman" w:hAnsi="Times New Roman" w:cs="Times New Roman"/>
                <w:sz w:val="24"/>
                <w:szCs w:val="24"/>
              </w:rPr>
              <w:t>Thrice a week</w:t>
            </w: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r w:rsidR="00E96473" w:rsidTr="00D05F4C">
        <w:tc>
          <w:tcPr>
            <w:tcW w:w="2785" w:type="dxa"/>
          </w:tcPr>
          <w:p w:rsidR="00E96473" w:rsidRPr="00C8350E" w:rsidRDefault="00E96473" w:rsidP="00D05F4C">
            <w:pPr>
              <w:rPr>
                <w:rFonts w:ascii="Times New Roman" w:hAnsi="Times New Roman" w:cs="Times New Roman"/>
                <w:sz w:val="24"/>
                <w:szCs w:val="24"/>
              </w:rPr>
            </w:pPr>
            <w:r w:rsidRPr="00C8350E">
              <w:rPr>
                <w:rFonts w:ascii="Times New Roman" w:hAnsi="Times New Roman" w:cs="Times New Roman"/>
                <w:sz w:val="24"/>
                <w:szCs w:val="24"/>
              </w:rPr>
              <w:t>Once in a month</w:t>
            </w: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r w:rsidR="00E96473" w:rsidTr="00D05F4C">
        <w:tc>
          <w:tcPr>
            <w:tcW w:w="2785" w:type="dxa"/>
          </w:tcPr>
          <w:p w:rsidR="00E96473" w:rsidRPr="00C8350E" w:rsidRDefault="00E96473" w:rsidP="00D05F4C">
            <w:pPr>
              <w:rPr>
                <w:rFonts w:ascii="Times New Roman" w:hAnsi="Times New Roman" w:cs="Times New Roman"/>
                <w:sz w:val="24"/>
                <w:szCs w:val="24"/>
              </w:rPr>
            </w:pP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r w:rsidR="00E96473" w:rsidTr="00D05F4C">
        <w:trPr>
          <w:trHeight w:val="382"/>
        </w:trPr>
        <w:tc>
          <w:tcPr>
            <w:tcW w:w="2785" w:type="dxa"/>
          </w:tcPr>
          <w:p w:rsidR="00E96473" w:rsidRPr="00C8350E" w:rsidRDefault="00E96473" w:rsidP="00D05F4C">
            <w:pPr>
              <w:rPr>
                <w:rFonts w:ascii="Times New Roman" w:hAnsi="Times New Roman" w:cs="Times New Roman"/>
                <w:sz w:val="24"/>
                <w:szCs w:val="24"/>
              </w:rPr>
            </w:pPr>
            <w:r w:rsidRPr="00C8350E">
              <w:rPr>
                <w:rFonts w:ascii="Times New Roman" w:hAnsi="Times New Roman" w:cs="Times New Roman"/>
                <w:sz w:val="24"/>
                <w:szCs w:val="24"/>
              </w:rPr>
              <w:t>Once in a while</w:t>
            </w:r>
          </w:p>
        </w:tc>
        <w:tc>
          <w:tcPr>
            <w:tcW w:w="1440" w:type="dxa"/>
          </w:tcPr>
          <w:p w:rsidR="00E96473" w:rsidRDefault="00E96473" w:rsidP="00D05F4C">
            <w:pPr>
              <w:pStyle w:val="ListParagraph"/>
              <w:tabs>
                <w:tab w:val="left" w:pos="3555"/>
              </w:tabs>
              <w:ind w:left="0"/>
              <w:rPr>
                <w:rFonts w:ascii="Times New Roman" w:hAnsi="Times New Roman" w:cs="Times New Roman"/>
                <w:sz w:val="24"/>
                <w:szCs w:val="24"/>
              </w:rPr>
            </w:pPr>
          </w:p>
        </w:tc>
      </w:tr>
    </w:tbl>
    <w:p w:rsidR="00E96473" w:rsidRDefault="00E96473" w:rsidP="00E96473">
      <w:pPr>
        <w:pStyle w:val="ListParagraph"/>
        <w:tabs>
          <w:tab w:val="left" w:pos="3555"/>
        </w:tabs>
        <w:ind w:left="0"/>
        <w:rPr>
          <w:rFonts w:ascii="Times New Roman" w:hAnsi="Times New Roman" w:cs="Times New Roman"/>
          <w:sz w:val="24"/>
          <w:szCs w:val="24"/>
        </w:rPr>
      </w:pPr>
    </w:p>
    <w:p w:rsidR="00E96473" w:rsidRDefault="00E96473" w:rsidP="00E96473">
      <w:pPr>
        <w:pStyle w:val="ListParagraph"/>
        <w:tabs>
          <w:tab w:val="left" w:pos="3555"/>
        </w:tabs>
        <w:ind w:left="0"/>
        <w:rPr>
          <w:rFonts w:ascii="Times New Roman" w:hAnsi="Times New Roman" w:cs="Times New Roman"/>
          <w:sz w:val="24"/>
          <w:szCs w:val="24"/>
        </w:rPr>
      </w:pPr>
    </w:p>
    <w:p w:rsidR="00E96473" w:rsidRDefault="00E96473" w:rsidP="00E96473">
      <w:pPr>
        <w:pStyle w:val="ListParagraph"/>
        <w:tabs>
          <w:tab w:val="left" w:pos="3555"/>
        </w:tabs>
        <w:ind w:left="0"/>
        <w:rPr>
          <w:rFonts w:ascii="Times New Roman" w:hAnsi="Times New Roman" w:cs="Times New Roman"/>
          <w:sz w:val="24"/>
          <w:szCs w:val="24"/>
        </w:rPr>
      </w:pPr>
    </w:p>
    <w:p w:rsidR="00E96473" w:rsidRPr="00CF1DA0" w:rsidDel="001017D4" w:rsidRDefault="00E96473" w:rsidP="00E96473">
      <w:pPr>
        <w:pStyle w:val="ListParagraph"/>
        <w:tabs>
          <w:tab w:val="left" w:pos="3555"/>
        </w:tabs>
        <w:ind w:left="0"/>
        <w:rPr>
          <w:del w:id="368" w:author="HP" w:date="2018-09-28T13:47:00Z"/>
          <w:rFonts w:ascii="Times New Roman" w:hAnsi="Times New Roman" w:cs="Times New Roman"/>
          <w:sz w:val="24"/>
          <w:szCs w:val="24"/>
        </w:rPr>
      </w:pPr>
      <w:r>
        <w:rPr>
          <w:rFonts w:ascii="Times New Roman" w:hAnsi="Times New Roman" w:cs="Times New Roman"/>
          <w:sz w:val="24"/>
          <w:szCs w:val="24"/>
        </w:rPr>
        <w:tab/>
      </w:r>
    </w:p>
    <w:p w:rsidR="00E96473" w:rsidRPr="002D0A08" w:rsidRDefault="00E96473" w:rsidP="00E96473">
      <w:pPr>
        <w:pStyle w:val="ListParagraph"/>
        <w:ind w:left="0"/>
        <w:rPr>
          <w:rFonts w:ascii="Times New Roman" w:hAnsi="Times New Roman" w:cs="Times New Roman"/>
          <w:sz w:val="24"/>
          <w:szCs w:val="24"/>
        </w:rPr>
      </w:pPr>
    </w:p>
    <w:p w:rsidR="00E96473" w:rsidRDefault="00E96473" w:rsidP="00E96473">
      <w:pPr>
        <w:rPr>
          <w:rFonts w:ascii="Times New Roman" w:hAnsi="Times New Roman" w:cs="Times New Roman"/>
          <w:sz w:val="24"/>
          <w:szCs w:val="24"/>
        </w:rPr>
      </w:pPr>
    </w:p>
    <w:p w:rsidR="00E96473" w:rsidRDefault="00E96473" w:rsidP="00E96473">
      <w:pPr>
        <w:rPr>
          <w:rFonts w:ascii="Times New Roman" w:hAnsi="Times New Roman" w:cs="Times New Roman"/>
          <w:sz w:val="24"/>
          <w:szCs w:val="24"/>
        </w:rPr>
      </w:pPr>
    </w:p>
    <w:p w:rsidR="00E96473" w:rsidRDefault="00E96473" w:rsidP="00E96473">
      <w:pPr>
        <w:rPr>
          <w:rFonts w:ascii="Times New Roman" w:hAnsi="Times New Roman" w:cs="Times New Roman"/>
          <w:sz w:val="24"/>
          <w:szCs w:val="24"/>
        </w:rPr>
      </w:pPr>
    </w:p>
    <w:p w:rsidR="00E96473" w:rsidRPr="00E16458" w:rsidRDefault="00E96473" w:rsidP="00E96473">
      <w:pPr>
        <w:pStyle w:val="ListParagraph"/>
        <w:numPr>
          <w:ilvl w:val="0"/>
          <w:numId w:val="37"/>
        </w:numPr>
        <w:ind w:left="360"/>
        <w:rPr>
          <w:rFonts w:ascii="Times New Roman" w:hAnsi="Times New Roman" w:cs="Times New Roman"/>
          <w:sz w:val="24"/>
          <w:szCs w:val="24"/>
        </w:rPr>
      </w:pPr>
      <w:r w:rsidRPr="00E16458">
        <w:rPr>
          <w:rFonts w:ascii="Times New Roman" w:hAnsi="Times New Roman" w:cs="Times New Roman"/>
          <w:sz w:val="24"/>
          <w:szCs w:val="24"/>
        </w:rPr>
        <w:t>Distance that I prefer most to travel by bicycle?</w:t>
      </w:r>
    </w:p>
    <w:p w:rsidR="00E96473" w:rsidRPr="002D0A08"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975"/>
        <w:gridCol w:w="990"/>
      </w:tblGrid>
      <w:tr w:rsidR="00E96473" w:rsidRPr="002D0A08" w:rsidTr="00D05F4C">
        <w:tc>
          <w:tcPr>
            <w:tcW w:w="197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 xml:space="preserve">Less than </w:t>
            </w:r>
            <w:r>
              <w:rPr>
                <w:rFonts w:ascii="Times New Roman" w:hAnsi="Times New Roman" w:cs="Times New Roman"/>
                <w:sz w:val="24"/>
                <w:szCs w:val="24"/>
              </w:rPr>
              <w:t>1k</w:t>
            </w:r>
            <w:r w:rsidRPr="002D0A08">
              <w:rPr>
                <w:rFonts w:ascii="Times New Roman" w:hAnsi="Times New Roman" w:cs="Times New Roman"/>
                <w:sz w:val="24"/>
                <w:szCs w:val="24"/>
              </w:rPr>
              <w:t>m</w:t>
            </w:r>
          </w:p>
        </w:tc>
        <w:tc>
          <w:tcPr>
            <w:tcW w:w="99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97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 xml:space="preserve">1 – 2 </w:t>
            </w:r>
            <w:r>
              <w:rPr>
                <w:rFonts w:ascii="Times New Roman" w:hAnsi="Times New Roman" w:cs="Times New Roman"/>
                <w:sz w:val="24"/>
                <w:szCs w:val="24"/>
              </w:rPr>
              <w:t>k</w:t>
            </w:r>
            <w:r w:rsidRPr="002D0A08">
              <w:rPr>
                <w:rFonts w:ascii="Times New Roman" w:hAnsi="Times New Roman" w:cs="Times New Roman"/>
                <w:sz w:val="24"/>
                <w:szCs w:val="24"/>
              </w:rPr>
              <w:t>m</w:t>
            </w:r>
          </w:p>
        </w:tc>
        <w:tc>
          <w:tcPr>
            <w:tcW w:w="99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97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2- 4 km</w:t>
            </w:r>
          </w:p>
        </w:tc>
        <w:tc>
          <w:tcPr>
            <w:tcW w:w="99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97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5</w:t>
            </w:r>
            <w:r>
              <w:rPr>
                <w:rFonts w:ascii="Times New Roman" w:hAnsi="Times New Roman" w:cs="Times New Roman"/>
                <w:sz w:val="24"/>
                <w:szCs w:val="24"/>
              </w:rPr>
              <w:t xml:space="preserve"> </w:t>
            </w:r>
            <w:r w:rsidRPr="002D0A08">
              <w:rPr>
                <w:rFonts w:ascii="Times New Roman" w:hAnsi="Times New Roman" w:cs="Times New Roman"/>
                <w:sz w:val="24"/>
                <w:szCs w:val="24"/>
              </w:rPr>
              <w:t>km</w:t>
            </w:r>
          </w:p>
        </w:tc>
        <w:tc>
          <w:tcPr>
            <w:tcW w:w="99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197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Above 5 km</w:t>
            </w:r>
          </w:p>
        </w:tc>
        <w:tc>
          <w:tcPr>
            <w:tcW w:w="99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2D0A08" w:rsidRDefault="00E96473" w:rsidP="00E96473">
      <w:pPr>
        <w:rPr>
          <w:rFonts w:ascii="Times New Roman" w:hAnsi="Times New Roman" w:cs="Times New Roman"/>
          <w:sz w:val="24"/>
          <w:szCs w:val="24"/>
        </w:rPr>
      </w:pPr>
    </w:p>
    <w:p w:rsidR="00E96473" w:rsidRPr="002D0A08" w:rsidDel="001017D4" w:rsidRDefault="00E96473" w:rsidP="00E96473">
      <w:pPr>
        <w:pStyle w:val="ListParagraph"/>
        <w:numPr>
          <w:ilvl w:val="0"/>
          <w:numId w:val="37"/>
        </w:numPr>
        <w:ind w:left="360"/>
        <w:rPr>
          <w:del w:id="369" w:author="HP" w:date="2018-09-28T13:47:00Z"/>
          <w:rFonts w:ascii="Times New Roman" w:hAnsi="Times New Roman" w:cs="Times New Roman"/>
          <w:sz w:val="24"/>
          <w:szCs w:val="24"/>
        </w:rPr>
      </w:pPr>
      <w:r w:rsidRPr="001017D4">
        <w:rPr>
          <w:rFonts w:ascii="Times New Roman" w:hAnsi="Times New Roman" w:cs="Times New Roman"/>
          <w:sz w:val="24"/>
          <w:szCs w:val="24"/>
        </w:rPr>
        <w:t>According to my opinion the most suitable infrastructure to promote cycling in Sri Lanka is?</w:t>
      </w:r>
    </w:p>
    <w:p w:rsidR="00E96473" w:rsidRPr="003F710F" w:rsidRDefault="00E96473" w:rsidP="00E96473">
      <w:pPr>
        <w:pStyle w:val="ListParagraph"/>
        <w:numPr>
          <w:ilvl w:val="0"/>
          <w:numId w:val="37"/>
        </w:numPr>
        <w:ind w:left="360"/>
        <w:rPr>
          <w:rFonts w:ascii="Times New Roman" w:hAnsi="Times New Roman" w:cs="Times New Roman"/>
          <w:sz w:val="24"/>
          <w:szCs w:val="24"/>
        </w:rPr>
      </w:pPr>
      <w:del w:id="370" w:author="User" w:date="2018-09-11T12:13:00Z">
        <w:r w:rsidRPr="003F710F" w:rsidDel="00826345">
          <w:rPr>
            <w:rFonts w:ascii="Times New Roman" w:hAnsi="Times New Roman" w:cs="Times New Roman"/>
            <w:sz w:val="24"/>
            <w:szCs w:val="24"/>
          </w:rPr>
          <w:delText xml:space="preserve"> </w:delText>
        </w:r>
      </w:del>
    </w:p>
    <w:tbl>
      <w:tblPr>
        <w:tblStyle w:val="TableGrid"/>
        <w:tblW w:w="0" w:type="auto"/>
        <w:tblInd w:w="720" w:type="dxa"/>
        <w:tblLook w:val="04A0" w:firstRow="1" w:lastRow="0" w:firstColumn="1" w:lastColumn="0" w:noHBand="0" w:noVBand="1"/>
      </w:tblPr>
      <w:tblGrid>
        <w:gridCol w:w="4278"/>
        <w:gridCol w:w="1477"/>
      </w:tblGrid>
      <w:tr w:rsidR="00E96473" w:rsidRPr="002D0A08" w:rsidTr="00D05F4C">
        <w:tc>
          <w:tcPr>
            <w:tcW w:w="4278" w:type="dxa"/>
          </w:tcPr>
          <w:p w:rsidR="00E96473" w:rsidRPr="002D0A08"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Separate b</w:t>
            </w:r>
            <w:r w:rsidRPr="002D0A08">
              <w:rPr>
                <w:rFonts w:ascii="Times New Roman" w:hAnsi="Times New Roman" w:cs="Times New Roman"/>
                <w:sz w:val="24"/>
                <w:szCs w:val="24"/>
              </w:rPr>
              <w:t>icycle highway</w:t>
            </w:r>
          </w:p>
        </w:tc>
        <w:tc>
          <w:tcPr>
            <w:tcW w:w="1477"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4278"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Dedicated  bicycle lanes on the road</w:t>
            </w:r>
          </w:p>
        </w:tc>
        <w:tc>
          <w:tcPr>
            <w:tcW w:w="1477"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Del="00305D98" w:rsidRDefault="00E96473" w:rsidP="00E96473">
      <w:pPr>
        <w:numPr>
          <w:ilvl w:val="0"/>
          <w:numId w:val="39"/>
        </w:numPr>
        <w:ind w:left="360"/>
        <w:contextualSpacing/>
        <w:rPr>
          <w:del w:id="371" w:author="User" w:date="2018-09-21T07:35:00Z"/>
          <w:rFonts w:ascii="Times New Roman" w:hAnsi="Times New Roman" w:cs="Times New Roman"/>
          <w:sz w:val="24"/>
          <w:szCs w:val="24"/>
        </w:rPr>
      </w:pPr>
    </w:p>
    <w:p w:rsidR="00E96473" w:rsidRDefault="00E96473" w:rsidP="00E96473">
      <w:pPr>
        <w:pStyle w:val="ListParagraph"/>
        <w:numPr>
          <w:ilvl w:val="0"/>
          <w:numId w:val="39"/>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I prefer to use cycling as a mode of transportation for,</w:t>
      </w:r>
    </w:p>
    <w:p w:rsidR="00E96473" w:rsidRDefault="00E96473" w:rsidP="00E96473">
      <w:pPr>
        <w:pStyle w:val="ListParagraph"/>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605"/>
        <w:gridCol w:w="1440"/>
      </w:tblGrid>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Exercise</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Entertainment</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Work</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Daily</w:t>
            </w:r>
            <w:r>
              <w:rPr>
                <w:rFonts w:ascii="Times New Roman" w:hAnsi="Times New Roman" w:cs="Times New Roman"/>
                <w:sz w:val="24"/>
                <w:szCs w:val="24"/>
              </w:rPr>
              <w:t xml:space="preserve"> house hold activities</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Social visits</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School</w:t>
            </w:r>
            <w:r>
              <w:rPr>
                <w:rFonts w:ascii="Times New Roman" w:hAnsi="Times New Roman" w:cs="Times New Roman"/>
                <w:sz w:val="24"/>
                <w:szCs w:val="24"/>
              </w:rPr>
              <w:t>/education</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r w:rsidR="00E96473" w:rsidRPr="002D0A08" w:rsidTr="00D05F4C">
        <w:tc>
          <w:tcPr>
            <w:tcW w:w="2605" w:type="dxa"/>
          </w:tcPr>
          <w:p w:rsidR="00E96473" w:rsidRPr="002D0A08" w:rsidRDefault="00E96473" w:rsidP="00D05F4C">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Other</w:t>
            </w:r>
          </w:p>
        </w:tc>
        <w:tc>
          <w:tcPr>
            <w:tcW w:w="1440" w:type="dxa"/>
          </w:tcPr>
          <w:p w:rsidR="00E96473" w:rsidRPr="002D0A08" w:rsidRDefault="00E96473" w:rsidP="00D05F4C">
            <w:pPr>
              <w:pStyle w:val="ListParagraph"/>
              <w:ind w:left="0"/>
              <w:rPr>
                <w:rFonts w:ascii="Times New Roman" w:hAnsi="Times New Roman" w:cs="Times New Roman"/>
                <w:sz w:val="24"/>
                <w:szCs w:val="24"/>
              </w:rPr>
            </w:pPr>
          </w:p>
        </w:tc>
      </w:tr>
    </w:tbl>
    <w:p w:rsidR="00E96473" w:rsidRPr="00332149" w:rsidRDefault="00E96473" w:rsidP="00E96473">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If other, please specify ……………………………………………………………………………………………</w:t>
      </w:r>
    </w:p>
    <w:p w:rsidR="00E96473" w:rsidRPr="00FC7EF4"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numPr>
          <w:ilvl w:val="0"/>
          <w:numId w:val="39"/>
        </w:numPr>
        <w:spacing w:after="160" w:line="259" w:lineRule="auto"/>
        <w:ind w:left="360"/>
        <w:rPr>
          <w:rFonts w:ascii="Times New Roman" w:hAnsi="Times New Roman" w:cs="Times New Roman"/>
          <w:sz w:val="24"/>
          <w:szCs w:val="24"/>
        </w:rPr>
      </w:pPr>
      <w:r w:rsidRPr="002C3B45">
        <w:rPr>
          <w:rFonts w:ascii="Times New Roman" w:hAnsi="Times New Roman" w:cs="Times New Roman"/>
          <w:sz w:val="24"/>
          <w:szCs w:val="24"/>
        </w:rPr>
        <w:t xml:space="preserve"> Following are the changes I would recommend to be made in our community to improve the use/awareness of bicycles</w:t>
      </w:r>
    </w:p>
    <w:p w:rsidR="00E96473" w:rsidRPr="00E16458" w:rsidRDefault="00E96473" w:rsidP="00E96473">
      <w:pPr>
        <w:rPr>
          <w:rFonts w:ascii="Times New Roman" w:hAnsi="Times New Roman" w:cs="Times New Roman"/>
          <w:sz w:val="24"/>
          <w:szCs w:val="24"/>
        </w:rPr>
      </w:pPr>
    </w:p>
    <w:p w:rsidR="00E96473" w:rsidRPr="002C3B45" w:rsidDel="002B344D" w:rsidRDefault="00E96473" w:rsidP="00E96473">
      <w:pPr>
        <w:pStyle w:val="ListParagraph"/>
        <w:ind w:left="0"/>
        <w:rPr>
          <w:del w:id="372" w:author="HP" w:date="2018-09-28T13:44:00Z"/>
          <w:rFonts w:ascii="Times New Roman" w:hAnsi="Times New Roman" w:cs="Times New Roman"/>
          <w:sz w:val="24"/>
          <w:szCs w:val="24"/>
        </w:rPr>
      </w:pPr>
    </w:p>
    <w:tbl>
      <w:tblPr>
        <w:tblStyle w:val="TableGrid"/>
        <w:tblW w:w="0" w:type="auto"/>
        <w:tblInd w:w="469" w:type="dxa"/>
        <w:tblLook w:val="04A0" w:firstRow="1" w:lastRow="0" w:firstColumn="1" w:lastColumn="0" w:noHBand="0" w:noVBand="1"/>
      </w:tblPr>
      <w:tblGrid>
        <w:gridCol w:w="4278"/>
        <w:gridCol w:w="1657"/>
      </w:tblGrid>
      <w:tr w:rsidR="00E96473" w:rsidRPr="00B1740D" w:rsidTr="00D05F4C">
        <w:tc>
          <w:tcPr>
            <w:tcW w:w="4278" w:type="dxa"/>
          </w:tcPr>
          <w:p w:rsidR="00E96473" w:rsidRPr="00B1740D" w:rsidRDefault="00E96473" w:rsidP="00D05F4C">
            <w:pPr>
              <w:pStyle w:val="ListParagraph"/>
              <w:ind w:left="0"/>
              <w:rPr>
                <w:rFonts w:ascii="Times New Roman" w:hAnsi="Times New Roman" w:cs="Times New Roman"/>
                <w:sz w:val="24"/>
                <w:szCs w:val="24"/>
              </w:rPr>
            </w:pPr>
            <w:r w:rsidRPr="00B1740D">
              <w:rPr>
                <w:rFonts w:ascii="Times New Roman" w:hAnsi="Times New Roman" w:cs="Times New Roman"/>
                <w:sz w:val="24"/>
                <w:szCs w:val="24"/>
              </w:rPr>
              <w:t>Providing more facilities</w:t>
            </w:r>
          </w:p>
        </w:tc>
        <w:tc>
          <w:tcPr>
            <w:tcW w:w="1657" w:type="dxa"/>
          </w:tcPr>
          <w:p w:rsidR="00E96473" w:rsidRPr="00B1740D" w:rsidRDefault="00E96473" w:rsidP="00D05F4C">
            <w:pPr>
              <w:pStyle w:val="ListParagraph"/>
              <w:ind w:left="0"/>
              <w:rPr>
                <w:rFonts w:ascii="Times New Roman" w:hAnsi="Times New Roman" w:cs="Times New Roman"/>
                <w:sz w:val="24"/>
                <w:szCs w:val="24"/>
              </w:rPr>
            </w:pPr>
          </w:p>
        </w:tc>
      </w:tr>
      <w:tr w:rsidR="00E96473" w:rsidRPr="00B1740D" w:rsidTr="00D05F4C">
        <w:tc>
          <w:tcPr>
            <w:tcW w:w="4278" w:type="dxa"/>
          </w:tcPr>
          <w:p w:rsidR="00E96473" w:rsidRPr="00B1740D" w:rsidRDefault="00E96473" w:rsidP="00D05F4C">
            <w:pPr>
              <w:pStyle w:val="ListParagraph"/>
              <w:ind w:left="0"/>
              <w:rPr>
                <w:rFonts w:ascii="Times New Roman" w:hAnsi="Times New Roman" w:cs="Times New Roman"/>
                <w:sz w:val="24"/>
                <w:szCs w:val="24"/>
              </w:rPr>
            </w:pPr>
            <w:r w:rsidRPr="00B1740D">
              <w:rPr>
                <w:rFonts w:ascii="Times New Roman" w:hAnsi="Times New Roman" w:cs="Times New Roman"/>
                <w:sz w:val="24"/>
                <w:szCs w:val="24"/>
              </w:rPr>
              <w:t>Change laws related to bicycling and motorists</w:t>
            </w:r>
          </w:p>
        </w:tc>
        <w:tc>
          <w:tcPr>
            <w:tcW w:w="1657" w:type="dxa"/>
          </w:tcPr>
          <w:p w:rsidR="00E96473" w:rsidRPr="00B1740D" w:rsidRDefault="00E96473" w:rsidP="00D05F4C">
            <w:pPr>
              <w:pStyle w:val="ListParagraph"/>
              <w:ind w:left="0"/>
              <w:rPr>
                <w:rFonts w:ascii="Times New Roman" w:hAnsi="Times New Roman" w:cs="Times New Roman"/>
                <w:sz w:val="24"/>
                <w:szCs w:val="24"/>
              </w:rPr>
            </w:pPr>
          </w:p>
        </w:tc>
      </w:tr>
      <w:tr w:rsidR="00E96473" w:rsidRPr="00B1740D" w:rsidTr="00D05F4C">
        <w:tc>
          <w:tcPr>
            <w:tcW w:w="4278" w:type="dxa"/>
          </w:tcPr>
          <w:p w:rsidR="00E96473" w:rsidRPr="00B1740D" w:rsidRDefault="00E96473" w:rsidP="00D05F4C">
            <w:pPr>
              <w:pStyle w:val="ListParagraph"/>
              <w:ind w:left="0"/>
              <w:rPr>
                <w:rFonts w:ascii="Times New Roman" w:hAnsi="Times New Roman" w:cs="Times New Roman"/>
                <w:sz w:val="24"/>
                <w:szCs w:val="24"/>
              </w:rPr>
            </w:pPr>
            <w:r w:rsidRPr="00B1740D">
              <w:rPr>
                <w:rFonts w:ascii="Times New Roman" w:hAnsi="Times New Roman" w:cs="Times New Roman"/>
                <w:sz w:val="24"/>
                <w:szCs w:val="24"/>
              </w:rPr>
              <w:t>Enforce new laws governing bicycling</w:t>
            </w:r>
          </w:p>
        </w:tc>
        <w:tc>
          <w:tcPr>
            <w:tcW w:w="1657" w:type="dxa"/>
          </w:tcPr>
          <w:p w:rsidR="00E96473" w:rsidRPr="00B1740D" w:rsidRDefault="00E96473" w:rsidP="00D05F4C">
            <w:pPr>
              <w:pStyle w:val="ListParagraph"/>
              <w:ind w:left="0"/>
              <w:rPr>
                <w:rFonts w:ascii="Times New Roman" w:hAnsi="Times New Roman" w:cs="Times New Roman"/>
                <w:sz w:val="24"/>
                <w:szCs w:val="24"/>
              </w:rPr>
            </w:pPr>
          </w:p>
        </w:tc>
      </w:tr>
      <w:tr w:rsidR="00E96473" w:rsidRPr="00B1740D" w:rsidTr="00D05F4C">
        <w:tc>
          <w:tcPr>
            <w:tcW w:w="4278" w:type="dxa"/>
          </w:tcPr>
          <w:p w:rsidR="00E96473" w:rsidRPr="00B1740D" w:rsidRDefault="00E96473" w:rsidP="00D05F4C">
            <w:pPr>
              <w:pStyle w:val="ListParagraph"/>
              <w:ind w:left="0"/>
              <w:rPr>
                <w:rFonts w:ascii="Times New Roman" w:hAnsi="Times New Roman" w:cs="Times New Roman"/>
                <w:sz w:val="24"/>
                <w:szCs w:val="24"/>
              </w:rPr>
            </w:pPr>
            <w:r w:rsidRPr="00B1740D">
              <w:rPr>
                <w:rFonts w:ascii="Times New Roman" w:hAnsi="Times New Roman" w:cs="Times New Roman"/>
                <w:sz w:val="24"/>
                <w:szCs w:val="24"/>
              </w:rPr>
              <w:t>Initiating bicycle safety education</w:t>
            </w:r>
            <w:r>
              <w:rPr>
                <w:rFonts w:ascii="Times New Roman" w:hAnsi="Times New Roman" w:cs="Times New Roman"/>
                <w:sz w:val="24"/>
                <w:szCs w:val="24"/>
              </w:rPr>
              <w:t xml:space="preserve"> for the community Eg:</w:t>
            </w:r>
            <w:ins w:id="373" w:author="User" w:date="2018-09-18T06:46:00Z">
              <w:r>
                <w:rPr>
                  <w:rFonts w:ascii="Times New Roman" w:hAnsi="Times New Roman" w:cs="Times New Roman"/>
                  <w:sz w:val="24"/>
                  <w:szCs w:val="24"/>
                </w:rPr>
                <w:t xml:space="preserve"> </w:t>
              </w:r>
            </w:ins>
            <w:r>
              <w:rPr>
                <w:rFonts w:ascii="Times New Roman" w:hAnsi="Times New Roman" w:cs="Times New Roman"/>
                <w:sz w:val="24"/>
                <w:szCs w:val="24"/>
              </w:rPr>
              <w:t>Cycling clubs</w:t>
            </w:r>
          </w:p>
        </w:tc>
        <w:tc>
          <w:tcPr>
            <w:tcW w:w="1657" w:type="dxa"/>
          </w:tcPr>
          <w:p w:rsidR="00E96473" w:rsidRPr="00B1740D" w:rsidRDefault="00E96473" w:rsidP="00D05F4C">
            <w:pPr>
              <w:pStyle w:val="ListParagraph"/>
              <w:ind w:left="0"/>
              <w:rPr>
                <w:rFonts w:ascii="Times New Roman" w:hAnsi="Times New Roman" w:cs="Times New Roman"/>
                <w:sz w:val="24"/>
                <w:szCs w:val="24"/>
              </w:rPr>
            </w:pPr>
          </w:p>
        </w:tc>
      </w:tr>
      <w:tr w:rsidR="00E96473" w:rsidRPr="00B1740D" w:rsidTr="00D05F4C">
        <w:tc>
          <w:tcPr>
            <w:tcW w:w="4278" w:type="dxa"/>
          </w:tcPr>
          <w:p w:rsidR="00E96473" w:rsidRPr="00B1740D" w:rsidRDefault="00E96473" w:rsidP="00D05F4C">
            <w:pPr>
              <w:pStyle w:val="ListParagraph"/>
              <w:ind w:left="0"/>
              <w:rPr>
                <w:rFonts w:ascii="Times New Roman" w:hAnsi="Times New Roman" w:cs="Times New Roman"/>
                <w:sz w:val="24"/>
                <w:szCs w:val="24"/>
              </w:rPr>
            </w:pPr>
            <w:r>
              <w:rPr>
                <w:rFonts w:ascii="Times New Roman" w:hAnsi="Times New Roman" w:cs="Times New Roman"/>
                <w:sz w:val="24"/>
                <w:szCs w:val="24"/>
              </w:rPr>
              <w:t>Mass media communication</w:t>
            </w:r>
          </w:p>
        </w:tc>
        <w:tc>
          <w:tcPr>
            <w:tcW w:w="1657" w:type="dxa"/>
          </w:tcPr>
          <w:p w:rsidR="00E96473" w:rsidRPr="00B1740D" w:rsidRDefault="00E96473" w:rsidP="00D05F4C">
            <w:pPr>
              <w:pStyle w:val="ListParagraph"/>
              <w:ind w:left="0"/>
              <w:rPr>
                <w:rFonts w:ascii="Times New Roman" w:hAnsi="Times New Roman" w:cs="Times New Roman"/>
                <w:sz w:val="24"/>
                <w:szCs w:val="24"/>
              </w:rPr>
            </w:pPr>
          </w:p>
        </w:tc>
      </w:tr>
    </w:tbl>
    <w:p w:rsidR="00E96473" w:rsidRDefault="00E96473" w:rsidP="00E96473">
      <w:pPr>
        <w:pStyle w:val="ListParagraph"/>
        <w:ind w:left="0"/>
        <w:rPr>
          <w:rFonts w:ascii="Times New Roman" w:hAnsi="Times New Roman" w:cs="Times New Roman"/>
          <w:sz w:val="24"/>
          <w:szCs w:val="24"/>
        </w:rPr>
      </w:pPr>
    </w:p>
    <w:p w:rsidR="00E96473" w:rsidRPr="005D2D60" w:rsidRDefault="00E96473" w:rsidP="00E96473">
      <w:pPr>
        <w:pStyle w:val="ListParagraph"/>
        <w:ind w:left="0"/>
        <w:rPr>
          <w:rFonts w:ascii="Times New Roman" w:hAnsi="Times New Roman" w:cs="Times New Roman"/>
          <w:sz w:val="24"/>
          <w:szCs w:val="24"/>
        </w:rPr>
      </w:pPr>
      <w:r w:rsidRPr="002D0A08">
        <w:rPr>
          <w:rFonts w:ascii="Times New Roman" w:hAnsi="Times New Roman" w:cs="Times New Roman"/>
          <w:sz w:val="24"/>
          <w:szCs w:val="24"/>
        </w:rPr>
        <w:t>If other, please specify ……………………………………………………………………………………………</w:t>
      </w:r>
    </w:p>
    <w:p w:rsidR="00E96473" w:rsidRPr="002D0A08"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numPr>
          <w:ilvl w:val="0"/>
          <w:numId w:val="39"/>
        </w:numPr>
        <w:spacing w:after="160" w:line="259" w:lineRule="auto"/>
        <w:ind w:left="360"/>
        <w:rPr>
          <w:rFonts w:ascii="Times New Roman" w:hAnsi="Times New Roman" w:cs="Times New Roman"/>
          <w:sz w:val="24"/>
          <w:szCs w:val="24"/>
        </w:rPr>
      </w:pPr>
      <w:r>
        <w:rPr>
          <w:rFonts w:ascii="Times New Roman" w:hAnsi="Times New Roman" w:cs="Times New Roman"/>
          <w:sz w:val="24"/>
          <w:szCs w:val="24"/>
        </w:rPr>
        <w:t xml:space="preserve"> According to my opinion </w:t>
      </w:r>
      <w:r w:rsidRPr="00C8350E">
        <w:rPr>
          <w:rFonts w:ascii="Times New Roman" w:hAnsi="Times New Roman" w:cs="Times New Roman"/>
          <w:sz w:val="24"/>
          <w:szCs w:val="24"/>
        </w:rPr>
        <w:t>the most suitable location / route to develop</w:t>
      </w:r>
      <w:r>
        <w:rPr>
          <w:rFonts w:ascii="Times New Roman" w:hAnsi="Times New Roman" w:cs="Times New Roman"/>
          <w:sz w:val="24"/>
          <w:szCs w:val="24"/>
        </w:rPr>
        <w:t xml:space="preserve"> a</w:t>
      </w:r>
      <w:r w:rsidRPr="00C8350E">
        <w:rPr>
          <w:rFonts w:ascii="Times New Roman" w:hAnsi="Times New Roman" w:cs="Times New Roman"/>
          <w:sz w:val="24"/>
          <w:szCs w:val="24"/>
        </w:rPr>
        <w:t xml:space="preserve"> bicycle highway within Colombo city</w:t>
      </w:r>
      <w:r>
        <w:rPr>
          <w:rFonts w:ascii="Times New Roman" w:hAnsi="Times New Roman" w:cs="Times New Roman"/>
          <w:sz w:val="24"/>
          <w:szCs w:val="24"/>
        </w:rPr>
        <w:t xml:space="preserve"> is/are? </w:t>
      </w:r>
    </w:p>
    <w:p w:rsidR="00E96473" w:rsidRPr="00C8350E" w:rsidRDefault="00E96473" w:rsidP="00E96473">
      <w:pPr>
        <w:pStyle w:val="ListParagraph"/>
        <w:ind w:left="0"/>
        <w:rPr>
          <w:rFonts w:ascii="Times New Roman" w:hAnsi="Times New Roman" w:cs="Times New Roman"/>
          <w:sz w:val="24"/>
          <w:szCs w:val="24"/>
        </w:rPr>
      </w:pPr>
    </w:p>
    <w:p w:rsidR="00E96473" w:rsidRDefault="00E96473" w:rsidP="00E96473">
      <w:pPr>
        <w:pStyle w:val="ListParagraph"/>
        <w:ind w:left="0"/>
        <w:rPr>
          <w:rFonts w:ascii="Times New Roman" w:hAnsi="Times New Roman" w:cs="Times New Roman"/>
          <w:sz w:val="24"/>
          <w:szCs w:val="24"/>
        </w:rPr>
      </w:pPr>
      <w:r>
        <w:rPr>
          <w:rFonts w:ascii="Times New Roman" w:hAnsi="Times New Roman" w:cs="Times New Roman"/>
          <w:sz w:val="24"/>
          <w:szCs w:val="24"/>
        </w:rPr>
        <w:t>...........................................................................................................................................</w:t>
      </w:r>
    </w:p>
    <w:p w:rsidR="00E96473" w:rsidRDefault="00E96473" w:rsidP="00E96473">
      <w:pPr>
        <w:pStyle w:val="ListParagraph"/>
        <w:ind w:left="0"/>
        <w:rPr>
          <w:rFonts w:ascii="Times New Roman" w:hAnsi="Times New Roman" w:cs="Times New Roman"/>
          <w:sz w:val="24"/>
          <w:szCs w:val="24"/>
        </w:rPr>
      </w:pPr>
    </w:p>
    <w:p w:rsidR="00E96473" w:rsidRPr="00FE7725" w:rsidRDefault="00E96473" w:rsidP="00E96473">
      <w:pPr>
        <w:pStyle w:val="ListParagraph"/>
        <w:ind w:left="0"/>
        <w:jc w:val="center"/>
        <w:rPr>
          <w:rFonts w:ascii="Times New Roman" w:hAnsi="Times New Roman" w:cs="Times New Roman"/>
          <w:b/>
          <w:sz w:val="24"/>
          <w:szCs w:val="24"/>
        </w:rPr>
      </w:pPr>
      <w:r w:rsidRPr="009F1906">
        <w:rPr>
          <w:rFonts w:ascii="Times New Roman" w:hAnsi="Times New Roman" w:cs="Times New Roman"/>
          <w:b/>
          <w:sz w:val="24"/>
          <w:szCs w:val="24"/>
        </w:rPr>
        <w:t>Thank you very much for taking part in this survey.</w:t>
      </w:r>
    </w:p>
    <w:p w:rsidR="00E96473" w:rsidRDefault="00E96473" w:rsidP="00E96473">
      <w:pPr>
        <w:spacing w:line="360" w:lineRule="auto"/>
        <w:jc w:val="center"/>
        <w:rPr>
          <w:rFonts w:ascii="Times New Roman" w:hAnsi="Times New Roman" w:cs="Times New Roman"/>
          <w:b/>
          <w:sz w:val="32"/>
          <w:szCs w:val="32"/>
        </w:rPr>
      </w:pPr>
    </w:p>
    <w:p w:rsidR="00E96473" w:rsidRDefault="00E96473" w:rsidP="00E96473">
      <w:pPr>
        <w:spacing w:line="360" w:lineRule="auto"/>
        <w:jc w:val="center"/>
        <w:rPr>
          <w:rFonts w:ascii="Times New Roman" w:hAnsi="Times New Roman" w:cs="Times New Roman"/>
          <w:b/>
          <w:sz w:val="32"/>
          <w:szCs w:val="32"/>
        </w:rPr>
      </w:pPr>
    </w:p>
    <w:p w:rsidR="00E96473" w:rsidRDefault="00E96473" w:rsidP="00E96473">
      <w:pPr>
        <w:spacing w:line="360" w:lineRule="auto"/>
        <w:jc w:val="center"/>
        <w:rPr>
          <w:rFonts w:ascii="Times New Roman" w:hAnsi="Times New Roman" w:cs="Times New Roman"/>
          <w:b/>
          <w:sz w:val="32"/>
          <w:szCs w:val="32"/>
        </w:rPr>
      </w:pPr>
    </w:p>
    <w:p w:rsidR="00E96473" w:rsidRDefault="00E96473" w:rsidP="00E96473">
      <w:pPr>
        <w:spacing w:line="360" w:lineRule="auto"/>
        <w:jc w:val="center"/>
        <w:rPr>
          <w:rFonts w:ascii="Times New Roman" w:hAnsi="Times New Roman" w:cs="Times New Roman"/>
          <w:b/>
          <w:sz w:val="32"/>
          <w:szCs w:val="32"/>
        </w:rPr>
      </w:pPr>
    </w:p>
    <w:p w:rsidR="00E96473" w:rsidRPr="00056D8F" w:rsidRDefault="00E96473" w:rsidP="00E96473">
      <w:pPr>
        <w:pStyle w:val="Heading1"/>
        <w:ind w:left="792"/>
        <w:jc w:val="center"/>
        <w:rPr>
          <w:rFonts w:ascii="Times New Roman" w:hAnsi="Times New Roman" w:cs="Times New Roman"/>
          <w:b/>
          <w:color w:val="auto"/>
          <w:sz w:val="28"/>
          <w:szCs w:val="28"/>
        </w:rPr>
      </w:pPr>
      <w:bookmarkStart w:id="374" w:name="_Toc532929490"/>
      <w:bookmarkStart w:id="375" w:name="_Toc533053816"/>
      <w:r>
        <w:rPr>
          <w:rFonts w:ascii="Times New Roman" w:hAnsi="Times New Roman" w:cs="Times New Roman"/>
          <w:b/>
          <w:color w:val="auto"/>
        </w:rPr>
        <w:t>Appendix 2 (</w:t>
      </w:r>
      <w:r>
        <w:rPr>
          <w:rFonts w:ascii="Times New Roman" w:hAnsi="Times New Roman" w:cs="Times New Roman"/>
          <w:b/>
          <w:color w:val="auto"/>
          <w:sz w:val="28"/>
          <w:szCs w:val="28"/>
        </w:rPr>
        <w:t>Frequency tables of demographic variables)</w:t>
      </w:r>
      <w:bookmarkEnd w:id="374"/>
      <w:bookmarkEnd w:id="375"/>
    </w:p>
    <w:p w:rsidR="00E96473" w:rsidRPr="00CA2DC9" w:rsidRDefault="00E96473" w:rsidP="00E96473"/>
    <w:p w:rsidR="00E96473" w:rsidRPr="00CA2DC9" w:rsidRDefault="00E96473" w:rsidP="00E96473">
      <w:pPr>
        <w:rPr>
          <w:rFonts w:ascii="Times New Roman" w:hAnsi="Times New Roman" w:cs="Times New Roman"/>
          <w:b/>
          <w:sz w:val="28"/>
          <w:szCs w:val="28"/>
        </w:rPr>
      </w:pPr>
    </w:p>
    <w:p w:rsidR="00E96473" w:rsidRPr="00A9536B"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Age</w:t>
      </w:r>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995"/>
        <w:gridCol w:w="1147"/>
        <w:gridCol w:w="1009"/>
        <w:gridCol w:w="1376"/>
        <w:gridCol w:w="1468"/>
      </w:tblGrid>
      <w:tr w:rsidR="00E96473" w:rsidRPr="00A9536B" w:rsidTr="00D05F4C">
        <w:trPr>
          <w:cantSplit/>
        </w:trPr>
        <w:tc>
          <w:tcPr>
            <w:tcW w:w="6728" w:type="dxa"/>
            <w:gridSpan w:val="6"/>
            <w:tcBorders>
              <w:top w:val="nil"/>
              <w:left w:val="nil"/>
              <w:bottom w:val="nil"/>
              <w:right w:val="nil"/>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A9536B" w:rsidTr="00D05F4C">
        <w:trPr>
          <w:cantSplit/>
        </w:trPr>
        <w:tc>
          <w:tcPr>
            <w:tcW w:w="1728" w:type="dxa"/>
            <w:gridSpan w:val="2"/>
            <w:tcBorders>
              <w:top w:val="single" w:sz="16" w:space="0" w:color="000000"/>
              <w:left w:val="single" w:sz="16" w:space="0" w:color="000000"/>
              <w:bottom w:val="single" w:sz="16" w:space="0" w:color="000000"/>
              <w:right w:val="nil"/>
            </w:tcBorders>
            <w:shd w:val="clear" w:color="auto" w:fill="FFFFFF"/>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Cumulative Percent</w:t>
            </w:r>
          </w:p>
        </w:tc>
      </w:tr>
      <w:tr w:rsidR="00E96473" w:rsidRPr="00A9536B"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Valid</w:t>
            </w:r>
          </w:p>
        </w:tc>
        <w:tc>
          <w:tcPr>
            <w:tcW w:w="994" w:type="dxa"/>
            <w:tcBorders>
              <w:top w:val="single" w:sz="16" w:space="0" w:color="000000"/>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18-25</w:t>
            </w:r>
          </w:p>
        </w:tc>
        <w:tc>
          <w:tcPr>
            <w:tcW w:w="1147" w:type="dxa"/>
            <w:tcBorders>
              <w:top w:val="single" w:sz="16" w:space="0" w:color="000000"/>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182</w:t>
            </w:r>
          </w:p>
        </w:tc>
        <w:tc>
          <w:tcPr>
            <w:tcW w:w="1009" w:type="dxa"/>
            <w:tcBorders>
              <w:top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71.9</w:t>
            </w:r>
          </w:p>
        </w:tc>
        <w:tc>
          <w:tcPr>
            <w:tcW w:w="1376" w:type="dxa"/>
            <w:tcBorders>
              <w:top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71.9</w:t>
            </w:r>
          </w:p>
        </w:tc>
        <w:tc>
          <w:tcPr>
            <w:tcW w:w="1468" w:type="dxa"/>
            <w:tcBorders>
              <w:top w:val="single" w:sz="16" w:space="0" w:color="000000"/>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71.9</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26-35</w:t>
            </w:r>
          </w:p>
        </w:tc>
        <w:tc>
          <w:tcPr>
            <w:tcW w:w="1147" w:type="dxa"/>
            <w:tcBorders>
              <w:top w:val="nil"/>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35</w:t>
            </w:r>
          </w:p>
        </w:tc>
        <w:tc>
          <w:tcPr>
            <w:tcW w:w="1009"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13.8</w:t>
            </w:r>
          </w:p>
        </w:tc>
        <w:tc>
          <w:tcPr>
            <w:tcW w:w="1376"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13.8</w:t>
            </w:r>
          </w:p>
        </w:tc>
        <w:tc>
          <w:tcPr>
            <w:tcW w:w="1468" w:type="dxa"/>
            <w:tcBorders>
              <w:top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85.8</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36-45</w:t>
            </w:r>
          </w:p>
        </w:tc>
        <w:tc>
          <w:tcPr>
            <w:tcW w:w="1147" w:type="dxa"/>
            <w:tcBorders>
              <w:top w:val="nil"/>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21</w:t>
            </w:r>
          </w:p>
        </w:tc>
        <w:tc>
          <w:tcPr>
            <w:tcW w:w="1009"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8.3</w:t>
            </w:r>
          </w:p>
        </w:tc>
        <w:tc>
          <w:tcPr>
            <w:tcW w:w="1376"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8.3</w:t>
            </w:r>
          </w:p>
        </w:tc>
        <w:tc>
          <w:tcPr>
            <w:tcW w:w="1468" w:type="dxa"/>
            <w:tcBorders>
              <w:top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94.1</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46-55</w:t>
            </w:r>
          </w:p>
        </w:tc>
        <w:tc>
          <w:tcPr>
            <w:tcW w:w="1147" w:type="dxa"/>
            <w:tcBorders>
              <w:top w:val="nil"/>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14</w:t>
            </w:r>
          </w:p>
        </w:tc>
        <w:tc>
          <w:tcPr>
            <w:tcW w:w="1009"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5.5</w:t>
            </w:r>
          </w:p>
        </w:tc>
        <w:tc>
          <w:tcPr>
            <w:tcW w:w="1376"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5.5</w:t>
            </w:r>
          </w:p>
        </w:tc>
        <w:tc>
          <w:tcPr>
            <w:tcW w:w="1468" w:type="dxa"/>
            <w:tcBorders>
              <w:top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99.6</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Above55</w:t>
            </w:r>
          </w:p>
        </w:tc>
        <w:tc>
          <w:tcPr>
            <w:tcW w:w="1147" w:type="dxa"/>
            <w:tcBorders>
              <w:top w:val="nil"/>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single" w:sz="16" w:space="0" w:color="000000"/>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A9536B"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A9536B"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A9536B"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Gender</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917"/>
        <w:gridCol w:w="1148"/>
        <w:gridCol w:w="1009"/>
        <w:gridCol w:w="1377"/>
        <w:gridCol w:w="1469"/>
      </w:tblGrid>
      <w:tr w:rsidR="00E96473" w:rsidRPr="00A9536B" w:rsidTr="00D05F4C">
        <w:trPr>
          <w:cantSplit/>
        </w:trPr>
        <w:tc>
          <w:tcPr>
            <w:tcW w:w="6651" w:type="dxa"/>
            <w:gridSpan w:val="6"/>
            <w:tcBorders>
              <w:top w:val="nil"/>
              <w:left w:val="nil"/>
              <w:bottom w:val="nil"/>
              <w:right w:val="nil"/>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A9536B" w:rsidTr="00D05F4C">
        <w:trPr>
          <w:cantSplit/>
        </w:trPr>
        <w:tc>
          <w:tcPr>
            <w:tcW w:w="1651" w:type="dxa"/>
            <w:gridSpan w:val="2"/>
            <w:tcBorders>
              <w:top w:val="single" w:sz="16" w:space="0" w:color="000000"/>
              <w:left w:val="single" w:sz="16" w:space="0" w:color="000000"/>
              <w:bottom w:val="single" w:sz="16" w:space="0" w:color="000000"/>
              <w:right w:val="nil"/>
            </w:tcBorders>
            <w:shd w:val="clear" w:color="auto" w:fill="FFFFFF"/>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A9536B" w:rsidRDefault="00E96473" w:rsidP="00D05F4C">
            <w:pPr>
              <w:autoSpaceDE w:val="0"/>
              <w:autoSpaceDN w:val="0"/>
              <w:adjustRightInd w:val="0"/>
              <w:spacing w:after="0" w:line="320" w:lineRule="atLeast"/>
              <w:jc w:val="center"/>
              <w:rPr>
                <w:rFonts w:ascii="Arial" w:hAnsi="Arial" w:cs="Arial"/>
                <w:color w:val="000000"/>
                <w:sz w:val="18"/>
                <w:szCs w:val="18"/>
              </w:rPr>
            </w:pPr>
            <w:r w:rsidRPr="00A9536B">
              <w:rPr>
                <w:rFonts w:ascii="Arial" w:hAnsi="Arial" w:cs="Arial"/>
                <w:color w:val="000000"/>
                <w:sz w:val="18"/>
                <w:szCs w:val="18"/>
              </w:rPr>
              <w:t>Cumulative Percent</w:t>
            </w:r>
          </w:p>
        </w:tc>
      </w:tr>
      <w:tr w:rsidR="00E96473" w:rsidRPr="00A9536B"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Valid</w:t>
            </w:r>
          </w:p>
        </w:tc>
        <w:tc>
          <w:tcPr>
            <w:tcW w:w="917" w:type="dxa"/>
            <w:tcBorders>
              <w:top w:val="single" w:sz="16" w:space="0" w:color="000000"/>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Male</w:t>
            </w:r>
          </w:p>
        </w:tc>
        <w:tc>
          <w:tcPr>
            <w:tcW w:w="1147" w:type="dxa"/>
            <w:tcBorders>
              <w:top w:val="single" w:sz="16" w:space="0" w:color="000000"/>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144</w:t>
            </w:r>
          </w:p>
        </w:tc>
        <w:tc>
          <w:tcPr>
            <w:tcW w:w="1009" w:type="dxa"/>
            <w:tcBorders>
              <w:top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56.9</w:t>
            </w:r>
          </w:p>
        </w:tc>
        <w:tc>
          <w:tcPr>
            <w:tcW w:w="1376" w:type="dxa"/>
            <w:tcBorders>
              <w:top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56.9</w:t>
            </w:r>
          </w:p>
        </w:tc>
        <w:tc>
          <w:tcPr>
            <w:tcW w:w="1468" w:type="dxa"/>
            <w:tcBorders>
              <w:top w:val="single" w:sz="16" w:space="0" w:color="000000"/>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56.9</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17" w:type="dxa"/>
            <w:tcBorders>
              <w:top w:val="nil"/>
              <w:left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Female</w:t>
            </w:r>
          </w:p>
        </w:tc>
        <w:tc>
          <w:tcPr>
            <w:tcW w:w="1147" w:type="dxa"/>
            <w:tcBorders>
              <w:top w:val="nil"/>
              <w:left w:val="single" w:sz="16" w:space="0" w:color="000000"/>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109</w:t>
            </w:r>
          </w:p>
        </w:tc>
        <w:tc>
          <w:tcPr>
            <w:tcW w:w="1009"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43.1</w:t>
            </w:r>
          </w:p>
        </w:tc>
        <w:tc>
          <w:tcPr>
            <w:tcW w:w="1376" w:type="dxa"/>
            <w:tcBorders>
              <w:top w:val="nil"/>
              <w:bottom w:val="nil"/>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43.1</w:t>
            </w:r>
          </w:p>
        </w:tc>
        <w:tc>
          <w:tcPr>
            <w:tcW w:w="1468" w:type="dxa"/>
            <w:tcBorders>
              <w:top w:val="nil"/>
              <w:bottom w:val="nil"/>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r>
      <w:tr w:rsidR="00E96473" w:rsidRPr="00A9536B"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A9536B" w:rsidRDefault="00E96473" w:rsidP="00D05F4C">
            <w:pPr>
              <w:autoSpaceDE w:val="0"/>
              <w:autoSpaceDN w:val="0"/>
              <w:adjustRightInd w:val="0"/>
              <w:spacing w:after="0" w:line="240" w:lineRule="auto"/>
              <w:rPr>
                <w:rFonts w:ascii="Arial" w:hAnsi="Arial" w:cs="Arial"/>
                <w:color w:val="000000"/>
                <w:sz w:val="18"/>
                <w:szCs w:val="18"/>
              </w:rPr>
            </w:pPr>
          </w:p>
        </w:tc>
        <w:tc>
          <w:tcPr>
            <w:tcW w:w="917" w:type="dxa"/>
            <w:tcBorders>
              <w:top w:val="nil"/>
              <w:left w:val="nil"/>
              <w:bottom w:val="single" w:sz="16" w:space="0" w:color="000000"/>
              <w:right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rPr>
                <w:rFonts w:ascii="Arial" w:hAnsi="Arial" w:cs="Arial"/>
                <w:color w:val="000000"/>
                <w:sz w:val="18"/>
                <w:szCs w:val="18"/>
              </w:rPr>
            </w:pPr>
            <w:r w:rsidRPr="00A9536B">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A9536B" w:rsidRDefault="00E96473" w:rsidP="00D05F4C">
            <w:pPr>
              <w:autoSpaceDE w:val="0"/>
              <w:autoSpaceDN w:val="0"/>
              <w:adjustRightInd w:val="0"/>
              <w:spacing w:after="0" w:line="320" w:lineRule="atLeast"/>
              <w:jc w:val="right"/>
              <w:rPr>
                <w:rFonts w:ascii="Arial" w:hAnsi="Arial" w:cs="Arial"/>
                <w:color w:val="000000"/>
                <w:sz w:val="18"/>
                <w:szCs w:val="18"/>
              </w:rPr>
            </w:pPr>
            <w:r w:rsidRPr="00A9536B">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A9536B"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A9536B"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Employment</w:t>
      </w: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2448"/>
        <w:gridCol w:w="1147"/>
        <w:gridCol w:w="1009"/>
        <w:gridCol w:w="1377"/>
        <w:gridCol w:w="1469"/>
      </w:tblGrid>
      <w:tr w:rsidR="00E96473" w:rsidRPr="004B45C8" w:rsidTr="00D05F4C">
        <w:trPr>
          <w:cantSplit/>
        </w:trPr>
        <w:tc>
          <w:tcPr>
            <w:tcW w:w="8181"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3181"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2447"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Employed</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26.1</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26.1</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26.1</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Unemployed</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13.8</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13.8</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39.9</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Underemployed</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41.9</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Student</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143</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56.5</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56.5</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98.4</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Employed at the same time studying</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Employment sector</w:t>
      </w: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760"/>
        <w:gridCol w:w="1147"/>
        <w:gridCol w:w="1009"/>
        <w:gridCol w:w="1376"/>
        <w:gridCol w:w="1468"/>
      </w:tblGrid>
      <w:tr w:rsidR="00E96473" w:rsidRPr="004B45C8" w:rsidTr="00D05F4C">
        <w:trPr>
          <w:cantSplit/>
        </w:trPr>
        <w:tc>
          <w:tcPr>
            <w:tcW w:w="7493"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2493"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1759"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Public sector</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11</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759"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Private sector</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113</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44.7</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44.7</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49.0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759"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Semi government</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11</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53.4</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759"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Self employed</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3.6</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3.6</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56.9</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759"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 xml:space="preserve">Not </w:t>
            </w:r>
            <w:r>
              <w:rPr>
                <w:rFonts w:ascii="Arial" w:hAnsi="Arial" w:cs="Arial"/>
                <w:color w:val="000000"/>
                <w:sz w:val="18"/>
                <w:szCs w:val="18"/>
              </w:rPr>
              <w:t>applicable</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43.1</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43.1</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759"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Monthly income</w:t>
      </w:r>
    </w:p>
    <w:tbl>
      <w:tblPr>
        <w:tblW w:w="73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607"/>
        <w:gridCol w:w="1147"/>
        <w:gridCol w:w="1009"/>
        <w:gridCol w:w="1376"/>
        <w:gridCol w:w="1468"/>
      </w:tblGrid>
      <w:tr w:rsidR="00E96473" w:rsidRPr="004B45C8" w:rsidTr="00D05F4C">
        <w:trPr>
          <w:cantSplit/>
        </w:trPr>
        <w:tc>
          <w:tcPr>
            <w:tcW w:w="7340"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2340"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1606"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0-20,000</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65.6</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65.6</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65.6</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20,001-40,000</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30</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11.9</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11.9</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77.5</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40,001-60,000</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9.5</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9.5</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87.0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60,001-80,000</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3.6</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3.6</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90.5</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80,001-100,000</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94.5</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Above 100,000</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5.5</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5.5</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1606"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Bicycle ownership</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129</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51.0</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51.0</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51.0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124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49.0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49.0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Bus users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174</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68.8</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68.8</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68.8</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31.2</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31.2</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Car users</w:t>
      </w: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82</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32.4</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32.4</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32.4</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171</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67.6</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67.6</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Van users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236</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Three wheel users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64</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74.7</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74.7</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Bicycle users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Motorcycle users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15.0</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15.0</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215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85.0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85.0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Walking</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Used bicycle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63</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24.9</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24.9</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24.9</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190</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75.1</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75.1</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240" w:lineRule="auto"/>
        <w:rPr>
          <w:rFonts w:ascii="Times New Roman" w:hAnsi="Times New Roman" w:cs="Times New Roman"/>
          <w:sz w:val="24"/>
          <w:szCs w:val="24"/>
        </w:rPr>
      </w:pPr>
      <w:r w:rsidRPr="001F7D27">
        <w:rPr>
          <w:rFonts w:ascii="Times New Roman" w:hAnsi="Times New Roman" w:cs="Times New Roman"/>
          <w:bCs/>
          <w:color w:val="000000"/>
          <w:sz w:val="24"/>
          <w:szCs w:val="24"/>
        </w:rPr>
        <w:t>Too Busy</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45</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17.8</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17.8</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17.8</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208</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82.2</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82.2</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Disability/Health Issues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98.4</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98.4</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Bad Weather</w:t>
      </w: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19</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92.5</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92.5</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It does not match to personal image/status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32</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12.6</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12.6</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12.6</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221</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87.4</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87.4</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Age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92.9</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No safe place to ride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62</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24.5</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24.5</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24.5</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191</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75.5</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75.5</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Need to carry stuff/kids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236</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Not owning a bicycle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30.0</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30.0</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177</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70.0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70.0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Don't know how to ride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18.2</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18.2</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18.2</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207</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81.8</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81.8</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Exercise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38.7</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38.7</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38.7</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155</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61.3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61.3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Entertainment</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Default="00E96473" w:rsidP="00D05F4C">
            <w:pPr>
              <w:autoSpaceDE w:val="0"/>
              <w:autoSpaceDN w:val="0"/>
              <w:adjustRightInd w:val="0"/>
              <w:spacing w:after="0" w:line="320" w:lineRule="atLeast"/>
              <w:jc w:val="center"/>
              <w:rPr>
                <w:rFonts w:ascii="Arial" w:hAnsi="Arial" w:cs="Arial"/>
                <w:color w:val="000000"/>
                <w:sz w:val="18"/>
                <w:szCs w:val="18"/>
              </w:rPr>
            </w:pPr>
          </w:p>
          <w:p w:rsidR="00E96473" w:rsidRDefault="00E96473" w:rsidP="00D05F4C">
            <w:pPr>
              <w:autoSpaceDE w:val="0"/>
              <w:autoSpaceDN w:val="0"/>
              <w:adjustRightInd w:val="0"/>
              <w:spacing w:after="0" w:line="320" w:lineRule="atLeast"/>
              <w:jc w:val="center"/>
              <w:rPr>
                <w:rFonts w:ascii="Arial" w:hAnsi="Arial" w:cs="Arial"/>
                <w:color w:val="000000"/>
                <w:sz w:val="18"/>
                <w:szCs w:val="18"/>
              </w:rPr>
            </w:pPr>
          </w:p>
          <w:p w:rsidR="00E96473" w:rsidRDefault="00E96473" w:rsidP="00E96473">
            <w:pPr>
              <w:autoSpaceDE w:val="0"/>
              <w:autoSpaceDN w:val="0"/>
              <w:adjustRightInd w:val="0"/>
              <w:spacing w:after="0" w:line="320" w:lineRule="atLeast"/>
              <w:rPr>
                <w:rFonts w:ascii="Arial" w:hAnsi="Arial" w:cs="Arial"/>
                <w:color w:val="000000"/>
                <w:sz w:val="18"/>
                <w:szCs w:val="18"/>
              </w:rPr>
            </w:pPr>
          </w:p>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28.1</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28.1</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28.1</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182</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71.9</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71.9</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08C" w:rsidRDefault="00E96473" w:rsidP="00E96473">
      <w:pPr>
        <w:autoSpaceDE w:val="0"/>
        <w:autoSpaceDN w:val="0"/>
        <w:adjustRightInd w:val="0"/>
        <w:spacing w:after="0" w:line="400" w:lineRule="atLeast"/>
        <w:rPr>
          <w:rFonts w:ascii="Times New Roman" w:hAnsi="Times New Roman" w:cs="Times New Roman"/>
          <w:sz w:val="24"/>
          <w:szCs w:val="24"/>
        </w:rPr>
      </w:pPr>
      <w:r w:rsidRPr="001F708C">
        <w:rPr>
          <w:rFonts w:ascii="Times New Roman" w:hAnsi="Times New Roman" w:cs="Times New Roman"/>
          <w:bCs/>
          <w:color w:val="000000"/>
          <w:sz w:val="24"/>
          <w:szCs w:val="24"/>
        </w:rPr>
        <w:t>Work</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4</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1.6</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249</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98.4</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98.4</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08C" w:rsidRDefault="00E96473" w:rsidP="00E96473">
      <w:pPr>
        <w:autoSpaceDE w:val="0"/>
        <w:autoSpaceDN w:val="0"/>
        <w:adjustRightInd w:val="0"/>
        <w:spacing w:after="0" w:line="400" w:lineRule="atLeast"/>
        <w:rPr>
          <w:rFonts w:ascii="Times New Roman" w:hAnsi="Times New Roman" w:cs="Times New Roman"/>
          <w:sz w:val="24"/>
          <w:szCs w:val="24"/>
        </w:rPr>
      </w:pPr>
      <w:r w:rsidRPr="001F708C">
        <w:rPr>
          <w:rFonts w:ascii="Times New Roman" w:hAnsi="Times New Roman" w:cs="Times New Roman"/>
          <w:bCs/>
          <w:color w:val="000000"/>
          <w:sz w:val="24"/>
          <w:szCs w:val="24"/>
        </w:rPr>
        <w:t>Daily household activities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17</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6.7</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236</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93.3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08C" w:rsidRDefault="00E96473" w:rsidP="00E96473">
      <w:pPr>
        <w:autoSpaceDE w:val="0"/>
        <w:autoSpaceDN w:val="0"/>
        <w:adjustRightInd w:val="0"/>
        <w:spacing w:after="0" w:line="400" w:lineRule="atLeast"/>
        <w:rPr>
          <w:rFonts w:ascii="Times New Roman" w:hAnsi="Times New Roman" w:cs="Times New Roman"/>
          <w:sz w:val="24"/>
          <w:szCs w:val="24"/>
        </w:rPr>
      </w:pPr>
      <w:r w:rsidRPr="001F708C">
        <w:rPr>
          <w:rFonts w:ascii="Times New Roman" w:hAnsi="Times New Roman" w:cs="Times New Roman"/>
          <w:bCs/>
          <w:color w:val="000000"/>
          <w:sz w:val="24"/>
          <w:szCs w:val="24"/>
        </w:rPr>
        <w:t>Social visits</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39</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15.4</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15.4</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15.4</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214</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84.6</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84.6</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School/Education</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14.2</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14.2</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14.2</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217</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85.8</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85.8</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Other</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5</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248</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98.0</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98.0</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1F7D27" w:rsidRDefault="00E96473" w:rsidP="00E96473">
      <w:pPr>
        <w:autoSpaceDE w:val="0"/>
        <w:autoSpaceDN w:val="0"/>
        <w:adjustRightInd w:val="0"/>
        <w:spacing w:after="0" w:line="400" w:lineRule="atLeast"/>
        <w:rPr>
          <w:rFonts w:ascii="Times New Roman" w:hAnsi="Times New Roman" w:cs="Times New Roman"/>
          <w:sz w:val="24"/>
          <w:szCs w:val="24"/>
        </w:rPr>
      </w:pPr>
      <w:r w:rsidRPr="001F7D27">
        <w:rPr>
          <w:rFonts w:ascii="Times New Roman" w:hAnsi="Times New Roman" w:cs="Times New Roman"/>
          <w:bCs/>
          <w:color w:val="000000"/>
          <w:sz w:val="24"/>
          <w:szCs w:val="24"/>
        </w:rPr>
        <w:t>Willingness to use</w:t>
      </w:r>
    </w:p>
    <w:tbl>
      <w:tblPr>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E96473" w:rsidRPr="004B45C8" w:rsidTr="00D05F4C">
        <w:trPr>
          <w:cantSplit/>
        </w:trPr>
        <w:tc>
          <w:tcPr>
            <w:tcW w:w="6468" w:type="dxa"/>
            <w:gridSpan w:val="6"/>
            <w:tcBorders>
              <w:top w:val="nil"/>
              <w:left w:val="nil"/>
              <w:bottom w:val="nil"/>
              <w:right w:val="nil"/>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B45C8" w:rsidTr="00D05F4C">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320" w:lineRule="atLeast"/>
              <w:jc w:val="center"/>
              <w:rPr>
                <w:rFonts w:ascii="Arial" w:hAnsi="Arial" w:cs="Arial"/>
                <w:color w:val="000000"/>
                <w:sz w:val="18"/>
                <w:szCs w:val="18"/>
              </w:rPr>
            </w:pPr>
            <w:r w:rsidRPr="004B45C8">
              <w:rPr>
                <w:rFonts w:ascii="Arial" w:hAnsi="Arial" w:cs="Arial"/>
                <w:color w:val="000000"/>
                <w:sz w:val="18"/>
                <w:szCs w:val="18"/>
              </w:rPr>
              <w:t>Cumulative Percent</w:t>
            </w:r>
          </w:p>
        </w:tc>
      </w:tr>
      <w:tr w:rsidR="00E96473" w:rsidRPr="004B45C8"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Valid</w:t>
            </w:r>
          </w:p>
        </w:tc>
        <w:tc>
          <w:tcPr>
            <w:tcW w:w="734" w:type="dxa"/>
            <w:tcBorders>
              <w:top w:val="single" w:sz="16" w:space="0" w:color="000000"/>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156</w:t>
            </w:r>
          </w:p>
        </w:tc>
        <w:tc>
          <w:tcPr>
            <w:tcW w:w="1009"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61.7</w:t>
            </w:r>
          </w:p>
        </w:tc>
        <w:tc>
          <w:tcPr>
            <w:tcW w:w="1376" w:type="dxa"/>
            <w:tcBorders>
              <w:top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61.7</w:t>
            </w:r>
          </w:p>
        </w:tc>
        <w:tc>
          <w:tcPr>
            <w:tcW w:w="1468" w:type="dxa"/>
            <w:tcBorders>
              <w:top w:val="single" w:sz="16" w:space="0" w:color="000000"/>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61.7</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97</w:t>
            </w:r>
          </w:p>
        </w:tc>
        <w:tc>
          <w:tcPr>
            <w:tcW w:w="1009"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38.3</w:t>
            </w:r>
          </w:p>
        </w:tc>
        <w:tc>
          <w:tcPr>
            <w:tcW w:w="1376" w:type="dxa"/>
            <w:tcBorders>
              <w:top w:val="nil"/>
              <w:bottom w:val="nil"/>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38.3</w:t>
            </w:r>
          </w:p>
        </w:tc>
        <w:tc>
          <w:tcPr>
            <w:tcW w:w="1468" w:type="dxa"/>
            <w:tcBorders>
              <w:top w:val="nil"/>
              <w:bottom w:val="nil"/>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r>
      <w:tr w:rsidR="00E96473" w:rsidRPr="004B45C8"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B45C8" w:rsidRDefault="00E96473" w:rsidP="00D05F4C">
            <w:pPr>
              <w:autoSpaceDE w:val="0"/>
              <w:autoSpaceDN w:val="0"/>
              <w:adjustRightInd w:val="0"/>
              <w:spacing w:after="0" w:line="240" w:lineRule="auto"/>
              <w:rPr>
                <w:rFonts w:ascii="Arial" w:hAnsi="Arial" w:cs="Arial"/>
                <w:color w:val="000000"/>
                <w:sz w:val="18"/>
                <w:szCs w:val="18"/>
              </w:rPr>
            </w:pPr>
          </w:p>
        </w:tc>
        <w:tc>
          <w:tcPr>
            <w:tcW w:w="734" w:type="dxa"/>
            <w:tcBorders>
              <w:top w:val="nil"/>
              <w:left w:val="nil"/>
              <w:bottom w:val="single" w:sz="16" w:space="0" w:color="000000"/>
              <w:right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rPr>
                <w:rFonts w:ascii="Arial" w:hAnsi="Arial" w:cs="Arial"/>
                <w:color w:val="000000"/>
                <w:sz w:val="18"/>
                <w:szCs w:val="18"/>
              </w:rPr>
            </w:pPr>
            <w:r w:rsidRPr="004B45C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B45C8" w:rsidRDefault="00E96473" w:rsidP="00D05F4C">
            <w:pPr>
              <w:autoSpaceDE w:val="0"/>
              <w:autoSpaceDN w:val="0"/>
              <w:adjustRightInd w:val="0"/>
              <w:spacing w:after="0" w:line="320" w:lineRule="atLeast"/>
              <w:jc w:val="right"/>
              <w:rPr>
                <w:rFonts w:ascii="Arial" w:hAnsi="Arial" w:cs="Arial"/>
                <w:color w:val="000000"/>
                <w:sz w:val="18"/>
                <w:szCs w:val="18"/>
              </w:rPr>
            </w:pPr>
            <w:r w:rsidRPr="004B45C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B45C8"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B45C8"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2D14C3" w:rsidRDefault="002D14C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Default="00E96473" w:rsidP="00E96473">
      <w:pPr>
        <w:autoSpaceDE w:val="0"/>
        <w:autoSpaceDN w:val="0"/>
        <w:adjustRightInd w:val="0"/>
        <w:spacing w:after="0" w:line="240" w:lineRule="auto"/>
        <w:rPr>
          <w:rFonts w:ascii="Times New Roman" w:hAnsi="Times New Roman" w:cs="Times New Roman"/>
          <w:bCs/>
          <w:color w:val="000000"/>
          <w:sz w:val="24"/>
          <w:szCs w:val="24"/>
        </w:rPr>
      </w:pPr>
    </w:p>
    <w:p w:rsidR="00E96473" w:rsidRPr="001F7D27" w:rsidRDefault="00E96473" w:rsidP="00E96473">
      <w:pPr>
        <w:autoSpaceDE w:val="0"/>
        <w:autoSpaceDN w:val="0"/>
        <w:adjustRightInd w:val="0"/>
        <w:spacing w:after="0" w:line="240" w:lineRule="auto"/>
        <w:rPr>
          <w:rFonts w:ascii="Times New Roman" w:hAnsi="Times New Roman" w:cs="Times New Roman"/>
          <w:sz w:val="24"/>
          <w:szCs w:val="24"/>
        </w:rPr>
      </w:pPr>
      <w:r w:rsidRPr="001F7D27">
        <w:rPr>
          <w:rFonts w:ascii="Times New Roman" w:hAnsi="Times New Roman" w:cs="Times New Roman"/>
          <w:bCs/>
          <w:color w:val="000000"/>
          <w:sz w:val="24"/>
          <w:szCs w:val="24"/>
        </w:rPr>
        <w:t>Suitable location / route</w:t>
      </w: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2448"/>
        <w:gridCol w:w="1147"/>
        <w:gridCol w:w="1009"/>
        <w:gridCol w:w="1377"/>
        <w:gridCol w:w="1469"/>
      </w:tblGrid>
      <w:tr w:rsidR="00E96473" w:rsidRPr="00425706" w:rsidTr="00D05F4C">
        <w:trPr>
          <w:cantSplit/>
        </w:trPr>
        <w:tc>
          <w:tcPr>
            <w:tcW w:w="8181" w:type="dxa"/>
            <w:gridSpan w:val="6"/>
            <w:tcBorders>
              <w:top w:val="nil"/>
              <w:left w:val="nil"/>
              <w:bottom w:val="nil"/>
              <w:right w:val="nil"/>
            </w:tcBorders>
            <w:shd w:val="clear" w:color="auto" w:fill="FFFFFF"/>
          </w:tcPr>
          <w:p w:rsidR="00E96473" w:rsidRPr="00425706"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425706" w:rsidTr="00D05F4C">
        <w:trPr>
          <w:cantSplit/>
        </w:trPr>
        <w:tc>
          <w:tcPr>
            <w:tcW w:w="3181" w:type="dxa"/>
            <w:gridSpan w:val="2"/>
            <w:tcBorders>
              <w:top w:val="single" w:sz="16" w:space="0" w:color="000000"/>
              <w:left w:val="single" w:sz="16" w:space="0" w:color="000000"/>
              <w:bottom w:val="single" w:sz="16" w:space="0" w:color="000000"/>
              <w:right w:val="nil"/>
            </w:tcBorders>
            <w:shd w:val="clear" w:color="auto" w:fill="FFFFFF"/>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96473" w:rsidRPr="00425706" w:rsidRDefault="00E96473" w:rsidP="00D05F4C">
            <w:pPr>
              <w:autoSpaceDE w:val="0"/>
              <w:autoSpaceDN w:val="0"/>
              <w:adjustRightInd w:val="0"/>
              <w:spacing w:after="0" w:line="320" w:lineRule="atLeast"/>
              <w:jc w:val="center"/>
              <w:rPr>
                <w:rFonts w:ascii="Arial" w:hAnsi="Arial" w:cs="Arial"/>
                <w:color w:val="000000"/>
                <w:sz w:val="18"/>
                <w:szCs w:val="18"/>
              </w:rPr>
            </w:pPr>
            <w:r w:rsidRPr="00425706">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96473" w:rsidRPr="00425706" w:rsidRDefault="00E96473" w:rsidP="00D05F4C">
            <w:pPr>
              <w:autoSpaceDE w:val="0"/>
              <w:autoSpaceDN w:val="0"/>
              <w:adjustRightInd w:val="0"/>
              <w:spacing w:after="0" w:line="320" w:lineRule="atLeast"/>
              <w:jc w:val="center"/>
              <w:rPr>
                <w:rFonts w:ascii="Arial" w:hAnsi="Arial" w:cs="Arial"/>
                <w:color w:val="000000"/>
                <w:sz w:val="18"/>
                <w:szCs w:val="18"/>
              </w:rPr>
            </w:pPr>
            <w:r w:rsidRPr="00425706">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96473" w:rsidRPr="00425706" w:rsidRDefault="00E96473" w:rsidP="00D05F4C">
            <w:pPr>
              <w:autoSpaceDE w:val="0"/>
              <w:autoSpaceDN w:val="0"/>
              <w:adjustRightInd w:val="0"/>
              <w:spacing w:after="0" w:line="320" w:lineRule="atLeast"/>
              <w:jc w:val="center"/>
              <w:rPr>
                <w:rFonts w:ascii="Arial" w:hAnsi="Arial" w:cs="Arial"/>
                <w:color w:val="000000"/>
                <w:sz w:val="18"/>
                <w:szCs w:val="18"/>
              </w:rPr>
            </w:pPr>
            <w:r w:rsidRPr="00425706">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96473" w:rsidRPr="00425706" w:rsidRDefault="00E96473" w:rsidP="00D05F4C">
            <w:pPr>
              <w:autoSpaceDE w:val="0"/>
              <w:autoSpaceDN w:val="0"/>
              <w:adjustRightInd w:val="0"/>
              <w:spacing w:after="0" w:line="320" w:lineRule="atLeast"/>
              <w:jc w:val="center"/>
              <w:rPr>
                <w:rFonts w:ascii="Arial" w:hAnsi="Arial" w:cs="Arial"/>
                <w:color w:val="000000"/>
                <w:sz w:val="18"/>
                <w:szCs w:val="18"/>
              </w:rPr>
            </w:pPr>
            <w:r w:rsidRPr="00425706">
              <w:rPr>
                <w:rFonts w:ascii="Arial" w:hAnsi="Arial" w:cs="Arial"/>
                <w:color w:val="000000"/>
                <w:sz w:val="18"/>
                <w:szCs w:val="18"/>
              </w:rPr>
              <w:t>Cumulative Percent</w:t>
            </w:r>
          </w:p>
        </w:tc>
      </w:tr>
      <w:tr w:rsidR="00E96473" w:rsidRPr="00425706" w:rsidTr="00D05F4C">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p>
        </w:tc>
        <w:tc>
          <w:tcPr>
            <w:tcW w:w="2447" w:type="dxa"/>
            <w:tcBorders>
              <w:top w:val="single" w:sz="16" w:space="0" w:color="000000"/>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Wellawatta to Gallface</w:t>
            </w:r>
          </w:p>
        </w:tc>
        <w:tc>
          <w:tcPr>
            <w:tcW w:w="1147" w:type="dxa"/>
            <w:tcBorders>
              <w:top w:val="single" w:sz="16" w:space="0" w:color="000000"/>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single" w:sz="16" w:space="0" w:color="000000"/>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Thimbirigasyaya, Nawala, Maharagama, Nuge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Rajagiriya, Nugegoda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Rajagiriya-Colombo,Maradana,Athurugiriya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Rajagiriya to Fort / Wattala to Fort / Mou</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Rajagiriya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5.1</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Race Course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6</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7.5</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Piliyandala-Bambalapitiya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8.3</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nice concept</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9.1</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Marine drive, Galle road</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9.5</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Marine Drive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6</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11.9</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Maradhana to Rajigiriya.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13.4</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Maradana,Pettah</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13.8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Maradana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15.8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Malabe,Kollupitiya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16.2</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 Nugegoda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 Bttaramulla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17.0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Malabe-Bambalapitiya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1.6</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18.6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 to Borella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 around universities</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20.9</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Malabe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10</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4.0</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4.0</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24.9</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Makumbura-Kottawa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25.7</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Kottawa, Nugegoda,Rajagiriya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26.1</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Kottawa to Pettah with interchanges</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27.3</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Kottawa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28.5</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Kollupitiya, Nugegoda, Bambalapitiya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29.6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Kollupitiya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30.4</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Keshaw-Pettah</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30.8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Kadawatha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32.0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Japan lanka road</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32.8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Highly traffic areas. Such as Rajigiriya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34.0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Gampaha, Malabe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34.4</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Gallface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35.2</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Galle road,Bloomendal road</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35.6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Galle road</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36.0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Fort to Bambalapitiya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6</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38.3</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Everywhere possible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39.1</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Dehiwala to Kollupitiya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39.5</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Dehiwala to fort</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40.3</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Colombo, Malabe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40.7</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Colombo 3</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41.9</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Colombo 01-Colombo 14</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42.7</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Colombo</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6</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45.1</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Borella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46.2</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Battaramulla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6</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48.6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Batharamulle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49.8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baseline to high level</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3</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1.2</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51.0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Baseline road</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51.8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Bambalapitiya</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52.6</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Around schools</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53.4</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Areas where the traffic conjestion is high</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53.8</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Along with marine drive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.8</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54.5</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Along with marine</w:t>
            </w: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54.9</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p>
        </w:tc>
        <w:tc>
          <w:tcPr>
            <w:tcW w:w="1147" w:type="dxa"/>
            <w:tcBorders>
              <w:top w:val="nil"/>
              <w:left w:val="single" w:sz="16" w:space="0" w:color="000000"/>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114</w:t>
            </w:r>
          </w:p>
        </w:tc>
        <w:tc>
          <w:tcPr>
            <w:tcW w:w="1009"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45.1</w:t>
            </w:r>
          </w:p>
        </w:tc>
        <w:tc>
          <w:tcPr>
            <w:tcW w:w="1376" w:type="dxa"/>
            <w:tcBorders>
              <w:top w:val="nil"/>
              <w:bottom w:val="nil"/>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45.1</w:t>
            </w:r>
          </w:p>
        </w:tc>
        <w:tc>
          <w:tcPr>
            <w:tcW w:w="1468" w:type="dxa"/>
            <w:tcBorders>
              <w:top w:val="nil"/>
              <w:bottom w:val="nil"/>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100.0</w:t>
            </w:r>
          </w:p>
        </w:tc>
      </w:tr>
      <w:tr w:rsidR="00E96473" w:rsidRPr="00425706" w:rsidTr="00D05F4C">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96473" w:rsidRPr="00425706" w:rsidRDefault="00E96473" w:rsidP="00D05F4C">
            <w:pPr>
              <w:autoSpaceDE w:val="0"/>
              <w:autoSpaceDN w:val="0"/>
              <w:adjustRightInd w:val="0"/>
              <w:spacing w:after="0" w:line="240" w:lineRule="auto"/>
              <w:rPr>
                <w:rFonts w:ascii="Arial" w:hAnsi="Arial" w:cs="Arial"/>
                <w:color w:val="000000"/>
                <w:sz w:val="18"/>
                <w:szCs w:val="18"/>
              </w:rPr>
            </w:pPr>
          </w:p>
        </w:tc>
        <w:tc>
          <w:tcPr>
            <w:tcW w:w="2447" w:type="dxa"/>
            <w:tcBorders>
              <w:top w:val="nil"/>
              <w:left w:val="nil"/>
              <w:bottom w:val="single" w:sz="16" w:space="0" w:color="000000"/>
              <w:right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rPr>
                <w:rFonts w:ascii="Arial" w:hAnsi="Arial" w:cs="Arial"/>
                <w:color w:val="000000"/>
                <w:sz w:val="18"/>
                <w:szCs w:val="18"/>
              </w:rPr>
            </w:pPr>
            <w:r w:rsidRPr="00425706">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253</w:t>
            </w:r>
          </w:p>
        </w:tc>
        <w:tc>
          <w:tcPr>
            <w:tcW w:w="1009" w:type="dxa"/>
            <w:tcBorders>
              <w:top w:val="nil"/>
              <w:bottom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96473" w:rsidRPr="00425706" w:rsidRDefault="00E96473" w:rsidP="00D05F4C">
            <w:pPr>
              <w:autoSpaceDE w:val="0"/>
              <w:autoSpaceDN w:val="0"/>
              <w:adjustRightInd w:val="0"/>
              <w:spacing w:after="0" w:line="320" w:lineRule="atLeast"/>
              <w:jc w:val="right"/>
              <w:rPr>
                <w:rFonts w:ascii="Arial" w:hAnsi="Arial" w:cs="Arial"/>
                <w:color w:val="000000"/>
                <w:sz w:val="18"/>
                <w:szCs w:val="18"/>
              </w:rPr>
            </w:pPr>
            <w:r w:rsidRPr="00425706">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96473" w:rsidRPr="00425706" w:rsidRDefault="00E96473" w:rsidP="00D05F4C">
            <w:pPr>
              <w:autoSpaceDE w:val="0"/>
              <w:autoSpaceDN w:val="0"/>
              <w:adjustRightInd w:val="0"/>
              <w:spacing w:after="0" w:line="240" w:lineRule="auto"/>
              <w:rPr>
                <w:rFonts w:ascii="Times New Roman" w:hAnsi="Times New Roman" w:cs="Times New Roman"/>
                <w:sz w:val="24"/>
                <w:szCs w:val="24"/>
              </w:rPr>
            </w:pPr>
          </w:p>
        </w:tc>
      </w:tr>
    </w:tbl>
    <w:p w:rsidR="00E96473" w:rsidRPr="00425706"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2D14C3" w:rsidRDefault="002D14C3" w:rsidP="00E96473">
      <w:pPr>
        <w:autoSpaceDE w:val="0"/>
        <w:autoSpaceDN w:val="0"/>
        <w:adjustRightInd w:val="0"/>
        <w:spacing w:after="0" w:line="240" w:lineRule="auto"/>
        <w:rPr>
          <w:rFonts w:ascii="Times New Roman" w:hAnsi="Times New Roman" w:cs="Times New Roman"/>
          <w:sz w:val="24"/>
          <w:szCs w:val="24"/>
        </w:rPr>
      </w:pPr>
    </w:p>
    <w:p w:rsidR="002D14C3" w:rsidRDefault="002D14C3" w:rsidP="00E96473">
      <w:pPr>
        <w:autoSpaceDE w:val="0"/>
        <w:autoSpaceDN w:val="0"/>
        <w:adjustRightInd w:val="0"/>
        <w:spacing w:after="0" w:line="240" w:lineRule="auto"/>
        <w:rPr>
          <w:rFonts w:ascii="Times New Roman" w:hAnsi="Times New Roman" w:cs="Times New Roman"/>
          <w:sz w:val="24"/>
          <w:szCs w:val="24"/>
        </w:rPr>
      </w:pPr>
    </w:p>
    <w:p w:rsidR="002D14C3" w:rsidRDefault="002D14C3" w:rsidP="00E96473">
      <w:pPr>
        <w:autoSpaceDE w:val="0"/>
        <w:autoSpaceDN w:val="0"/>
        <w:adjustRightInd w:val="0"/>
        <w:spacing w:after="0" w:line="240" w:lineRule="auto"/>
        <w:rPr>
          <w:rFonts w:ascii="Times New Roman" w:hAnsi="Times New Roman" w:cs="Times New Roman"/>
          <w:sz w:val="24"/>
          <w:szCs w:val="24"/>
        </w:rPr>
      </w:pPr>
    </w:p>
    <w:p w:rsidR="002D14C3" w:rsidRDefault="002D14C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Pr="00056D8F" w:rsidRDefault="00E96473" w:rsidP="00E96473">
      <w:pPr>
        <w:pStyle w:val="Heading1"/>
        <w:ind w:left="792"/>
        <w:jc w:val="center"/>
        <w:rPr>
          <w:rFonts w:ascii="Times New Roman" w:hAnsi="Times New Roman" w:cs="Times New Roman"/>
          <w:b/>
          <w:color w:val="auto"/>
          <w:sz w:val="28"/>
          <w:szCs w:val="28"/>
        </w:rPr>
      </w:pPr>
      <w:bookmarkStart w:id="376" w:name="_Toc532929491"/>
      <w:bookmarkStart w:id="377" w:name="_Toc533053817"/>
      <w:r>
        <w:rPr>
          <w:rFonts w:ascii="Times New Roman" w:hAnsi="Times New Roman" w:cs="Times New Roman"/>
          <w:b/>
          <w:color w:val="auto"/>
        </w:rPr>
        <w:t>Appendix 3 (</w:t>
      </w:r>
      <w:r>
        <w:rPr>
          <w:rFonts w:ascii="Times New Roman" w:hAnsi="Times New Roman" w:cs="Times New Roman"/>
          <w:b/>
          <w:color w:val="auto"/>
          <w:sz w:val="28"/>
          <w:szCs w:val="28"/>
        </w:rPr>
        <w:t>Factor analysis raw tables)</w:t>
      </w:r>
      <w:bookmarkEnd w:id="376"/>
      <w:bookmarkEnd w:id="377"/>
    </w:p>
    <w:p w:rsidR="00E9647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Pr="00BB6503" w:rsidRDefault="00E96473" w:rsidP="00E96473">
      <w:pPr>
        <w:autoSpaceDE w:val="0"/>
        <w:autoSpaceDN w:val="0"/>
        <w:adjustRightInd w:val="0"/>
        <w:spacing w:after="0" w:line="240" w:lineRule="auto"/>
        <w:rPr>
          <w:rFonts w:ascii="Times New Roman" w:hAnsi="Times New Roman" w:cs="Times New Roman"/>
          <w:sz w:val="24"/>
          <w:szCs w:val="24"/>
        </w:rPr>
      </w:pPr>
    </w:p>
    <w:p w:rsidR="00E96473" w:rsidRPr="00BB6503" w:rsidRDefault="00E96473" w:rsidP="00E96473">
      <w:pPr>
        <w:autoSpaceDE w:val="0"/>
        <w:autoSpaceDN w:val="0"/>
        <w:adjustRightInd w:val="0"/>
        <w:spacing w:after="0" w:line="240" w:lineRule="auto"/>
        <w:rPr>
          <w:rFonts w:ascii="Times New Roman" w:hAnsi="Times New Roman" w:cs="Times New Roman"/>
          <w:b/>
          <w:sz w:val="24"/>
          <w:szCs w:val="24"/>
        </w:rPr>
      </w:pPr>
      <w:r w:rsidRPr="00BB6503">
        <w:rPr>
          <w:rFonts w:ascii="Times New Roman" w:hAnsi="Times New Roman" w:cs="Times New Roman"/>
          <w:b/>
          <w:sz w:val="24"/>
          <w:szCs w:val="24"/>
        </w:rPr>
        <w:t>Rotated Component Matrix</w:t>
      </w:r>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10"/>
        <w:gridCol w:w="1010"/>
        <w:gridCol w:w="1009"/>
        <w:gridCol w:w="1009"/>
        <w:gridCol w:w="1009"/>
        <w:gridCol w:w="1009"/>
      </w:tblGrid>
      <w:tr w:rsidR="00E96473" w:rsidRPr="00D50A75" w:rsidTr="00D05F4C">
        <w:trPr>
          <w:cantSplit/>
        </w:trPr>
        <w:tc>
          <w:tcPr>
            <w:tcW w:w="8501" w:type="dxa"/>
            <w:gridSpan w:val="7"/>
            <w:tcBorders>
              <w:top w:val="nil"/>
              <w:left w:val="nil"/>
              <w:bottom w:val="nil"/>
              <w:right w:val="nil"/>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p>
        </w:tc>
      </w:tr>
      <w:tr w:rsidR="00E96473" w:rsidRPr="00D50A75" w:rsidTr="00D05F4C">
        <w:trPr>
          <w:cantSplit/>
        </w:trPr>
        <w:tc>
          <w:tcPr>
            <w:tcW w:w="2447" w:type="dxa"/>
            <w:vMerge w:val="restart"/>
            <w:tcBorders>
              <w:top w:val="single" w:sz="16" w:space="0" w:color="000000"/>
              <w:left w:val="single" w:sz="16" w:space="0" w:color="000000"/>
              <w:bottom w:val="nil"/>
              <w:right w:val="single" w:sz="16" w:space="0" w:color="000000"/>
            </w:tcBorders>
            <w:shd w:val="clear" w:color="auto" w:fill="FFFFFF"/>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p>
        </w:tc>
        <w:tc>
          <w:tcPr>
            <w:tcW w:w="6054" w:type="dxa"/>
            <w:gridSpan w:val="6"/>
            <w:tcBorders>
              <w:top w:val="single" w:sz="16" w:space="0" w:color="000000"/>
              <w:left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Component</w:t>
            </w:r>
          </w:p>
        </w:tc>
      </w:tr>
      <w:tr w:rsidR="00E96473" w:rsidRPr="00D50A75" w:rsidTr="00D05F4C">
        <w:trPr>
          <w:cantSplit/>
        </w:trPr>
        <w:tc>
          <w:tcPr>
            <w:tcW w:w="2447" w:type="dxa"/>
            <w:vMerge/>
            <w:tcBorders>
              <w:top w:val="single" w:sz="16" w:space="0" w:color="000000"/>
              <w:left w:val="single" w:sz="16" w:space="0" w:color="000000"/>
              <w:bottom w:val="nil"/>
              <w:right w:val="single" w:sz="16" w:space="0" w:color="000000"/>
            </w:tcBorders>
            <w:shd w:val="clear" w:color="auto" w:fill="FFFFFF"/>
          </w:tcPr>
          <w:p w:rsidR="00E96473" w:rsidRPr="00D50A75" w:rsidRDefault="00E96473" w:rsidP="00D05F4C">
            <w:pPr>
              <w:autoSpaceDE w:val="0"/>
              <w:autoSpaceDN w:val="0"/>
              <w:adjustRightInd w:val="0"/>
              <w:spacing w:after="0" w:line="240" w:lineRule="auto"/>
              <w:rPr>
                <w:rFonts w:ascii="Arial" w:hAnsi="Arial" w:cs="Arial"/>
                <w:color w:val="000000"/>
                <w:sz w:val="18"/>
                <w:szCs w:val="18"/>
              </w:rPr>
            </w:pPr>
          </w:p>
        </w:tc>
        <w:tc>
          <w:tcPr>
            <w:tcW w:w="1009" w:type="dxa"/>
            <w:tcBorders>
              <w:left w:val="single" w:sz="16" w:space="0" w:color="000000"/>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1</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2</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3</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4</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5</w:t>
            </w:r>
          </w:p>
        </w:tc>
        <w:tc>
          <w:tcPr>
            <w:tcW w:w="1009" w:type="dxa"/>
            <w:tcBorders>
              <w:bottom w:val="single" w:sz="16" w:space="0" w:color="000000"/>
              <w:right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6</w:t>
            </w:r>
          </w:p>
        </w:tc>
      </w:tr>
      <w:tr w:rsidR="00E96473" w:rsidRPr="00D50A75" w:rsidTr="00D05F4C">
        <w:trPr>
          <w:cantSplit/>
        </w:trPr>
        <w:tc>
          <w:tcPr>
            <w:tcW w:w="2447" w:type="dxa"/>
            <w:tcBorders>
              <w:top w:val="single" w:sz="16" w:space="0" w:color="000000"/>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Environmental friendly</w:t>
            </w:r>
          </w:p>
        </w:tc>
        <w:tc>
          <w:tcPr>
            <w:tcW w:w="1009" w:type="dxa"/>
            <w:tcBorders>
              <w:top w:val="single" w:sz="16" w:space="0" w:color="000000"/>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.024</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.077</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.157</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.036</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.073</w:t>
            </w:r>
          </w:p>
        </w:tc>
        <w:tc>
          <w:tcPr>
            <w:tcW w:w="1009" w:type="dxa"/>
            <w:tcBorders>
              <w:top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.882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Travel time</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.707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.009</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.167</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Transportation needs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.620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.424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.052</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Number of times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.256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.419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.410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.375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Quality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.390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.391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Reduce congestion</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.806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.227</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Nature of weather</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.640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.237</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Fuel cost</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.686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.354</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Nature of the highway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.700</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An appropriate mechanism</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.300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.362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.366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Time period of the day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.320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.537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.254</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Providing electric bicycles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.539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.184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.546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Availability of parking facilities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.799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.207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.216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.245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Connectivity to public modes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.725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.247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.255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.142</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.028</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Days of the week</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.309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.376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.242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.527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.008</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Other's opinions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.381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.306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.353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.449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Improve health</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.172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.794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.299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.000</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.195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Safety and security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.747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.223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.179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-.012</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Other costs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.383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.328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.477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-.177</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Maximum/minimum speed limit</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.261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.660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.014</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Comfortability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.512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.495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Distance that have to travel</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.337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.568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.174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.311</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Accessibiity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.703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.227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.359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-.095</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Distance of  the highway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.700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.443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.031</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-.039</w:t>
            </w:r>
          </w:p>
        </w:tc>
      </w:tr>
      <w:tr w:rsidR="00E96473" w:rsidRPr="00D50A75" w:rsidTr="00D05F4C">
        <w:trPr>
          <w:cantSplit/>
        </w:trPr>
        <w:tc>
          <w:tcPr>
            <w:tcW w:w="2447" w:type="dxa"/>
            <w:tcBorders>
              <w:top w:val="nil"/>
              <w:left w:val="single" w:sz="16" w:space="0" w:color="000000"/>
              <w:bottom w:val="single" w:sz="16" w:space="0" w:color="000000"/>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Image/status derived</w:t>
            </w:r>
          </w:p>
        </w:tc>
        <w:tc>
          <w:tcPr>
            <w:tcW w:w="1009" w:type="dxa"/>
            <w:tcBorders>
              <w:top w:val="nil"/>
              <w:left w:val="single" w:sz="16" w:space="0" w:color="000000"/>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.449</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.568</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-.141</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-.054</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.131</w:t>
            </w:r>
          </w:p>
        </w:tc>
        <w:tc>
          <w:tcPr>
            <w:tcW w:w="1009" w:type="dxa"/>
            <w:tcBorders>
              <w:top w:val="nil"/>
              <w:bottom w:val="single" w:sz="16" w:space="0" w:color="000000"/>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-.016</w:t>
            </w:r>
          </w:p>
        </w:tc>
      </w:tr>
      <w:tr w:rsidR="00E96473" w:rsidRPr="00D50A75" w:rsidTr="00D05F4C">
        <w:trPr>
          <w:cantSplit/>
        </w:trPr>
        <w:tc>
          <w:tcPr>
            <w:tcW w:w="8501" w:type="dxa"/>
            <w:gridSpan w:val="7"/>
            <w:tcBorders>
              <w:top w:val="nil"/>
              <w:left w:val="nil"/>
              <w:bottom w:val="nil"/>
              <w:right w:val="nil"/>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 xml:space="preserve">Extraction Method: Principal Component Analysis. </w:t>
            </w:r>
          </w:p>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 xml:space="preserve"> Rotation Method: Varimax with Kaiser Normalization.</w:t>
            </w:r>
          </w:p>
        </w:tc>
      </w:tr>
      <w:tr w:rsidR="00E96473" w:rsidRPr="00D50A75" w:rsidTr="00D05F4C">
        <w:trPr>
          <w:cantSplit/>
        </w:trPr>
        <w:tc>
          <w:tcPr>
            <w:tcW w:w="8501" w:type="dxa"/>
            <w:gridSpan w:val="7"/>
            <w:tcBorders>
              <w:top w:val="nil"/>
              <w:left w:val="nil"/>
              <w:bottom w:val="nil"/>
              <w:right w:val="nil"/>
            </w:tcBorders>
            <w:shd w:val="clear" w:color="auto" w:fill="FFFFFF"/>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 Rotation converged in 8 iterations.</w:t>
            </w:r>
          </w:p>
        </w:tc>
      </w:tr>
    </w:tbl>
    <w:p w:rsidR="00E96473" w:rsidRDefault="00E96473" w:rsidP="00E96473">
      <w:pPr>
        <w:rPr>
          <w:rFonts w:ascii="Times New Roman" w:hAnsi="Times New Roman" w:cs="Times New Roman"/>
          <w:sz w:val="32"/>
          <w:szCs w:val="32"/>
        </w:rPr>
      </w:pPr>
    </w:p>
    <w:p w:rsidR="00E96473" w:rsidRDefault="00E96473" w:rsidP="00E96473">
      <w:pPr>
        <w:rPr>
          <w:rFonts w:ascii="Times New Roman" w:hAnsi="Times New Roman" w:cs="Times New Roman"/>
          <w:sz w:val="32"/>
          <w:szCs w:val="32"/>
        </w:rPr>
      </w:pPr>
    </w:p>
    <w:p w:rsidR="00E96473" w:rsidRPr="00BB6503" w:rsidRDefault="00E96473" w:rsidP="00E96473">
      <w:pPr>
        <w:rPr>
          <w:rFonts w:ascii="Times New Roman" w:hAnsi="Times New Roman" w:cs="Times New Roman"/>
          <w:sz w:val="24"/>
          <w:szCs w:val="24"/>
        </w:rPr>
      </w:pPr>
    </w:p>
    <w:p w:rsidR="00E96473" w:rsidRPr="00BB6503" w:rsidRDefault="00E96473" w:rsidP="00E96473">
      <w:pPr>
        <w:autoSpaceDE w:val="0"/>
        <w:autoSpaceDN w:val="0"/>
        <w:adjustRightInd w:val="0"/>
        <w:spacing w:after="0" w:line="240" w:lineRule="auto"/>
        <w:rPr>
          <w:rFonts w:ascii="Times New Roman" w:hAnsi="Times New Roman" w:cs="Times New Roman"/>
          <w:b/>
          <w:sz w:val="24"/>
          <w:szCs w:val="24"/>
        </w:rPr>
      </w:pPr>
      <w:r w:rsidRPr="00BB6503">
        <w:rPr>
          <w:rFonts w:ascii="Times New Roman" w:hAnsi="Times New Roman" w:cs="Times New Roman"/>
          <w:b/>
          <w:sz w:val="24"/>
          <w:szCs w:val="24"/>
        </w:rPr>
        <w:t>Component Score Coefficient Matrix</w:t>
      </w:r>
    </w:p>
    <w:p w:rsidR="00E96473" w:rsidRPr="00D50A75" w:rsidRDefault="00E96473" w:rsidP="00E96473">
      <w:pPr>
        <w:autoSpaceDE w:val="0"/>
        <w:autoSpaceDN w:val="0"/>
        <w:adjustRightInd w:val="0"/>
        <w:spacing w:after="0" w:line="240" w:lineRule="auto"/>
        <w:rPr>
          <w:rFonts w:ascii="Times New Roman" w:hAnsi="Times New Roman" w:cs="Times New Roman"/>
          <w:sz w:val="24"/>
          <w:szCs w:val="24"/>
        </w:rPr>
      </w:pPr>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010"/>
        <w:gridCol w:w="1010"/>
        <w:gridCol w:w="1009"/>
        <w:gridCol w:w="1009"/>
        <w:gridCol w:w="1009"/>
        <w:gridCol w:w="1009"/>
      </w:tblGrid>
      <w:tr w:rsidR="00E96473" w:rsidRPr="00D50A75" w:rsidTr="00D05F4C">
        <w:trPr>
          <w:cantSplit/>
        </w:trPr>
        <w:tc>
          <w:tcPr>
            <w:tcW w:w="8501" w:type="dxa"/>
            <w:gridSpan w:val="7"/>
            <w:tcBorders>
              <w:top w:val="nil"/>
              <w:left w:val="nil"/>
              <w:bottom w:val="nil"/>
              <w:right w:val="nil"/>
            </w:tcBorders>
            <w:shd w:val="clear" w:color="auto" w:fill="FFFFFF"/>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p>
        </w:tc>
      </w:tr>
      <w:tr w:rsidR="00E96473" w:rsidRPr="00D50A75" w:rsidTr="00D05F4C">
        <w:trPr>
          <w:cantSplit/>
        </w:trPr>
        <w:tc>
          <w:tcPr>
            <w:tcW w:w="2447" w:type="dxa"/>
            <w:vMerge w:val="restart"/>
            <w:tcBorders>
              <w:top w:val="single" w:sz="16" w:space="0" w:color="000000"/>
              <w:left w:val="single" w:sz="16" w:space="0" w:color="000000"/>
              <w:bottom w:val="nil"/>
              <w:right w:val="single" w:sz="16" w:space="0" w:color="000000"/>
            </w:tcBorders>
            <w:shd w:val="clear" w:color="auto" w:fill="FFFFFF"/>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p>
        </w:tc>
        <w:tc>
          <w:tcPr>
            <w:tcW w:w="6054" w:type="dxa"/>
            <w:gridSpan w:val="6"/>
            <w:tcBorders>
              <w:top w:val="single" w:sz="16" w:space="0" w:color="000000"/>
              <w:left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Component</w:t>
            </w:r>
          </w:p>
        </w:tc>
      </w:tr>
      <w:tr w:rsidR="00E96473" w:rsidRPr="00D50A75" w:rsidTr="00D05F4C">
        <w:trPr>
          <w:cantSplit/>
        </w:trPr>
        <w:tc>
          <w:tcPr>
            <w:tcW w:w="2447" w:type="dxa"/>
            <w:vMerge/>
            <w:tcBorders>
              <w:top w:val="single" w:sz="16" w:space="0" w:color="000000"/>
              <w:left w:val="single" w:sz="16" w:space="0" w:color="000000"/>
              <w:bottom w:val="nil"/>
              <w:right w:val="single" w:sz="16" w:space="0" w:color="000000"/>
            </w:tcBorders>
            <w:shd w:val="clear" w:color="auto" w:fill="FFFFFF"/>
          </w:tcPr>
          <w:p w:rsidR="00E96473" w:rsidRPr="00D50A75" w:rsidRDefault="00E96473" w:rsidP="00D05F4C">
            <w:pPr>
              <w:autoSpaceDE w:val="0"/>
              <w:autoSpaceDN w:val="0"/>
              <w:adjustRightInd w:val="0"/>
              <w:spacing w:after="0" w:line="240" w:lineRule="auto"/>
              <w:rPr>
                <w:rFonts w:ascii="Arial" w:hAnsi="Arial" w:cs="Arial"/>
                <w:color w:val="000000"/>
                <w:sz w:val="18"/>
                <w:szCs w:val="18"/>
              </w:rPr>
            </w:pPr>
          </w:p>
        </w:tc>
        <w:tc>
          <w:tcPr>
            <w:tcW w:w="1009" w:type="dxa"/>
            <w:tcBorders>
              <w:left w:val="single" w:sz="16" w:space="0" w:color="000000"/>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1</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2</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3</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4</w:t>
            </w:r>
          </w:p>
        </w:tc>
        <w:tc>
          <w:tcPr>
            <w:tcW w:w="1009" w:type="dxa"/>
            <w:tcBorders>
              <w:bottom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5</w:t>
            </w:r>
          </w:p>
        </w:tc>
        <w:tc>
          <w:tcPr>
            <w:tcW w:w="1009" w:type="dxa"/>
            <w:tcBorders>
              <w:bottom w:val="single" w:sz="16" w:space="0" w:color="000000"/>
              <w:right w:val="single" w:sz="16" w:space="0" w:color="000000"/>
            </w:tcBorders>
            <w:shd w:val="clear" w:color="auto" w:fill="FFFFFF"/>
          </w:tcPr>
          <w:p w:rsidR="00E96473" w:rsidRPr="00D50A75" w:rsidRDefault="00E96473" w:rsidP="00D05F4C">
            <w:pPr>
              <w:autoSpaceDE w:val="0"/>
              <w:autoSpaceDN w:val="0"/>
              <w:adjustRightInd w:val="0"/>
              <w:spacing w:after="0" w:line="320" w:lineRule="atLeast"/>
              <w:jc w:val="center"/>
              <w:rPr>
                <w:rFonts w:ascii="Arial" w:hAnsi="Arial" w:cs="Arial"/>
                <w:color w:val="000000"/>
                <w:sz w:val="18"/>
                <w:szCs w:val="18"/>
              </w:rPr>
            </w:pPr>
            <w:r w:rsidRPr="00D50A75">
              <w:rPr>
                <w:rFonts w:ascii="Arial" w:hAnsi="Arial" w:cs="Arial"/>
                <w:color w:val="000000"/>
                <w:sz w:val="18"/>
                <w:szCs w:val="18"/>
              </w:rPr>
              <w:t>6</w:t>
            </w:r>
          </w:p>
        </w:tc>
      </w:tr>
      <w:tr w:rsidR="00E96473" w:rsidRPr="00D50A75" w:rsidTr="00D05F4C">
        <w:trPr>
          <w:cantSplit/>
        </w:trPr>
        <w:tc>
          <w:tcPr>
            <w:tcW w:w="2447" w:type="dxa"/>
            <w:tcBorders>
              <w:top w:val="single" w:sz="16" w:space="0" w:color="000000"/>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Environmental friendly</w:t>
            </w:r>
          </w:p>
        </w:tc>
        <w:tc>
          <w:tcPr>
            <w:tcW w:w="1009" w:type="dxa"/>
            <w:tcBorders>
              <w:top w:val="single" w:sz="16" w:space="0" w:color="000000"/>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.000</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-.068</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-.013</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-.063</w:t>
            </w:r>
          </w:p>
        </w:tc>
        <w:tc>
          <w:tcPr>
            <w:tcW w:w="1009" w:type="dxa"/>
            <w:tcBorders>
              <w:top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.009</w:t>
            </w:r>
          </w:p>
        </w:tc>
        <w:tc>
          <w:tcPr>
            <w:tcW w:w="1009" w:type="dxa"/>
            <w:tcBorders>
              <w:top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.760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Travel time</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.331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Transportation needs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.200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-.084</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-.078</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Number of times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-.040</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.263</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Quality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-.083</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Reduce congestion</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.477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-.180</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.138</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Nature of weather</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.360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-.153</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Fuel cost</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.321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.238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Nature of the highway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.503</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.067</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An appropriate mechanism</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.191</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-.064</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Time period of the day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-.165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.194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Providing electric bicycles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.164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-.140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.336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Availability of parking facilities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.334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-.181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.212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Connectivity to public modes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.255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-.013</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.004</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Days of the week</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-.025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.245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-.037</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Other's opinions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.227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-.116</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-.182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Improve health</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-.082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.324</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-.068</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.096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Safety and security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.322</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-.103</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-.138</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Other costs</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.159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-.217</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.034</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Maximum/minimum speed limit</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.305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.017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-.075</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-.049</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Comfortability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.211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-.101</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.330</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-.046</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Distance that have to travel</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.008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.178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-.109</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.162</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.062</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Accessibiity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.270</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.105</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-.073</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-.137</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-.110</w:t>
            </w:r>
          </w:p>
        </w:tc>
      </w:tr>
      <w:tr w:rsidR="00E96473" w:rsidRPr="00D50A75" w:rsidTr="00D05F4C">
        <w:trPr>
          <w:cantSplit/>
        </w:trPr>
        <w:tc>
          <w:tcPr>
            <w:tcW w:w="2447" w:type="dxa"/>
            <w:tcBorders>
              <w:top w:val="nil"/>
              <w:left w:val="single" w:sz="16" w:space="0" w:color="000000"/>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Distance of  the highway</w:t>
            </w:r>
          </w:p>
        </w:tc>
        <w:tc>
          <w:tcPr>
            <w:tcW w:w="1009" w:type="dxa"/>
            <w:tcBorders>
              <w:top w:val="nil"/>
              <w:left w:val="single" w:sz="16" w:space="0" w:color="000000"/>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.237</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.076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-.058</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-.126</w:t>
            </w:r>
          </w:p>
        </w:tc>
        <w:tc>
          <w:tcPr>
            <w:tcW w:w="1009" w:type="dxa"/>
            <w:tcBorders>
              <w:top w:val="nil"/>
              <w:bottom w:val="nil"/>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-.064</w:t>
            </w:r>
          </w:p>
        </w:tc>
        <w:tc>
          <w:tcPr>
            <w:tcW w:w="1009" w:type="dxa"/>
            <w:tcBorders>
              <w:top w:val="nil"/>
              <w:bottom w:val="nil"/>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-.061</w:t>
            </w:r>
          </w:p>
        </w:tc>
      </w:tr>
      <w:tr w:rsidR="00E96473" w:rsidRPr="00D50A75" w:rsidTr="00D05F4C">
        <w:trPr>
          <w:cantSplit/>
        </w:trPr>
        <w:tc>
          <w:tcPr>
            <w:tcW w:w="2447" w:type="dxa"/>
            <w:tcBorders>
              <w:top w:val="nil"/>
              <w:left w:val="single" w:sz="16" w:space="0" w:color="000000"/>
              <w:bottom w:val="single" w:sz="16" w:space="0" w:color="000000"/>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Image/status derived</w:t>
            </w:r>
          </w:p>
        </w:tc>
        <w:tc>
          <w:tcPr>
            <w:tcW w:w="1009" w:type="dxa"/>
            <w:tcBorders>
              <w:top w:val="nil"/>
              <w:left w:val="single" w:sz="16" w:space="0" w:color="000000"/>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.110</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.249</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-.229</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-.163</w:t>
            </w:r>
          </w:p>
        </w:tc>
        <w:tc>
          <w:tcPr>
            <w:tcW w:w="1009" w:type="dxa"/>
            <w:tcBorders>
              <w:top w:val="nil"/>
              <w:bottom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.057</w:t>
            </w:r>
          </w:p>
        </w:tc>
        <w:tc>
          <w:tcPr>
            <w:tcW w:w="1009" w:type="dxa"/>
            <w:tcBorders>
              <w:top w:val="nil"/>
              <w:bottom w:val="single" w:sz="16" w:space="0" w:color="000000"/>
              <w:right w:val="single" w:sz="16" w:space="0" w:color="000000"/>
            </w:tcBorders>
            <w:shd w:val="clear" w:color="auto" w:fill="FFFFFF"/>
            <w:vAlign w:val="center"/>
          </w:tcPr>
          <w:p w:rsidR="00E96473" w:rsidRPr="00D50A75" w:rsidRDefault="00E96473" w:rsidP="00D05F4C">
            <w:pPr>
              <w:autoSpaceDE w:val="0"/>
              <w:autoSpaceDN w:val="0"/>
              <w:adjustRightInd w:val="0"/>
              <w:spacing w:after="0" w:line="320" w:lineRule="atLeast"/>
              <w:jc w:val="right"/>
              <w:rPr>
                <w:rFonts w:ascii="Arial" w:hAnsi="Arial" w:cs="Arial"/>
                <w:color w:val="000000"/>
                <w:sz w:val="18"/>
                <w:szCs w:val="18"/>
              </w:rPr>
            </w:pPr>
            <w:r w:rsidRPr="00D50A75">
              <w:rPr>
                <w:rFonts w:ascii="Arial" w:hAnsi="Arial" w:cs="Arial"/>
                <w:color w:val="000000"/>
                <w:sz w:val="18"/>
                <w:szCs w:val="18"/>
              </w:rPr>
              <w:t>-.032</w:t>
            </w:r>
          </w:p>
        </w:tc>
      </w:tr>
      <w:tr w:rsidR="00E96473" w:rsidRPr="00D50A75" w:rsidTr="00D05F4C">
        <w:trPr>
          <w:cantSplit/>
        </w:trPr>
        <w:tc>
          <w:tcPr>
            <w:tcW w:w="8501" w:type="dxa"/>
            <w:gridSpan w:val="7"/>
            <w:tcBorders>
              <w:top w:val="nil"/>
              <w:left w:val="nil"/>
              <w:bottom w:val="nil"/>
              <w:right w:val="nil"/>
            </w:tcBorders>
            <w:shd w:val="clear" w:color="auto" w:fill="FFFFFF"/>
            <w:vAlign w:val="center"/>
          </w:tcPr>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 xml:space="preserve">Extraction Method: Principal Component Analysis. </w:t>
            </w:r>
          </w:p>
          <w:p w:rsidR="00E96473" w:rsidRPr="00D50A75" w:rsidRDefault="00E96473" w:rsidP="00D05F4C">
            <w:pPr>
              <w:autoSpaceDE w:val="0"/>
              <w:autoSpaceDN w:val="0"/>
              <w:adjustRightInd w:val="0"/>
              <w:spacing w:after="0" w:line="320" w:lineRule="atLeast"/>
              <w:rPr>
                <w:rFonts w:ascii="Arial" w:hAnsi="Arial" w:cs="Arial"/>
                <w:color w:val="000000"/>
                <w:sz w:val="18"/>
                <w:szCs w:val="18"/>
              </w:rPr>
            </w:pPr>
            <w:r w:rsidRPr="00D50A75">
              <w:rPr>
                <w:rFonts w:ascii="Arial" w:hAnsi="Arial" w:cs="Arial"/>
                <w:color w:val="000000"/>
                <w:sz w:val="18"/>
                <w:szCs w:val="18"/>
              </w:rPr>
              <w:t xml:space="preserve"> Rotation Method: Varimax with Kaiser Normalization.</w:t>
            </w:r>
          </w:p>
        </w:tc>
      </w:tr>
    </w:tbl>
    <w:p w:rsidR="002D14C3" w:rsidRDefault="002D14C3" w:rsidP="00E96473">
      <w:pPr>
        <w:rPr>
          <w:rFonts w:ascii="Times New Roman" w:hAnsi="Times New Roman" w:cs="Times New Roman"/>
          <w:sz w:val="32"/>
          <w:szCs w:val="32"/>
        </w:rPr>
      </w:pPr>
    </w:p>
    <w:p w:rsidR="00E96473" w:rsidRDefault="00E96473" w:rsidP="00E96473">
      <w:pPr>
        <w:rPr>
          <w:rFonts w:ascii="Times New Roman" w:hAnsi="Times New Roman" w:cs="Times New Roman"/>
          <w:sz w:val="32"/>
          <w:szCs w:val="32"/>
        </w:rPr>
      </w:pPr>
    </w:p>
    <w:p w:rsidR="00E96473" w:rsidRPr="00056D8F" w:rsidRDefault="00E96473" w:rsidP="00E96473">
      <w:pPr>
        <w:pStyle w:val="Heading1"/>
        <w:ind w:left="792"/>
        <w:jc w:val="center"/>
        <w:rPr>
          <w:rFonts w:ascii="Times New Roman" w:hAnsi="Times New Roman" w:cs="Times New Roman"/>
          <w:b/>
          <w:color w:val="auto"/>
          <w:sz w:val="28"/>
          <w:szCs w:val="28"/>
        </w:rPr>
      </w:pPr>
      <w:bookmarkStart w:id="378" w:name="_Toc532929492"/>
      <w:bookmarkStart w:id="379" w:name="_Toc533053818"/>
      <w:r>
        <w:rPr>
          <w:rFonts w:ascii="Times New Roman" w:hAnsi="Times New Roman" w:cs="Times New Roman"/>
          <w:b/>
          <w:color w:val="auto"/>
        </w:rPr>
        <w:t>Appendix 4 (</w:t>
      </w:r>
      <w:r>
        <w:rPr>
          <w:rFonts w:ascii="Times New Roman" w:hAnsi="Times New Roman" w:cs="Times New Roman"/>
          <w:b/>
          <w:color w:val="auto"/>
          <w:sz w:val="28"/>
          <w:szCs w:val="28"/>
        </w:rPr>
        <w:t>Raw tables of Kruskal Wallis Test)</w:t>
      </w:r>
      <w:bookmarkEnd w:id="378"/>
      <w:bookmarkEnd w:id="379"/>
    </w:p>
    <w:p w:rsidR="00E96473" w:rsidRDefault="00E96473" w:rsidP="00E96473">
      <w:pPr>
        <w:rPr>
          <w:rFonts w:ascii="Times New Roman" w:hAnsi="Times New Roman" w:cs="Times New Roman"/>
          <w:sz w:val="32"/>
          <w:szCs w:val="32"/>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9.609</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8.607</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3.122</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11.718</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12.364</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8.611</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.048</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.072</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.538</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.020</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.015</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.072</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Age</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12.633</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.620</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.024</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.861</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.977</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.098</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.000</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.431</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.877</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.353</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.323</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.754</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Gender</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7.829</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5.869</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9.716</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7.826</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17.160</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7.767</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.098</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.209</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.045</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.098</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.002</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.100</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Employment</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.839</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.554</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.002</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.039</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.070</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7.868</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.360</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.457</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.963</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.844</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.791</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.005</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Bicycle Ownership</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.033</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5.140</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.710</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.997</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5.885</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6.117</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.855</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.023</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.400</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.318</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.015</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.013</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Used bicycle</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499"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499"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15.937</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10.484</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10.112</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20.137</w:t>
            </w:r>
          </w:p>
        </w:tc>
        <w:tc>
          <w:tcPr>
            <w:tcW w:w="1499"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9.984</w:t>
            </w:r>
          </w:p>
        </w:tc>
        <w:tc>
          <w:tcPr>
            <w:tcW w:w="1499"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8.122</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499"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.003</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.033</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.039</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.000</w:t>
            </w:r>
          </w:p>
        </w:tc>
        <w:tc>
          <w:tcPr>
            <w:tcW w:w="1499"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.041</w:t>
            </w:r>
          </w:p>
        </w:tc>
        <w:tc>
          <w:tcPr>
            <w:tcW w:w="1499"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.087</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 Kruskal Wallis Test</w:t>
            </w:r>
          </w:p>
        </w:tc>
      </w:tr>
      <w:tr w:rsidR="00E96473" w:rsidRPr="007E171D" w:rsidTr="00D05F4C">
        <w:trPr>
          <w:cantSplit/>
        </w:trPr>
        <w:tc>
          <w:tcPr>
            <w:tcW w:w="10275"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b. Grouping Variable: Frequency of cycling</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7E171D" w:rsidRDefault="00E96473" w:rsidP="00E96473">
      <w:pPr>
        <w:autoSpaceDE w:val="0"/>
        <w:autoSpaceDN w:val="0"/>
        <w:adjustRightInd w:val="0"/>
        <w:spacing w:after="0" w:line="240" w:lineRule="auto"/>
        <w:rPr>
          <w:rFonts w:ascii="Times New Roman" w:hAnsi="Times New Roman" w:cs="Times New Roman"/>
          <w:sz w:val="24"/>
          <w:szCs w:val="24"/>
        </w:rPr>
      </w:pPr>
    </w:p>
    <w:tbl>
      <w:tblPr>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1"/>
        <w:gridCol w:w="1499"/>
        <w:gridCol w:w="1500"/>
        <w:gridCol w:w="1500"/>
        <w:gridCol w:w="1500"/>
        <w:gridCol w:w="1500"/>
        <w:gridCol w:w="1500"/>
      </w:tblGrid>
      <w:tr w:rsidR="00E96473" w:rsidRPr="007E171D" w:rsidTr="00D05F4C">
        <w:trPr>
          <w:cantSplit/>
        </w:trPr>
        <w:tc>
          <w:tcPr>
            <w:tcW w:w="10280" w:type="dxa"/>
            <w:gridSpan w:val="7"/>
            <w:tcBorders>
              <w:top w:val="nil"/>
              <w:left w:val="nil"/>
              <w:bottom w:val="nil"/>
              <w:right w:val="nil"/>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b/>
                <w:bCs/>
                <w:color w:val="000000"/>
                <w:sz w:val="18"/>
                <w:szCs w:val="18"/>
              </w:rPr>
              <w:t>Test Statistics</w:t>
            </w:r>
            <w:r w:rsidRPr="007E171D">
              <w:rPr>
                <w:rFonts w:ascii="Arial" w:hAnsi="Arial" w:cs="Arial"/>
                <w:b/>
                <w:bCs/>
                <w:color w:val="000000"/>
                <w:sz w:val="18"/>
                <w:szCs w:val="18"/>
                <w:vertAlign w:val="superscript"/>
              </w:rPr>
              <w:t>a,b</w:t>
            </w:r>
          </w:p>
        </w:tc>
      </w:tr>
      <w:tr w:rsidR="00E96473" w:rsidRPr="007E171D" w:rsidTr="00D05F4C">
        <w:trPr>
          <w:cantSplit/>
        </w:trPr>
        <w:tc>
          <w:tcPr>
            <w:tcW w:w="1281" w:type="dxa"/>
            <w:tcBorders>
              <w:top w:val="single" w:sz="16" w:space="0" w:color="000000"/>
              <w:left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p>
        </w:tc>
        <w:tc>
          <w:tcPr>
            <w:tcW w:w="1499" w:type="dxa"/>
            <w:tcBorders>
              <w:top w:val="single" w:sz="16" w:space="0" w:color="000000"/>
              <w:left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Infrastructurefactors</w:t>
            </w:r>
          </w:p>
        </w:tc>
        <w:tc>
          <w:tcPr>
            <w:tcW w:w="1500"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Personalconsideration</w:t>
            </w:r>
          </w:p>
        </w:tc>
        <w:tc>
          <w:tcPr>
            <w:tcW w:w="1500"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Mobilityandcostfactors</w:t>
            </w:r>
          </w:p>
        </w:tc>
        <w:tc>
          <w:tcPr>
            <w:tcW w:w="1500"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Ridingenvironmentandcongestion</w:t>
            </w:r>
          </w:p>
        </w:tc>
        <w:tc>
          <w:tcPr>
            <w:tcW w:w="1500" w:type="dxa"/>
            <w:tcBorders>
              <w:top w:val="single" w:sz="16" w:space="0" w:color="000000"/>
              <w:bottom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Constructionandpolicymaking</w:t>
            </w:r>
          </w:p>
        </w:tc>
        <w:tc>
          <w:tcPr>
            <w:tcW w:w="1500" w:type="dxa"/>
            <w:tcBorders>
              <w:top w:val="single" w:sz="16" w:space="0" w:color="000000"/>
              <w:bottom w:val="single" w:sz="16" w:space="0" w:color="000000"/>
              <w:right w:val="single" w:sz="16" w:space="0" w:color="000000"/>
            </w:tcBorders>
            <w:shd w:val="clear" w:color="auto" w:fill="FFFFFF"/>
          </w:tcPr>
          <w:p w:rsidR="00E96473" w:rsidRPr="007E171D" w:rsidRDefault="00E96473" w:rsidP="00D05F4C">
            <w:pPr>
              <w:autoSpaceDE w:val="0"/>
              <w:autoSpaceDN w:val="0"/>
              <w:adjustRightInd w:val="0"/>
              <w:spacing w:after="0" w:line="320" w:lineRule="atLeast"/>
              <w:ind w:left="60" w:right="60"/>
              <w:jc w:val="center"/>
              <w:rPr>
                <w:rFonts w:ascii="Arial" w:hAnsi="Arial" w:cs="Arial"/>
                <w:color w:val="000000"/>
                <w:sz w:val="18"/>
                <w:szCs w:val="18"/>
              </w:rPr>
            </w:pPr>
            <w:r w:rsidRPr="007E171D">
              <w:rPr>
                <w:rFonts w:ascii="Arial" w:hAnsi="Arial" w:cs="Arial"/>
                <w:color w:val="000000"/>
                <w:sz w:val="18"/>
                <w:szCs w:val="18"/>
              </w:rPr>
              <w:t>Socialinfluence</w:t>
            </w:r>
          </w:p>
        </w:tc>
      </w:tr>
      <w:tr w:rsidR="00E96473" w:rsidRPr="007E171D" w:rsidTr="00D05F4C">
        <w:trPr>
          <w:cantSplit/>
        </w:trPr>
        <w:tc>
          <w:tcPr>
            <w:tcW w:w="1281" w:type="dxa"/>
            <w:tcBorders>
              <w:top w:val="single" w:sz="16" w:space="0" w:color="000000"/>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Chi-Square</w:t>
            </w:r>
          </w:p>
        </w:tc>
        <w:tc>
          <w:tcPr>
            <w:tcW w:w="1499" w:type="dxa"/>
            <w:tcBorders>
              <w:top w:val="single" w:sz="16" w:space="0" w:color="000000"/>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5.894</w:t>
            </w:r>
          </w:p>
        </w:tc>
        <w:tc>
          <w:tcPr>
            <w:tcW w:w="1500"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20.575</w:t>
            </w:r>
          </w:p>
        </w:tc>
        <w:tc>
          <w:tcPr>
            <w:tcW w:w="1500"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16.426</w:t>
            </w:r>
          </w:p>
        </w:tc>
        <w:tc>
          <w:tcPr>
            <w:tcW w:w="1500"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7.166</w:t>
            </w:r>
          </w:p>
        </w:tc>
        <w:tc>
          <w:tcPr>
            <w:tcW w:w="1500" w:type="dxa"/>
            <w:tcBorders>
              <w:top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15.598</w:t>
            </w:r>
          </w:p>
        </w:tc>
        <w:tc>
          <w:tcPr>
            <w:tcW w:w="1500" w:type="dxa"/>
            <w:tcBorders>
              <w:top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12.194</w:t>
            </w:r>
          </w:p>
        </w:tc>
      </w:tr>
      <w:tr w:rsidR="00E96473" w:rsidRPr="007E171D" w:rsidTr="00D05F4C">
        <w:trPr>
          <w:cantSplit/>
        </w:trPr>
        <w:tc>
          <w:tcPr>
            <w:tcW w:w="1281" w:type="dxa"/>
            <w:tcBorders>
              <w:top w:val="nil"/>
              <w:left w:val="single" w:sz="16" w:space="0" w:color="000000"/>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df</w:t>
            </w:r>
          </w:p>
        </w:tc>
        <w:tc>
          <w:tcPr>
            <w:tcW w:w="1499" w:type="dxa"/>
            <w:tcBorders>
              <w:top w:val="nil"/>
              <w:left w:val="single" w:sz="16" w:space="0" w:color="000000"/>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500"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500"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500"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500" w:type="dxa"/>
            <w:tcBorders>
              <w:top w:val="nil"/>
              <w:bottom w:val="nil"/>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c>
          <w:tcPr>
            <w:tcW w:w="1500" w:type="dxa"/>
            <w:tcBorders>
              <w:top w:val="nil"/>
              <w:bottom w:val="nil"/>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4</w:t>
            </w:r>
          </w:p>
        </w:tc>
      </w:tr>
      <w:tr w:rsidR="00E96473" w:rsidRPr="007E171D" w:rsidTr="00D05F4C">
        <w:trPr>
          <w:cantSplit/>
        </w:trPr>
        <w:tc>
          <w:tcPr>
            <w:tcW w:w="1281" w:type="dxa"/>
            <w:tcBorders>
              <w:top w:val="nil"/>
              <w:left w:val="single" w:sz="16" w:space="0" w:color="000000"/>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rPr>
                <w:rFonts w:ascii="Arial" w:hAnsi="Arial" w:cs="Arial"/>
                <w:color w:val="000000"/>
                <w:sz w:val="18"/>
                <w:szCs w:val="18"/>
              </w:rPr>
            </w:pPr>
            <w:r w:rsidRPr="007E171D">
              <w:rPr>
                <w:rFonts w:ascii="Arial" w:hAnsi="Arial" w:cs="Arial"/>
                <w:color w:val="000000"/>
                <w:sz w:val="18"/>
                <w:szCs w:val="18"/>
              </w:rPr>
              <w:t>Asymp. Sig.</w:t>
            </w:r>
          </w:p>
        </w:tc>
        <w:tc>
          <w:tcPr>
            <w:tcW w:w="1499" w:type="dxa"/>
            <w:tcBorders>
              <w:top w:val="nil"/>
              <w:left w:val="single" w:sz="16" w:space="0" w:color="000000"/>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.207</w:t>
            </w:r>
          </w:p>
        </w:tc>
        <w:tc>
          <w:tcPr>
            <w:tcW w:w="1500"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.000</w:t>
            </w:r>
          </w:p>
        </w:tc>
        <w:tc>
          <w:tcPr>
            <w:tcW w:w="1500"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.002</w:t>
            </w:r>
          </w:p>
        </w:tc>
        <w:tc>
          <w:tcPr>
            <w:tcW w:w="1500"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.127</w:t>
            </w:r>
          </w:p>
        </w:tc>
        <w:tc>
          <w:tcPr>
            <w:tcW w:w="1500" w:type="dxa"/>
            <w:tcBorders>
              <w:top w:val="nil"/>
              <w:bottom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.004</w:t>
            </w:r>
          </w:p>
        </w:tc>
        <w:tc>
          <w:tcPr>
            <w:tcW w:w="1500" w:type="dxa"/>
            <w:tcBorders>
              <w:top w:val="nil"/>
              <w:bottom w:val="single" w:sz="16" w:space="0" w:color="000000"/>
              <w:right w:val="single" w:sz="16" w:space="0" w:color="000000"/>
            </w:tcBorders>
            <w:shd w:val="clear" w:color="auto" w:fill="FFFFFF"/>
            <w:vAlign w:val="center"/>
          </w:tcPr>
          <w:p w:rsidR="00E96473" w:rsidRPr="007E171D" w:rsidRDefault="00E96473" w:rsidP="00D05F4C">
            <w:pPr>
              <w:autoSpaceDE w:val="0"/>
              <w:autoSpaceDN w:val="0"/>
              <w:adjustRightInd w:val="0"/>
              <w:spacing w:after="0" w:line="320" w:lineRule="atLeast"/>
              <w:ind w:left="60" w:right="60"/>
              <w:jc w:val="right"/>
              <w:rPr>
                <w:rFonts w:ascii="Arial" w:hAnsi="Arial" w:cs="Arial"/>
                <w:color w:val="000000"/>
                <w:sz w:val="18"/>
                <w:szCs w:val="18"/>
              </w:rPr>
            </w:pPr>
            <w:r w:rsidRPr="007E171D">
              <w:rPr>
                <w:rFonts w:ascii="Arial" w:hAnsi="Arial" w:cs="Arial"/>
                <w:color w:val="000000"/>
                <w:sz w:val="18"/>
                <w:szCs w:val="18"/>
              </w:rPr>
              <w:t>.016</w:t>
            </w:r>
          </w:p>
        </w:tc>
      </w:tr>
    </w:tbl>
    <w:p w:rsidR="00E96473" w:rsidRPr="007E171D" w:rsidRDefault="00E96473" w:rsidP="00E96473">
      <w:pPr>
        <w:autoSpaceDE w:val="0"/>
        <w:autoSpaceDN w:val="0"/>
        <w:adjustRightInd w:val="0"/>
        <w:spacing w:after="0" w:line="400" w:lineRule="atLeast"/>
        <w:rPr>
          <w:rFonts w:ascii="Times New Roman" w:hAnsi="Times New Roman" w:cs="Times New Roman"/>
          <w:sz w:val="24"/>
          <w:szCs w:val="24"/>
        </w:rPr>
      </w:pPr>
    </w:p>
    <w:p w:rsidR="00E96473" w:rsidRPr="00A9536B" w:rsidRDefault="00E96473" w:rsidP="00E96473">
      <w:pPr>
        <w:rPr>
          <w:rFonts w:ascii="Times New Roman" w:hAnsi="Times New Roman" w:cs="Times New Roman"/>
          <w:sz w:val="32"/>
          <w:szCs w:val="32"/>
        </w:rPr>
      </w:pPr>
    </w:p>
    <w:p w:rsidR="00790AB2" w:rsidRDefault="00790AB2" w:rsidP="00AC48BF"/>
    <w:p w:rsidR="00790AB2" w:rsidRDefault="00790AB2" w:rsidP="00790AB2">
      <w:r>
        <w:br w:type="page"/>
      </w:r>
    </w:p>
    <w:p w:rsidR="00790AB2" w:rsidRDefault="00790AB2" w:rsidP="00AC48BF"/>
    <w:p w:rsidR="00AC48BF" w:rsidRPr="00AC48BF" w:rsidRDefault="00AC48BF" w:rsidP="00AC48BF"/>
    <w:sectPr w:rsidR="00AC48BF" w:rsidRPr="00AC48BF" w:rsidSect="00E6574F">
      <w:footerReference w:type="default" r:id="rId35"/>
      <w:pgSz w:w="12240" w:h="15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4E8" w:rsidRDefault="007174E8" w:rsidP="00B578F1">
      <w:pPr>
        <w:spacing w:after="0" w:line="240" w:lineRule="auto"/>
      </w:pPr>
      <w:r>
        <w:separator/>
      </w:r>
    </w:p>
  </w:endnote>
  <w:endnote w:type="continuationSeparator" w:id="0">
    <w:p w:rsidR="007174E8" w:rsidRDefault="007174E8" w:rsidP="00B57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330185"/>
      <w:docPartObj>
        <w:docPartGallery w:val="Page Numbers (Bottom of Page)"/>
        <w:docPartUnique/>
      </w:docPartObj>
    </w:sdtPr>
    <w:sdtEndPr>
      <w:rPr>
        <w:noProof/>
      </w:rPr>
    </w:sdtEndPr>
    <w:sdtContent>
      <w:p w:rsidR="00D05F4C" w:rsidRDefault="00D05F4C">
        <w:pPr>
          <w:pStyle w:val="Footer"/>
          <w:jc w:val="right"/>
        </w:pPr>
        <w:r>
          <w:fldChar w:fldCharType="begin"/>
        </w:r>
        <w:r>
          <w:instrText xml:space="preserve"> PAGE   \* MERGEFORMAT </w:instrText>
        </w:r>
        <w:r>
          <w:fldChar w:fldCharType="separate"/>
        </w:r>
        <w:r w:rsidR="00471663">
          <w:rPr>
            <w:noProof/>
          </w:rPr>
          <w:t>22</w:t>
        </w:r>
        <w:r>
          <w:rPr>
            <w:noProof/>
          </w:rPr>
          <w:fldChar w:fldCharType="end"/>
        </w:r>
      </w:p>
    </w:sdtContent>
  </w:sdt>
  <w:p w:rsidR="00D05F4C" w:rsidRDefault="00D05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4E8" w:rsidRDefault="007174E8" w:rsidP="00B578F1">
      <w:pPr>
        <w:spacing w:after="0" w:line="240" w:lineRule="auto"/>
      </w:pPr>
      <w:r>
        <w:separator/>
      </w:r>
    </w:p>
  </w:footnote>
  <w:footnote w:type="continuationSeparator" w:id="0">
    <w:p w:rsidR="007174E8" w:rsidRDefault="007174E8" w:rsidP="00B57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6DB7"/>
    <w:multiLevelType w:val="hybridMultilevel"/>
    <w:tmpl w:val="75580D7E"/>
    <w:lvl w:ilvl="0" w:tplc="04090011">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A484C"/>
    <w:multiLevelType w:val="multilevel"/>
    <w:tmpl w:val="CDB88E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F87600C"/>
    <w:multiLevelType w:val="hybridMultilevel"/>
    <w:tmpl w:val="076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52202"/>
    <w:multiLevelType w:val="multilevel"/>
    <w:tmpl w:val="D51AC7EE"/>
    <w:lvl w:ilvl="0">
      <w:start w:val="5"/>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5C1C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AA5180"/>
    <w:multiLevelType w:val="hybridMultilevel"/>
    <w:tmpl w:val="B23E78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0B5362"/>
    <w:multiLevelType w:val="multilevel"/>
    <w:tmpl w:val="38BE3888"/>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FE1364B"/>
    <w:multiLevelType w:val="hybridMultilevel"/>
    <w:tmpl w:val="1BBA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756BC"/>
    <w:multiLevelType w:val="hybridMultilevel"/>
    <w:tmpl w:val="20EE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F382B"/>
    <w:multiLevelType w:val="multilevel"/>
    <w:tmpl w:val="05B081BE"/>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81724F7"/>
    <w:multiLevelType w:val="multilevel"/>
    <w:tmpl w:val="B748F8B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556C5F"/>
    <w:multiLevelType w:val="hybridMultilevel"/>
    <w:tmpl w:val="B03C7B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637C3"/>
    <w:multiLevelType w:val="hybridMultilevel"/>
    <w:tmpl w:val="FAD8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3652F"/>
    <w:multiLevelType w:val="hybridMultilevel"/>
    <w:tmpl w:val="79DA1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20DC7"/>
    <w:multiLevelType w:val="hybridMultilevel"/>
    <w:tmpl w:val="738E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5219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630560E"/>
    <w:multiLevelType w:val="hybridMultilevel"/>
    <w:tmpl w:val="5BDA2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A7EA1"/>
    <w:multiLevelType w:val="hybridMultilevel"/>
    <w:tmpl w:val="6AFE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61646D"/>
    <w:multiLevelType w:val="hybridMultilevel"/>
    <w:tmpl w:val="FC5AAF5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15:restartNumberingAfterBreak="0">
    <w:nsid w:val="4E7768BC"/>
    <w:multiLevelType w:val="hybridMultilevel"/>
    <w:tmpl w:val="6748BDD2"/>
    <w:lvl w:ilvl="0" w:tplc="04090001">
      <w:start w:val="1"/>
      <w:numFmt w:val="bullet"/>
      <w:lvlText w:val=""/>
      <w:lvlJc w:val="left"/>
      <w:pPr>
        <w:ind w:left="1863" w:hanging="360"/>
      </w:pPr>
      <w:rPr>
        <w:rFonts w:ascii="Symbol" w:hAnsi="Symbol" w:hint="default"/>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20" w15:restartNumberingAfterBreak="0">
    <w:nsid w:val="4FF533E0"/>
    <w:multiLevelType w:val="hybridMultilevel"/>
    <w:tmpl w:val="7392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D3AA2"/>
    <w:multiLevelType w:val="hybridMultilevel"/>
    <w:tmpl w:val="4234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852E4"/>
    <w:multiLevelType w:val="multilevel"/>
    <w:tmpl w:val="90E06036"/>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3311A8D"/>
    <w:multiLevelType w:val="hybridMultilevel"/>
    <w:tmpl w:val="6F62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96721"/>
    <w:multiLevelType w:val="hybridMultilevel"/>
    <w:tmpl w:val="3A02AC5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53399C"/>
    <w:multiLevelType w:val="hybridMultilevel"/>
    <w:tmpl w:val="AF0A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8455F"/>
    <w:multiLevelType w:val="hybridMultilevel"/>
    <w:tmpl w:val="7A6E3E80"/>
    <w:lvl w:ilvl="0" w:tplc="AD68F85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613B5"/>
    <w:multiLevelType w:val="hybridMultilevel"/>
    <w:tmpl w:val="7F7A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26D85"/>
    <w:multiLevelType w:val="hybridMultilevel"/>
    <w:tmpl w:val="EC46D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A47D82"/>
    <w:multiLevelType w:val="hybridMultilevel"/>
    <w:tmpl w:val="C90694CE"/>
    <w:lvl w:ilvl="0" w:tplc="18AE27F2">
      <w:start w:val="6"/>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0" w15:restartNumberingAfterBreak="0">
    <w:nsid w:val="790E5B29"/>
    <w:multiLevelType w:val="hybridMultilevel"/>
    <w:tmpl w:val="AEFC6F6E"/>
    <w:lvl w:ilvl="0" w:tplc="037CFA5A">
      <w:start w:val="1"/>
      <w:numFmt w:val="decimal"/>
      <w:lvlText w:val="%1)"/>
      <w:lvlJc w:val="left"/>
      <w:pPr>
        <w:ind w:left="720" w:hanging="360"/>
      </w:pPr>
      <w:rPr>
        <w:rFonts w:eastAsia="Times New Roman"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627057"/>
    <w:multiLevelType w:val="hybridMultilevel"/>
    <w:tmpl w:val="3B800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6D20C6"/>
    <w:multiLevelType w:val="multilevel"/>
    <w:tmpl w:val="11D2E88A"/>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090E85"/>
    <w:multiLevelType w:val="hybridMultilevel"/>
    <w:tmpl w:val="D33E9B4E"/>
    <w:lvl w:ilvl="0" w:tplc="0042205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7A1D7DD7"/>
    <w:multiLevelType w:val="hybridMultilevel"/>
    <w:tmpl w:val="53B80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C66A6"/>
    <w:multiLevelType w:val="hybridMultilevel"/>
    <w:tmpl w:val="DABC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466280"/>
    <w:multiLevelType w:val="hybridMultilevel"/>
    <w:tmpl w:val="5F886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10AD3"/>
    <w:multiLevelType w:val="multilevel"/>
    <w:tmpl w:val="DECE0C4C"/>
    <w:lvl w:ilvl="0">
      <w:start w:val="1"/>
      <w:numFmt w:val="decimal"/>
      <w:lvlText w:val="%1"/>
      <w:lvlJc w:val="left"/>
      <w:pPr>
        <w:ind w:left="390" w:hanging="390"/>
      </w:pPr>
      <w:rPr>
        <w:rFonts w:hint="default"/>
      </w:rPr>
    </w:lvl>
    <w:lvl w:ilvl="1">
      <w:start w:val="1"/>
      <w:numFmt w:val="decimal"/>
      <w:lvlText w:val="%1.%2"/>
      <w:lvlJc w:val="left"/>
      <w:pPr>
        <w:ind w:left="966" w:hanging="39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num w:numId="1">
    <w:abstractNumId w:val="28"/>
  </w:num>
  <w:num w:numId="2">
    <w:abstractNumId w:val="22"/>
  </w:num>
  <w:num w:numId="3">
    <w:abstractNumId w:val="11"/>
  </w:num>
  <w:num w:numId="4">
    <w:abstractNumId w:val="24"/>
  </w:num>
  <w:num w:numId="5">
    <w:abstractNumId w:val="5"/>
  </w:num>
  <w:num w:numId="6">
    <w:abstractNumId w:val="34"/>
  </w:num>
  <w:num w:numId="7">
    <w:abstractNumId w:val="36"/>
  </w:num>
  <w:num w:numId="8">
    <w:abstractNumId w:val="13"/>
  </w:num>
  <w:num w:numId="9">
    <w:abstractNumId w:val="31"/>
  </w:num>
  <w:num w:numId="10">
    <w:abstractNumId w:val="8"/>
  </w:num>
  <w:num w:numId="11">
    <w:abstractNumId w:val="16"/>
  </w:num>
  <w:num w:numId="12">
    <w:abstractNumId w:val="6"/>
  </w:num>
  <w:num w:numId="13">
    <w:abstractNumId w:val="14"/>
  </w:num>
  <w:num w:numId="14">
    <w:abstractNumId w:val="17"/>
  </w:num>
  <w:num w:numId="15">
    <w:abstractNumId w:val="9"/>
  </w:num>
  <w:num w:numId="16">
    <w:abstractNumId w:val="4"/>
  </w:num>
  <w:num w:numId="17">
    <w:abstractNumId w:val="4"/>
    <w:lvlOverride w:ilvl="0">
      <w:startOverride w:val="1"/>
    </w:lvlOverride>
  </w:num>
  <w:num w:numId="18">
    <w:abstractNumId w:val="4"/>
    <w:lvlOverride w:ilvl="0">
      <w:startOverride w:val="1"/>
    </w:lvlOverride>
    <w:lvlOverride w:ilvl="1">
      <w:startOverride w:val="2"/>
    </w:lvlOverride>
  </w:num>
  <w:num w:numId="19">
    <w:abstractNumId w:val="29"/>
  </w:num>
  <w:num w:numId="20">
    <w:abstractNumId w:val="37"/>
  </w:num>
  <w:num w:numId="21">
    <w:abstractNumId w:val="20"/>
  </w:num>
  <w:num w:numId="22">
    <w:abstractNumId w:val="35"/>
  </w:num>
  <w:num w:numId="23">
    <w:abstractNumId w:val="12"/>
  </w:num>
  <w:num w:numId="24">
    <w:abstractNumId w:val="27"/>
  </w:num>
  <w:num w:numId="25">
    <w:abstractNumId w:val="1"/>
  </w:num>
  <w:num w:numId="26">
    <w:abstractNumId w:val="15"/>
  </w:num>
  <w:num w:numId="27">
    <w:abstractNumId w:val="32"/>
  </w:num>
  <w:num w:numId="28">
    <w:abstractNumId w:val="19"/>
  </w:num>
  <w:num w:numId="29">
    <w:abstractNumId w:val="2"/>
  </w:num>
  <w:num w:numId="30">
    <w:abstractNumId w:val="23"/>
  </w:num>
  <w:num w:numId="31">
    <w:abstractNumId w:val="7"/>
  </w:num>
  <w:num w:numId="32">
    <w:abstractNumId w:val="25"/>
  </w:num>
  <w:num w:numId="33">
    <w:abstractNumId w:val="18"/>
  </w:num>
  <w:num w:numId="34">
    <w:abstractNumId w:val="21"/>
  </w:num>
  <w:num w:numId="35">
    <w:abstractNumId w:val="33"/>
  </w:num>
  <w:num w:numId="36">
    <w:abstractNumId w:val="3"/>
  </w:num>
  <w:num w:numId="37">
    <w:abstractNumId w:val="30"/>
  </w:num>
  <w:num w:numId="38">
    <w:abstractNumId w:val="26"/>
  </w:num>
  <w:num w:numId="39">
    <w:abstractNumId w:val="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74F"/>
    <w:rsid w:val="00094287"/>
    <w:rsid w:val="000B60D3"/>
    <w:rsid w:val="00136E84"/>
    <w:rsid w:val="00144542"/>
    <w:rsid w:val="00146B96"/>
    <w:rsid w:val="001B2220"/>
    <w:rsid w:val="001C769F"/>
    <w:rsid w:val="001F222D"/>
    <w:rsid w:val="0024747E"/>
    <w:rsid w:val="002513BC"/>
    <w:rsid w:val="0025765C"/>
    <w:rsid w:val="00276CD4"/>
    <w:rsid w:val="002B0386"/>
    <w:rsid w:val="002C4089"/>
    <w:rsid w:val="002D14C3"/>
    <w:rsid w:val="002E057A"/>
    <w:rsid w:val="00317A07"/>
    <w:rsid w:val="003772D2"/>
    <w:rsid w:val="00390D64"/>
    <w:rsid w:val="003D36C0"/>
    <w:rsid w:val="003D3F1E"/>
    <w:rsid w:val="00400D08"/>
    <w:rsid w:val="00407CA6"/>
    <w:rsid w:val="004126C6"/>
    <w:rsid w:val="00471663"/>
    <w:rsid w:val="0048570C"/>
    <w:rsid w:val="004A558D"/>
    <w:rsid w:val="004B596F"/>
    <w:rsid w:val="004F66EA"/>
    <w:rsid w:val="004F7975"/>
    <w:rsid w:val="00534573"/>
    <w:rsid w:val="00545039"/>
    <w:rsid w:val="00545238"/>
    <w:rsid w:val="00556EA0"/>
    <w:rsid w:val="005A605B"/>
    <w:rsid w:val="005D1D8B"/>
    <w:rsid w:val="00632784"/>
    <w:rsid w:val="006668FE"/>
    <w:rsid w:val="006804DC"/>
    <w:rsid w:val="006B5071"/>
    <w:rsid w:val="007174E8"/>
    <w:rsid w:val="00772140"/>
    <w:rsid w:val="00784C22"/>
    <w:rsid w:val="00790AB2"/>
    <w:rsid w:val="007923CC"/>
    <w:rsid w:val="007C6BF2"/>
    <w:rsid w:val="007C722F"/>
    <w:rsid w:val="007E0C23"/>
    <w:rsid w:val="0081140D"/>
    <w:rsid w:val="0081762F"/>
    <w:rsid w:val="00846613"/>
    <w:rsid w:val="00897DA9"/>
    <w:rsid w:val="008A34A6"/>
    <w:rsid w:val="008B1450"/>
    <w:rsid w:val="00916888"/>
    <w:rsid w:val="00972624"/>
    <w:rsid w:val="00994FB2"/>
    <w:rsid w:val="009C168C"/>
    <w:rsid w:val="00A912F1"/>
    <w:rsid w:val="00A978CC"/>
    <w:rsid w:val="00AC48BF"/>
    <w:rsid w:val="00AF2585"/>
    <w:rsid w:val="00AF60A5"/>
    <w:rsid w:val="00B578F1"/>
    <w:rsid w:val="00B908CF"/>
    <w:rsid w:val="00BA6969"/>
    <w:rsid w:val="00BB5F0F"/>
    <w:rsid w:val="00C93E30"/>
    <w:rsid w:val="00CD1DF9"/>
    <w:rsid w:val="00CE1280"/>
    <w:rsid w:val="00D05F4C"/>
    <w:rsid w:val="00D1762F"/>
    <w:rsid w:val="00D631D3"/>
    <w:rsid w:val="00D71F03"/>
    <w:rsid w:val="00D915EB"/>
    <w:rsid w:val="00DB2607"/>
    <w:rsid w:val="00E1255A"/>
    <w:rsid w:val="00E349E2"/>
    <w:rsid w:val="00E3723B"/>
    <w:rsid w:val="00E6326C"/>
    <w:rsid w:val="00E6574F"/>
    <w:rsid w:val="00E70B57"/>
    <w:rsid w:val="00E84A2A"/>
    <w:rsid w:val="00E96473"/>
    <w:rsid w:val="00EA033E"/>
    <w:rsid w:val="00F23817"/>
    <w:rsid w:val="00F35AFC"/>
    <w:rsid w:val="00F4252B"/>
    <w:rsid w:val="00F47E24"/>
    <w:rsid w:val="00FB4F10"/>
    <w:rsid w:val="00FD7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2473"/>
  <w15:chartTrackingRefBased/>
  <w15:docId w15:val="{7B4266BB-5B4D-42D2-8A72-9ED724AC8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574F"/>
    <w:pPr>
      <w:spacing w:after="200" w:line="276" w:lineRule="auto"/>
    </w:pPr>
    <w:rPr>
      <w:rFonts w:eastAsiaTheme="minorEastAsia"/>
    </w:rPr>
  </w:style>
  <w:style w:type="paragraph" w:styleId="Heading1">
    <w:name w:val="heading 1"/>
    <w:basedOn w:val="Normal"/>
    <w:next w:val="Normal"/>
    <w:link w:val="Heading1Char"/>
    <w:uiPriority w:val="9"/>
    <w:qFormat/>
    <w:rsid w:val="00E6574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574F"/>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574F"/>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574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74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74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74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74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74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7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57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57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657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657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57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57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57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74F"/>
    <w:rPr>
      <w:rFonts w:asciiTheme="majorHAnsi" w:eastAsiaTheme="majorEastAsia" w:hAnsiTheme="majorHAnsi" w:cstheme="majorBidi"/>
      <w:i/>
      <w:iCs/>
      <w:color w:val="272727" w:themeColor="text1" w:themeTint="D8"/>
      <w:sz w:val="21"/>
      <w:szCs w:val="21"/>
    </w:rPr>
  </w:style>
  <w:style w:type="paragraph" w:customStyle="1" w:styleId="Default">
    <w:name w:val="Default"/>
    <w:rsid w:val="00E6574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E6574F"/>
    <w:pPr>
      <w:ind w:left="720"/>
      <w:contextualSpacing/>
    </w:pPr>
    <w:rPr>
      <w:rFonts w:eastAsiaTheme="minorHAnsi"/>
    </w:rPr>
  </w:style>
  <w:style w:type="paragraph" w:styleId="TOCHeading">
    <w:name w:val="TOC Heading"/>
    <w:basedOn w:val="Heading1"/>
    <w:next w:val="Normal"/>
    <w:uiPriority w:val="39"/>
    <w:unhideWhenUsed/>
    <w:qFormat/>
    <w:rsid w:val="00E6574F"/>
    <w:pPr>
      <w:spacing w:line="259" w:lineRule="auto"/>
      <w:outlineLvl w:val="9"/>
    </w:pPr>
  </w:style>
  <w:style w:type="paragraph" w:styleId="Caption">
    <w:name w:val="caption"/>
    <w:basedOn w:val="Normal"/>
    <w:next w:val="Normal"/>
    <w:uiPriority w:val="35"/>
    <w:unhideWhenUsed/>
    <w:qFormat/>
    <w:rsid w:val="00E6574F"/>
    <w:pPr>
      <w:spacing w:line="240" w:lineRule="auto"/>
    </w:pPr>
    <w:rPr>
      <w:i/>
      <w:iCs/>
      <w:color w:val="44546A" w:themeColor="text2"/>
      <w:sz w:val="18"/>
      <w:szCs w:val="18"/>
    </w:rPr>
  </w:style>
  <w:style w:type="paragraph" w:styleId="TOC1">
    <w:name w:val="toc 1"/>
    <w:basedOn w:val="Normal"/>
    <w:next w:val="Normal"/>
    <w:autoRedefine/>
    <w:uiPriority w:val="39"/>
    <w:unhideWhenUsed/>
    <w:rsid w:val="00E6574F"/>
    <w:pPr>
      <w:spacing w:after="100"/>
    </w:pPr>
  </w:style>
  <w:style w:type="paragraph" w:styleId="TOC2">
    <w:name w:val="toc 2"/>
    <w:basedOn w:val="Normal"/>
    <w:next w:val="Normal"/>
    <w:autoRedefine/>
    <w:uiPriority w:val="39"/>
    <w:unhideWhenUsed/>
    <w:rsid w:val="00E6574F"/>
    <w:pPr>
      <w:spacing w:after="100"/>
      <w:ind w:left="220"/>
    </w:pPr>
  </w:style>
  <w:style w:type="character" w:styleId="Hyperlink">
    <w:name w:val="Hyperlink"/>
    <w:basedOn w:val="DefaultParagraphFont"/>
    <w:uiPriority w:val="99"/>
    <w:unhideWhenUsed/>
    <w:rsid w:val="00E6574F"/>
    <w:rPr>
      <w:color w:val="0563C1" w:themeColor="hyperlink"/>
      <w:u w:val="single"/>
    </w:rPr>
  </w:style>
  <w:style w:type="paragraph" w:styleId="TableofFigures">
    <w:name w:val="table of figures"/>
    <w:basedOn w:val="Normal"/>
    <w:next w:val="Normal"/>
    <w:uiPriority w:val="99"/>
    <w:unhideWhenUsed/>
    <w:rsid w:val="00E6574F"/>
    <w:pPr>
      <w:spacing w:after="0"/>
    </w:pPr>
  </w:style>
  <w:style w:type="paragraph" w:customStyle="1" w:styleId="listoffigures">
    <w:name w:val="list of figures"/>
    <w:basedOn w:val="Normal"/>
    <w:link w:val="listoffiguresChar"/>
    <w:qFormat/>
    <w:rsid w:val="00B578F1"/>
    <w:pPr>
      <w:spacing w:after="160" w:line="360" w:lineRule="auto"/>
      <w:jc w:val="both"/>
    </w:pPr>
    <w:rPr>
      <w:rFonts w:ascii="Times New Roman" w:eastAsiaTheme="minorHAnsi" w:hAnsi="Times New Roman" w:cs="Times New Roman"/>
      <w:i/>
      <w:color w:val="000000" w:themeColor="text1"/>
      <w:sz w:val="24"/>
      <w:szCs w:val="24"/>
    </w:rPr>
  </w:style>
  <w:style w:type="character" w:customStyle="1" w:styleId="listoffiguresChar">
    <w:name w:val="list of figures Char"/>
    <w:basedOn w:val="DefaultParagraphFont"/>
    <w:link w:val="listoffigures"/>
    <w:rsid w:val="00B578F1"/>
    <w:rPr>
      <w:rFonts w:ascii="Times New Roman" w:hAnsi="Times New Roman" w:cs="Times New Roman"/>
      <w:i/>
      <w:color w:val="000000" w:themeColor="text1"/>
      <w:sz w:val="24"/>
      <w:szCs w:val="24"/>
    </w:rPr>
  </w:style>
  <w:style w:type="paragraph" w:styleId="Header">
    <w:name w:val="header"/>
    <w:basedOn w:val="Normal"/>
    <w:link w:val="HeaderChar"/>
    <w:uiPriority w:val="99"/>
    <w:unhideWhenUsed/>
    <w:rsid w:val="00B57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8F1"/>
    <w:rPr>
      <w:rFonts w:eastAsiaTheme="minorEastAsia"/>
    </w:rPr>
  </w:style>
  <w:style w:type="paragraph" w:styleId="Footer">
    <w:name w:val="footer"/>
    <w:basedOn w:val="Normal"/>
    <w:link w:val="FooterChar"/>
    <w:uiPriority w:val="99"/>
    <w:unhideWhenUsed/>
    <w:rsid w:val="00B57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8F1"/>
    <w:rPr>
      <w:rFonts w:eastAsiaTheme="minorEastAsia"/>
    </w:rPr>
  </w:style>
  <w:style w:type="character" w:customStyle="1" w:styleId="figcaption">
    <w:name w:val="figcaption"/>
    <w:basedOn w:val="DefaultParagraphFont"/>
    <w:rsid w:val="00846613"/>
  </w:style>
  <w:style w:type="paragraph" w:styleId="TOC3">
    <w:name w:val="toc 3"/>
    <w:basedOn w:val="Normal"/>
    <w:next w:val="Normal"/>
    <w:autoRedefine/>
    <w:uiPriority w:val="39"/>
    <w:unhideWhenUsed/>
    <w:rsid w:val="00E70B57"/>
    <w:pPr>
      <w:spacing w:after="100"/>
      <w:ind w:left="440"/>
    </w:pPr>
  </w:style>
  <w:style w:type="table" w:styleId="PlainTable1">
    <w:name w:val="Plain Table 1"/>
    <w:basedOn w:val="TableNormal"/>
    <w:uiPriority w:val="41"/>
    <w:rsid w:val="00F35A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C4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126C6"/>
  </w:style>
  <w:style w:type="paragraph" w:styleId="BalloonText">
    <w:name w:val="Balloon Text"/>
    <w:basedOn w:val="Normal"/>
    <w:link w:val="BalloonTextChar"/>
    <w:uiPriority w:val="99"/>
    <w:semiHidden/>
    <w:unhideWhenUsed/>
    <w:rsid w:val="00E96473"/>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E96473"/>
    <w:rPr>
      <w:rFonts w:ascii="Segoe UI" w:hAnsi="Segoe UI" w:cs="Segoe UI"/>
      <w:sz w:val="18"/>
      <w:szCs w:val="18"/>
    </w:rPr>
  </w:style>
  <w:style w:type="character" w:styleId="CommentReference">
    <w:name w:val="annotation reference"/>
    <w:basedOn w:val="DefaultParagraphFont"/>
    <w:uiPriority w:val="99"/>
    <w:semiHidden/>
    <w:unhideWhenUsed/>
    <w:rsid w:val="00E96473"/>
    <w:rPr>
      <w:sz w:val="16"/>
      <w:szCs w:val="16"/>
    </w:rPr>
  </w:style>
  <w:style w:type="paragraph" w:styleId="CommentText">
    <w:name w:val="annotation text"/>
    <w:basedOn w:val="Normal"/>
    <w:link w:val="CommentTextChar"/>
    <w:uiPriority w:val="99"/>
    <w:semiHidden/>
    <w:unhideWhenUsed/>
    <w:rsid w:val="00E96473"/>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E96473"/>
    <w:rPr>
      <w:sz w:val="20"/>
      <w:szCs w:val="20"/>
    </w:rPr>
  </w:style>
  <w:style w:type="paragraph" w:styleId="CommentSubject">
    <w:name w:val="annotation subject"/>
    <w:basedOn w:val="CommentText"/>
    <w:next w:val="CommentText"/>
    <w:link w:val="CommentSubjectChar"/>
    <w:uiPriority w:val="99"/>
    <w:semiHidden/>
    <w:unhideWhenUsed/>
    <w:rsid w:val="00E96473"/>
    <w:rPr>
      <w:b/>
      <w:bCs/>
    </w:rPr>
  </w:style>
  <w:style w:type="character" w:customStyle="1" w:styleId="CommentSubjectChar">
    <w:name w:val="Comment Subject Char"/>
    <w:basedOn w:val="CommentTextChar"/>
    <w:link w:val="CommentSubject"/>
    <w:uiPriority w:val="99"/>
    <w:semiHidden/>
    <w:rsid w:val="00E96473"/>
    <w:rPr>
      <w:b/>
      <w:bCs/>
      <w:sz w:val="20"/>
      <w:szCs w:val="20"/>
    </w:rPr>
  </w:style>
  <w:style w:type="table" w:styleId="PlainTable2">
    <w:name w:val="Plain Table 2"/>
    <w:basedOn w:val="TableNormal"/>
    <w:uiPriority w:val="42"/>
    <w:rsid w:val="00E964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964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FB4F10"/>
    <w:pPr>
      <w:spacing w:after="100" w:line="259" w:lineRule="auto"/>
      <w:ind w:left="660"/>
    </w:pPr>
  </w:style>
  <w:style w:type="paragraph" w:styleId="TOC5">
    <w:name w:val="toc 5"/>
    <w:basedOn w:val="Normal"/>
    <w:next w:val="Normal"/>
    <w:autoRedefine/>
    <w:uiPriority w:val="39"/>
    <w:unhideWhenUsed/>
    <w:rsid w:val="00FB4F10"/>
    <w:pPr>
      <w:spacing w:after="100" w:line="259" w:lineRule="auto"/>
      <w:ind w:left="880"/>
    </w:pPr>
  </w:style>
  <w:style w:type="paragraph" w:styleId="TOC6">
    <w:name w:val="toc 6"/>
    <w:basedOn w:val="Normal"/>
    <w:next w:val="Normal"/>
    <w:autoRedefine/>
    <w:uiPriority w:val="39"/>
    <w:unhideWhenUsed/>
    <w:rsid w:val="00FB4F10"/>
    <w:pPr>
      <w:spacing w:after="100" w:line="259" w:lineRule="auto"/>
      <w:ind w:left="1100"/>
    </w:pPr>
  </w:style>
  <w:style w:type="paragraph" w:styleId="TOC7">
    <w:name w:val="toc 7"/>
    <w:basedOn w:val="Normal"/>
    <w:next w:val="Normal"/>
    <w:autoRedefine/>
    <w:uiPriority w:val="39"/>
    <w:unhideWhenUsed/>
    <w:rsid w:val="00FB4F10"/>
    <w:pPr>
      <w:spacing w:after="100" w:line="259" w:lineRule="auto"/>
      <w:ind w:left="1320"/>
    </w:pPr>
  </w:style>
  <w:style w:type="paragraph" w:styleId="TOC8">
    <w:name w:val="toc 8"/>
    <w:basedOn w:val="Normal"/>
    <w:next w:val="Normal"/>
    <w:autoRedefine/>
    <w:uiPriority w:val="39"/>
    <w:unhideWhenUsed/>
    <w:rsid w:val="00FB4F10"/>
    <w:pPr>
      <w:spacing w:after="100" w:line="259" w:lineRule="auto"/>
      <w:ind w:left="1540"/>
    </w:pPr>
  </w:style>
  <w:style w:type="paragraph" w:styleId="TOC9">
    <w:name w:val="toc 9"/>
    <w:basedOn w:val="Normal"/>
    <w:next w:val="Normal"/>
    <w:autoRedefine/>
    <w:uiPriority w:val="39"/>
    <w:unhideWhenUsed/>
    <w:rsid w:val="00FB4F10"/>
    <w:pPr>
      <w:spacing w:after="100" w:line="259" w:lineRule="auto"/>
      <w:ind w:left="1760"/>
    </w:pPr>
  </w:style>
  <w:style w:type="character" w:styleId="UnresolvedMention">
    <w:name w:val="Unresolved Mention"/>
    <w:basedOn w:val="DefaultParagraphFont"/>
    <w:uiPriority w:val="99"/>
    <w:semiHidden/>
    <w:unhideWhenUsed/>
    <w:rsid w:val="00FB4F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089898">
      <w:bodyDiv w:val="1"/>
      <w:marLeft w:val="0"/>
      <w:marRight w:val="0"/>
      <w:marTop w:val="0"/>
      <w:marBottom w:val="0"/>
      <w:divBdr>
        <w:top w:val="none" w:sz="0" w:space="0" w:color="auto"/>
        <w:left w:val="none" w:sz="0" w:space="0" w:color="auto"/>
        <w:bottom w:val="none" w:sz="0" w:space="0" w:color="auto"/>
        <w:right w:val="none" w:sz="0" w:space="0" w:color="auto"/>
      </w:divBdr>
    </w:div>
    <w:div w:id="1261135566">
      <w:bodyDiv w:val="1"/>
      <w:marLeft w:val="0"/>
      <w:marRight w:val="0"/>
      <w:marTop w:val="0"/>
      <w:marBottom w:val="0"/>
      <w:divBdr>
        <w:top w:val="none" w:sz="0" w:space="0" w:color="auto"/>
        <w:left w:val="none" w:sz="0" w:space="0" w:color="auto"/>
        <w:bottom w:val="none" w:sz="0" w:space="0" w:color="auto"/>
        <w:right w:val="none" w:sz="0" w:space="0" w:color="auto"/>
      </w:divBdr>
    </w:div>
    <w:div w:id="1394813421">
      <w:bodyDiv w:val="1"/>
      <w:marLeft w:val="0"/>
      <w:marRight w:val="0"/>
      <w:marTop w:val="0"/>
      <w:marBottom w:val="0"/>
      <w:divBdr>
        <w:top w:val="none" w:sz="0" w:space="0" w:color="auto"/>
        <w:left w:val="none" w:sz="0" w:space="0" w:color="auto"/>
        <w:bottom w:val="none" w:sz="0" w:space="0" w:color="auto"/>
        <w:right w:val="none" w:sz="0" w:space="0" w:color="auto"/>
      </w:divBdr>
    </w:div>
    <w:div w:id="211629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chart" Target="charts/chart5.xml"/><Relationship Id="rId21" Type="http://schemas.openxmlformats.org/officeDocument/2006/relationships/image" Target="media/image10.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hart" Target="charts/chart4.xml"/><Relationship Id="rId33"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3.wdp"/><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ser\Desktop\My%20research\Demograph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1ADD-4832-8C22-A5570902AFC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1ADD-4832-8C22-A5570902AFC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1ADD-4832-8C22-A5570902AFC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1ADD-4832-8C22-A5570902AFC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Transportation</c:v>
                </c:pt>
                <c:pt idx="1">
                  <c:v>Buildings</c:v>
                </c:pt>
                <c:pt idx="2">
                  <c:v>Electricity</c:v>
                </c:pt>
                <c:pt idx="3">
                  <c:v>Industrial</c:v>
                </c:pt>
              </c:strCache>
            </c:strRef>
          </c:cat>
          <c:val>
            <c:numRef>
              <c:f>Sheet1!$B$2:$B$5</c:f>
              <c:numCache>
                <c:formatCode>0%</c:formatCode>
                <c:ptCount val="4"/>
                <c:pt idx="0">
                  <c:v>0.56000000000000005</c:v>
                </c:pt>
                <c:pt idx="1">
                  <c:v>0.05</c:v>
                </c:pt>
                <c:pt idx="2">
                  <c:v>0.02</c:v>
                </c:pt>
                <c:pt idx="3">
                  <c:v>0.36</c:v>
                </c:pt>
              </c:numCache>
            </c:numRef>
          </c:val>
          <c:extLst>
            <c:ext xmlns:c16="http://schemas.microsoft.com/office/drawing/2014/chart" uri="{C3380CC4-5D6E-409C-BE32-E72D297353CC}">
              <c16:uniqueId val="{00000008-1ADD-4832-8C22-A5570902AFC0}"/>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Sheet1!$L$223</c:f>
              <c:strCache>
                <c:ptCount val="1"/>
                <c:pt idx="0">
                  <c:v>Frequency</c:v>
                </c:pt>
              </c:strCache>
            </c:strRef>
          </c:tx>
          <c:spPr>
            <a:solidFill>
              <a:srgbClr val="006666"/>
            </a:solidFill>
            <a:ln>
              <a:noFill/>
            </a:ln>
            <a:effectLst/>
          </c:spPr>
          <c:invertIfNegative val="0"/>
          <c:cat>
            <c:strRef>
              <c:f>Sheet1!$K$224:$K$228</c:f>
              <c:strCache>
                <c:ptCount val="5"/>
                <c:pt idx="0">
                  <c:v>Once in a while</c:v>
                </c:pt>
                <c:pt idx="1">
                  <c:v>Once in a month</c:v>
                </c:pt>
                <c:pt idx="2">
                  <c:v>Thrice a week</c:v>
                </c:pt>
                <c:pt idx="3">
                  <c:v>Once a week</c:v>
                </c:pt>
                <c:pt idx="4">
                  <c:v>Daily</c:v>
                </c:pt>
              </c:strCache>
            </c:strRef>
          </c:cat>
          <c:val>
            <c:numRef>
              <c:f>Sheet1!$L$224:$L$228</c:f>
              <c:numCache>
                <c:formatCode>###0</c:formatCode>
                <c:ptCount val="5"/>
                <c:pt idx="0">
                  <c:v>37</c:v>
                </c:pt>
                <c:pt idx="1">
                  <c:v>20</c:v>
                </c:pt>
                <c:pt idx="2">
                  <c:v>40</c:v>
                </c:pt>
                <c:pt idx="3">
                  <c:v>86</c:v>
                </c:pt>
                <c:pt idx="4">
                  <c:v>70</c:v>
                </c:pt>
              </c:numCache>
            </c:numRef>
          </c:val>
          <c:extLst>
            <c:ext xmlns:c16="http://schemas.microsoft.com/office/drawing/2014/chart" uri="{C3380CC4-5D6E-409C-BE32-E72D297353CC}">
              <c16:uniqueId val="{00000000-E4B7-44A2-9C50-A59EBF9129D6}"/>
            </c:ext>
          </c:extLst>
        </c:ser>
        <c:dLbls>
          <c:showLegendKey val="0"/>
          <c:showVal val="0"/>
          <c:showCatName val="0"/>
          <c:showSerName val="0"/>
          <c:showPercent val="0"/>
          <c:showBubbleSize val="0"/>
        </c:dLbls>
        <c:gapWidth val="150"/>
        <c:axId val="455464544"/>
        <c:axId val="455461016"/>
      </c:barChart>
      <c:catAx>
        <c:axId val="45546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61016"/>
        <c:crosses val="autoZero"/>
        <c:auto val="1"/>
        <c:lblAlgn val="ctr"/>
        <c:lblOffset val="100"/>
        <c:noMultiLvlLbl val="0"/>
      </c:catAx>
      <c:valAx>
        <c:axId val="455461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6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Sheet1!$L$235</c:f>
              <c:strCache>
                <c:ptCount val="1"/>
                <c:pt idx="0">
                  <c:v>Frequency</c:v>
                </c:pt>
              </c:strCache>
            </c:strRef>
          </c:tx>
          <c:spPr>
            <a:solidFill>
              <a:srgbClr val="006666"/>
            </a:solidFill>
            <a:ln>
              <a:noFill/>
            </a:ln>
            <a:effectLst/>
          </c:spPr>
          <c:invertIfNegative val="0"/>
          <c:cat>
            <c:strRef>
              <c:f>Sheet1!$K$236:$K$240</c:f>
              <c:strCache>
                <c:ptCount val="5"/>
                <c:pt idx="0">
                  <c:v>Above 5km</c:v>
                </c:pt>
                <c:pt idx="1">
                  <c:v>5km</c:v>
                </c:pt>
                <c:pt idx="2">
                  <c:v>3-4km</c:v>
                </c:pt>
                <c:pt idx="3">
                  <c:v>1-2km</c:v>
                </c:pt>
                <c:pt idx="4">
                  <c:v>Less than 1km</c:v>
                </c:pt>
              </c:strCache>
            </c:strRef>
          </c:cat>
          <c:val>
            <c:numRef>
              <c:f>Sheet1!$L$236:$L$240</c:f>
              <c:numCache>
                <c:formatCode>###0</c:formatCode>
                <c:ptCount val="5"/>
                <c:pt idx="0">
                  <c:v>37</c:v>
                </c:pt>
                <c:pt idx="1">
                  <c:v>32</c:v>
                </c:pt>
                <c:pt idx="2">
                  <c:v>67</c:v>
                </c:pt>
                <c:pt idx="3">
                  <c:v>80</c:v>
                </c:pt>
                <c:pt idx="4">
                  <c:v>37</c:v>
                </c:pt>
              </c:numCache>
            </c:numRef>
          </c:val>
          <c:extLst>
            <c:ext xmlns:c16="http://schemas.microsoft.com/office/drawing/2014/chart" uri="{C3380CC4-5D6E-409C-BE32-E72D297353CC}">
              <c16:uniqueId val="{00000000-262C-4A88-AD99-6A6EB99992E2}"/>
            </c:ext>
          </c:extLst>
        </c:ser>
        <c:dLbls>
          <c:showLegendKey val="0"/>
          <c:showVal val="0"/>
          <c:showCatName val="0"/>
          <c:showSerName val="0"/>
          <c:showPercent val="0"/>
          <c:showBubbleSize val="0"/>
        </c:dLbls>
        <c:gapWidth val="150"/>
        <c:axId val="509296880"/>
        <c:axId val="509294528"/>
      </c:barChart>
      <c:catAx>
        <c:axId val="50929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94528"/>
        <c:crosses val="autoZero"/>
        <c:auto val="1"/>
        <c:lblAlgn val="ctr"/>
        <c:lblOffset val="100"/>
        <c:noMultiLvlLbl val="0"/>
      </c:catAx>
      <c:valAx>
        <c:axId val="509294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968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Sheet1!$I$2</c:f>
              <c:strCache>
                <c:ptCount val="1"/>
                <c:pt idx="0">
                  <c:v>Frequency</c:v>
                </c:pt>
              </c:strCache>
            </c:strRef>
          </c:tx>
          <c:spPr>
            <a:solidFill>
              <a:srgbClr val="006666"/>
            </a:solidFill>
            <a:ln>
              <a:noFill/>
            </a:ln>
            <a:effectLst/>
          </c:spPr>
          <c:invertIfNegative val="0"/>
          <c:cat>
            <c:strRef>
              <c:f>Sheet1!$H$3:$H$7</c:f>
              <c:strCache>
                <c:ptCount val="5"/>
                <c:pt idx="0">
                  <c:v>18-25</c:v>
                </c:pt>
                <c:pt idx="1">
                  <c:v>26-35</c:v>
                </c:pt>
                <c:pt idx="2">
                  <c:v>36-45</c:v>
                </c:pt>
                <c:pt idx="3">
                  <c:v>46-55</c:v>
                </c:pt>
                <c:pt idx="4">
                  <c:v>Above55</c:v>
                </c:pt>
              </c:strCache>
            </c:strRef>
          </c:cat>
          <c:val>
            <c:numRef>
              <c:f>Sheet1!$I$3:$I$7</c:f>
              <c:numCache>
                <c:formatCode>###0</c:formatCode>
                <c:ptCount val="5"/>
                <c:pt idx="0">
                  <c:v>182</c:v>
                </c:pt>
                <c:pt idx="1">
                  <c:v>35</c:v>
                </c:pt>
                <c:pt idx="2">
                  <c:v>21</c:v>
                </c:pt>
                <c:pt idx="3">
                  <c:v>14</c:v>
                </c:pt>
                <c:pt idx="4">
                  <c:v>1</c:v>
                </c:pt>
              </c:numCache>
            </c:numRef>
          </c:val>
          <c:extLst>
            <c:ext xmlns:c16="http://schemas.microsoft.com/office/drawing/2014/chart" uri="{C3380CC4-5D6E-409C-BE32-E72D297353CC}">
              <c16:uniqueId val="{00000000-6C40-4C02-99BF-230C794903F0}"/>
            </c:ext>
          </c:extLst>
        </c:ser>
        <c:dLbls>
          <c:showLegendKey val="0"/>
          <c:showVal val="0"/>
          <c:showCatName val="0"/>
          <c:showSerName val="0"/>
          <c:showPercent val="0"/>
          <c:showBubbleSize val="0"/>
        </c:dLbls>
        <c:gapWidth val="150"/>
        <c:axId val="509299232"/>
        <c:axId val="509292568"/>
      </c:barChart>
      <c:catAx>
        <c:axId val="50929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92568"/>
        <c:crosses val="autoZero"/>
        <c:auto val="1"/>
        <c:lblAlgn val="ctr"/>
        <c:lblOffset val="100"/>
        <c:noMultiLvlLbl val="0"/>
      </c:catAx>
      <c:valAx>
        <c:axId val="5092925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992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Sheet1!$I$11</c:f>
              <c:strCache>
                <c:ptCount val="1"/>
                <c:pt idx="0">
                  <c:v>Frequency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04-4CDE-9286-77F74A0F13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04-4CDE-9286-77F74A0F1300}"/>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rgbClr val="FFFF00"/>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Sheet1!$H$12:$H$13</c:f>
              <c:strCache>
                <c:ptCount val="2"/>
                <c:pt idx="0">
                  <c:v>Male</c:v>
                </c:pt>
                <c:pt idx="1">
                  <c:v>Female</c:v>
                </c:pt>
              </c:strCache>
            </c:strRef>
          </c:cat>
          <c:val>
            <c:numRef>
              <c:f>Sheet1!$I$12:$I$13</c:f>
              <c:numCache>
                <c:formatCode>###0</c:formatCode>
                <c:ptCount val="2"/>
                <c:pt idx="0">
                  <c:v>144</c:v>
                </c:pt>
                <c:pt idx="1">
                  <c:v>109</c:v>
                </c:pt>
              </c:numCache>
            </c:numRef>
          </c:val>
          <c:extLst>
            <c:ext xmlns:c16="http://schemas.microsoft.com/office/drawing/2014/chart" uri="{C3380CC4-5D6E-409C-BE32-E72D297353CC}">
              <c16:uniqueId val="{00000004-5804-4CDE-9286-77F74A0F1300}"/>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Sheet1!$I$31</c:f>
              <c:strCache>
                <c:ptCount val="1"/>
                <c:pt idx="0">
                  <c:v>Frequency</c:v>
                </c:pt>
              </c:strCache>
            </c:strRef>
          </c:tx>
          <c:spPr>
            <a:solidFill>
              <a:srgbClr val="006666"/>
            </a:solidFill>
            <a:ln>
              <a:noFill/>
            </a:ln>
            <a:effectLst/>
          </c:spPr>
          <c:invertIfNegative val="0"/>
          <c:cat>
            <c:strRef>
              <c:f>Sheet1!$H$32:$H$36</c:f>
              <c:strCache>
                <c:ptCount val="5"/>
                <c:pt idx="0">
                  <c:v>Employed</c:v>
                </c:pt>
                <c:pt idx="1">
                  <c:v>Unemployed</c:v>
                </c:pt>
                <c:pt idx="2">
                  <c:v>Underemployed</c:v>
                </c:pt>
                <c:pt idx="3">
                  <c:v>Student</c:v>
                </c:pt>
                <c:pt idx="4">
                  <c:v>Employed at the sametime studying</c:v>
                </c:pt>
              </c:strCache>
            </c:strRef>
          </c:cat>
          <c:val>
            <c:numRef>
              <c:f>Sheet1!$I$32:$I$36</c:f>
              <c:numCache>
                <c:formatCode>###0</c:formatCode>
                <c:ptCount val="5"/>
                <c:pt idx="0">
                  <c:v>66</c:v>
                </c:pt>
                <c:pt idx="1">
                  <c:v>35</c:v>
                </c:pt>
                <c:pt idx="2">
                  <c:v>5</c:v>
                </c:pt>
                <c:pt idx="3">
                  <c:v>143</c:v>
                </c:pt>
                <c:pt idx="4">
                  <c:v>4</c:v>
                </c:pt>
              </c:numCache>
            </c:numRef>
          </c:val>
          <c:extLst>
            <c:ext xmlns:c16="http://schemas.microsoft.com/office/drawing/2014/chart" uri="{C3380CC4-5D6E-409C-BE32-E72D297353CC}">
              <c16:uniqueId val="{00000000-F20F-40E8-8D88-3F7E1E0CD729}"/>
            </c:ext>
          </c:extLst>
        </c:ser>
        <c:dLbls>
          <c:showLegendKey val="0"/>
          <c:showVal val="0"/>
          <c:showCatName val="0"/>
          <c:showSerName val="0"/>
          <c:showPercent val="0"/>
          <c:showBubbleSize val="0"/>
        </c:dLbls>
        <c:gapWidth val="150"/>
        <c:axId val="642031456"/>
        <c:axId val="642032240"/>
      </c:barChart>
      <c:catAx>
        <c:axId val="64203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032240"/>
        <c:crosses val="autoZero"/>
        <c:auto val="1"/>
        <c:lblAlgn val="ctr"/>
        <c:lblOffset val="100"/>
        <c:noMultiLvlLbl val="0"/>
      </c:catAx>
      <c:valAx>
        <c:axId val="642032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0314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Sheet1!$I$41</c:f>
              <c:strCache>
                <c:ptCount val="1"/>
                <c:pt idx="0">
                  <c:v>Frequency</c:v>
                </c:pt>
              </c:strCache>
            </c:strRef>
          </c:tx>
          <c:spPr>
            <a:solidFill>
              <a:srgbClr val="006666"/>
            </a:solidFill>
            <a:ln>
              <a:noFill/>
            </a:ln>
            <a:effectLst/>
          </c:spPr>
          <c:invertIfNegative val="0"/>
          <c:cat>
            <c:strRef>
              <c:f>Sheet1!$H$42:$H$46</c:f>
              <c:strCache>
                <c:ptCount val="5"/>
                <c:pt idx="0">
                  <c:v>Public sector</c:v>
                </c:pt>
                <c:pt idx="1">
                  <c:v>Private sector</c:v>
                </c:pt>
                <c:pt idx="2">
                  <c:v>Semi government</c:v>
                </c:pt>
                <c:pt idx="3">
                  <c:v>Self employed</c:v>
                </c:pt>
                <c:pt idx="4">
                  <c:v>Not working</c:v>
                </c:pt>
              </c:strCache>
            </c:strRef>
          </c:cat>
          <c:val>
            <c:numRef>
              <c:f>Sheet1!$I$42:$I$46</c:f>
              <c:numCache>
                <c:formatCode>###0</c:formatCode>
                <c:ptCount val="5"/>
                <c:pt idx="0">
                  <c:v>11</c:v>
                </c:pt>
                <c:pt idx="1">
                  <c:v>113</c:v>
                </c:pt>
                <c:pt idx="2">
                  <c:v>11</c:v>
                </c:pt>
                <c:pt idx="3">
                  <c:v>9</c:v>
                </c:pt>
                <c:pt idx="4">
                  <c:v>109</c:v>
                </c:pt>
              </c:numCache>
            </c:numRef>
          </c:val>
          <c:extLst>
            <c:ext xmlns:c16="http://schemas.microsoft.com/office/drawing/2014/chart" uri="{C3380CC4-5D6E-409C-BE32-E72D297353CC}">
              <c16:uniqueId val="{00000000-2F60-4281-8B8C-3EED5493D6BA}"/>
            </c:ext>
          </c:extLst>
        </c:ser>
        <c:dLbls>
          <c:showLegendKey val="0"/>
          <c:showVal val="0"/>
          <c:showCatName val="0"/>
          <c:showSerName val="0"/>
          <c:showPercent val="0"/>
          <c:showBubbleSize val="0"/>
        </c:dLbls>
        <c:gapWidth val="150"/>
        <c:axId val="507844712"/>
        <c:axId val="507847456"/>
      </c:barChart>
      <c:catAx>
        <c:axId val="507844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47456"/>
        <c:crosses val="autoZero"/>
        <c:auto val="1"/>
        <c:lblAlgn val="ctr"/>
        <c:lblOffset val="100"/>
        <c:noMultiLvlLbl val="0"/>
      </c:catAx>
      <c:valAx>
        <c:axId val="507847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447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Sheet1!$I$51</c:f>
              <c:strCache>
                <c:ptCount val="1"/>
                <c:pt idx="0">
                  <c:v>Frequency</c:v>
                </c:pt>
              </c:strCache>
            </c:strRef>
          </c:tx>
          <c:spPr>
            <a:solidFill>
              <a:srgbClr val="006666"/>
            </a:solidFill>
            <a:ln>
              <a:noFill/>
            </a:ln>
            <a:effectLst/>
          </c:spPr>
          <c:invertIfNegative val="0"/>
          <c:cat>
            <c:strRef>
              <c:f>Sheet1!$H$52:$H$57</c:f>
              <c:strCache>
                <c:ptCount val="6"/>
                <c:pt idx="0">
                  <c:v>0-20,000</c:v>
                </c:pt>
                <c:pt idx="1">
                  <c:v>20,001-40,000</c:v>
                </c:pt>
                <c:pt idx="2">
                  <c:v>40,001-60,000</c:v>
                </c:pt>
                <c:pt idx="3">
                  <c:v>60,001-80,000</c:v>
                </c:pt>
                <c:pt idx="4">
                  <c:v>80,001-100,000</c:v>
                </c:pt>
                <c:pt idx="5">
                  <c:v>Above 100,000</c:v>
                </c:pt>
              </c:strCache>
            </c:strRef>
          </c:cat>
          <c:val>
            <c:numRef>
              <c:f>Sheet1!$I$52:$I$57</c:f>
              <c:numCache>
                <c:formatCode>###0</c:formatCode>
                <c:ptCount val="6"/>
                <c:pt idx="0">
                  <c:v>166</c:v>
                </c:pt>
                <c:pt idx="1">
                  <c:v>30</c:v>
                </c:pt>
                <c:pt idx="2">
                  <c:v>24</c:v>
                </c:pt>
                <c:pt idx="3">
                  <c:v>9</c:v>
                </c:pt>
                <c:pt idx="4">
                  <c:v>10</c:v>
                </c:pt>
                <c:pt idx="5">
                  <c:v>14</c:v>
                </c:pt>
              </c:numCache>
            </c:numRef>
          </c:val>
          <c:extLst>
            <c:ext xmlns:c16="http://schemas.microsoft.com/office/drawing/2014/chart" uri="{C3380CC4-5D6E-409C-BE32-E72D297353CC}">
              <c16:uniqueId val="{00000000-1996-443E-9298-90BDE3F6DC10}"/>
            </c:ext>
          </c:extLst>
        </c:ser>
        <c:dLbls>
          <c:showLegendKey val="0"/>
          <c:showVal val="0"/>
          <c:showCatName val="0"/>
          <c:showSerName val="0"/>
          <c:showPercent val="0"/>
          <c:showBubbleSize val="0"/>
        </c:dLbls>
        <c:gapWidth val="150"/>
        <c:axId val="162322880"/>
        <c:axId val="162321312"/>
      </c:barChart>
      <c:catAx>
        <c:axId val="16232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21312"/>
        <c:crosses val="autoZero"/>
        <c:auto val="1"/>
        <c:lblAlgn val="ctr"/>
        <c:lblOffset val="100"/>
        <c:noMultiLvlLbl val="0"/>
      </c:catAx>
      <c:valAx>
        <c:axId val="1623213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228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Sheet1!$I$65</c:f>
              <c:strCache>
                <c:ptCount val="1"/>
                <c:pt idx="0">
                  <c:v>Frequency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D35-4560-9E64-AD2C791A9ED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D35-4560-9E64-AD2C791A9ED6}"/>
              </c:ext>
            </c:extLst>
          </c:dPt>
          <c:dLbls>
            <c:dLbl>
              <c:idx val="0"/>
              <c:layout>
                <c:manualLayout>
                  <c:x val="-0.10668885707468384"/>
                  <c:y val="-4.3731689502114991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D35-4560-9E64-AD2C791A9ED6}"/>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rgbClr val="FFFF00"/>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Sheet1!$H$66:$H$67</c:f>
              <c:strCache>
                <c:ptCount val="2"/>
                <c:pt idx="0">
                  <c:v>Yes</c:v>
                </c:pt>
                <c:pt idx="1">
                  <c:v>No</c:v>
                </c:pt>
              </c:strCache>
            </c:strRef>
          </c:cat>
          <c:val>
            <c:numRef>
              <c:f>Sheet1!$I$66:$I$67</c:f>
              <c:numCache>
                <c:formatCode>###0</c:formatCode>
                <c:ptCount val="2"/>
                <c:pt idx="0">
                  <c:v>129</c:v>
                </c:pt>
                <c:pt idx="1">
                  <c:v>124</c:v>
                </c:pt>
              </c:numCache>
            </c:numRef>
          </c:val>
          <c:extLst>
            <c:ext xmlns:c16="http://schemas.microsoft.com/office/drawing/2014/chart" uri="{C3380CC4-5D6E-409C-BE32-E72D297353CC}">
              <c16:uniqueId val="{00000004-DD35-4560-9E64-AD2C791A9ED6}"/>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Sheet1!$I$116</c:f>
              <c:strCache>
                <c:ptCount val="1"/>
                <c:pt idx="0">
                  <c:v>Frequency</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958C-4C87-B9BD-015928A1A100}"/>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958C-4C87-B9BD-015928A1A100}"/>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rgbClr val="FFFF00"/>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Sheet1!$H$117:$H$118</c:f>
              <c:strCache>
                <c:ptCount val="2"/>
                <c:pt idx="0">
                  <c:v>Yes</c:v>
                </c:pt>
                <c:pt idx="1">
                  <c:v>No</c:v>
                </c:pt>
              </c:strCache>
            </c:strRef>
          </c:cat>
          <c:val>
            <c:numRef>
              <c:f>Sheet1!$I$117:$I$118</c:f>
              <c:numCache>
                <c:formatCode>###0</c:formatCode>
                <c:ptCount val="2"/>
                <c:pt idx="0">
                  <c:v>63</c:v>
                </c:pt>
                <c:pt idx="1">
                  <c:v>190</c:v>
                </c:pt>
              </c:numCache>
            </c:numRef>
          </c:val>
          <c:extLst>
            <c:ext xmlns:c16="http://schemas.microsoft.com/office/drawing/2014/chart" uri="{C3380CC4-5D6E-409C-BE32-E72D297353CC}">
              <c16:uniqueId val="{00000004-958C-4C87-B9BD-015928A1A100}"/>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Sheet1!$M$218</c:f>
              <c:strCache>
                <c:ptCount val="1"/>
                <c:pt idx="0">
                  <c:v>Frequency</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8022-4426-A55D-DCA191028084}"/>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8022-4426-A55D-DCA191028084}"/>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rgbClr val="FFFF00"/>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Sheet1!$L$219:$L$220</c:f>
              <c:strCache>
                <c:ptCount val="2"/>
                <c:pt idx="0">
                  <c:v>Yes</c:v>
                </c:pt>
                <c:pt idx="1">
                  <c:v>No</c:v>
                </c:pt>
              </c:strCache>
            </c:strRef>
          </c:cat>
          <c:val>
            <c:numRef>
              <c:f>Sheet1!$M$219:$M$220</c:f>
              <c:numCache>
                <c:formatCode>###0</c:formatCode>
                <c:ptCount val="2"/>
                <c:pt idx="0">
                  <c:v>156</c:v>
                </c:pt>
                <c:pt idx="1">
                  <c:v>97</c:v>
                </c:pt>
              </c:numCache>
            </c:numRef>
          </c:val>
          <c:extLst>
            <c:ext xmlns:c16="http://schemas.microsoft.com/office/drawing/2014/chart" uri="{C3380CC4-5D6E-409C-BE32-E72D297353CC}">
              <c16:uniqueId val="{00000004-8022-4426-A55D-DCA19102808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IEO17</b:Tag>
    <b:SourceType>Report</b:SourceType>
    <b:Guid>{B0FBC96D-A089-41C0-88EB-53048348CE90}</b:Guid>
    <b:Title>International Energy Outlook</b:Title>
    <b:Year>2017</b:Year>
    <b:Author>
      <b:Author>
        <b:NameList>
          <b:Person>
            <b:Last>IEO</b:Last>
          </b:Person>
        </b:NameList>
      </b:Author>
    </b:Author>
    <b:RefOrder>1</b:RefOrder>
  </b:Source>
  <b:Source>
    <b:Tag>Min13</b:Tag>
    <b:SourceType>InternetSite</b:SourceType>
    <b:Guid>{1565BD60-D28A-4FF6-9843-FD1F0E2594FB}</b:Guid>
    <b:Title>Draft Urban Transport Master Plan; Colombo Metropolitan Region and Suburbs</b:Title>
    <b:Year>2013</b:Year>
    <b:URL>http://www.transport.gov.lk/web/images/pdf/s_131118.pdf</b:URL>
    <b:RefOrder>2</b:RefOrder>
  </b:Source>
  <b:Source>
    <b:Tag>UNF12</b:Tag>
    <b:SourceType>Report</b:SourceType>
    <b:Guid>{A2E2E6D9-FA05-4386-B2D5-5C1357AFEA2E}</b:Guid>
    <b:Title>Emissions Summary of Sri Lanka</b:Title>
    <b:Year>2012</b:Year>
    <b:Author>
      <b:Author>
        <b:NameList>
          <b:Person>
            <b:Last>UNFCC</b:Last>
          </b:Person>
        </b:NameList>
      </b:Author>
    </b:Author>
    <b:RefOrder>3</b:RefOrder>
  </b:Source>
  <b:Source>
    <b:Tag>Sil17</b:Tag>
    <b:SourceType>Report</b:SourceType>
    <b:Guid>{8F2B44DE-186F-4308-8D10-C0242DEBB81F}</b:Guid>
    <b:Title>Megapolis Transport Masterplan</b:Title>
    <b:Year>2017</b:Year>
    <b:Author>
      <b:Author>
        <b:NameList>
          <b:Person>
            <b:Last>Silva</b:Last>
            <b:Middle>De</b:Middle>
            <b:First>Dimantha</b:First>
          </b:Person>
        </b:NameList>
      </b:Author>
    </b:Author>
    <b:RefOrder>4</b:RefOrder>
  </b:Source>
  <b:Source>
    <b:Tag>IPC14</b:Tag>
    <b:SourceType>Report</b:SourceType>
    <b:Guid>{765F5B4A-A4CC-4779-9579-99F925805E03}</b:Guid>
    <b:Author>
      <b:Author>
        <b:NameList>
          <b:Person>
            <b:Last>IPCC</b:Last>
          </b:Person>
        </b:NameList>
      </b:Author>
    </b:Author>
    <b:Title>Climate Change: Synthesis Report</b:Title>
    <b:Year>2014</b:Year>
    <b:RefOrder>5</b:RefOrder>
  </b:Source>
  <b:Source>
    <b:Tag>Min181</b:Tag>
    <b:SourceType>InternetSite</b:SourceType>
    <b:Guid>{4C46AEED-DDA4-4752-851C-3EE975AAE3B2}</b:Guid>
    <b:Year>2018</b:Year>
    <b:InternetSiteTitle>Ministry of Transport and Civil Aviation</b:InternetSiteTitle>
    <b:Month>October</b:Month>
    <b:URL>http://www.transport.gov.lk/web/index.php/en/statistics/department-of-motor-traffic.html</b:URL>
    <b:Title>Statistics:Department of Motor Traffic</b:Title>
    <b:RefOrder>6</b:RefOrder>
  </b:Source>
  <b:Source>
    <b:Tag>Wor18</b:Tag>
    <b:SourceType>InternetSite</b:SourceType>
    <b:Guid>{FCF96501-1DC2-46FC-A8E4-685EA562C283}</b:Guid>
    <b:Title>World population review</b:Title>
    <b:Year>2018</b:Year>
    <b:URL>http://worldpopulationreview.com/</b:URL>
    <b:RefOrder>7</b:RefOrder>
  </b:Source>
  <b:Source>
    <b:Tag>IND15</b:Tag>
    <b:SourceType>InternetSite</b:SourceType>
    <b:Guid>{4B851FFB-F745-4017-BA50-9834B24F5A99}</b:Guid>
    <b:Year>2015</b:Year>
    <b:Author>
      <b:Author>
        <b:NameList>
          <b:Person>
            <b:Last>INDI.CA</b:Last>
          </b:Person>
        </b:NameList>
      </b:Author>
    </b:Author>
    <b:InternetSiteTitle>Colombo Vehicle Statistics</b:InternetSiteTitle>
    <b:RefOrder>8</b:RefOrder>
  </b:Source>
  <b:Source>
    <b:Tag>Ond171</b:Tag>
    <b:SourceType>JournalArticle</b:SourceType>
    <b:Guid>{D00B0C4A-1098-457C-B784-13F2BD68FBE1}</b:Guid>
    <b:Title>inflence factors for passenger train use</b:Title>
    <b:Year>2017</b:Year>
    <b:Author>
      <b:Author>
        <b:NameList>
          <b:Person>
            <b:Last>Onderwater</b:Last>
            <b:First>P</b:First>
          </b:Person>
          <b:Person>
            <b:Last>Kishoon</b:Last>
            <b:First>A</b:First>
          </b:Person>
        </b:NameList>
      </b:Author>
    </b:Author>
    <b:RefOrder>9</b:RefOrder>
  </b:Source>
  <b:Source>
    <b:Tag>Tha15</b:Tag>
    <b:SourceType>JournalArticle</b:SourceType>
    <b:Guid>{7F21189F-ADDE-4EA1-ACC2-1032CA02B746}</b:Guid>
    <b:Title>Factors Affecting To Public Transport Ridership: A Case of Capital Colombo</b:Title>
    <b:Year>2015</b:Year>
    <b:Author>
      <b:Author>
        <b:NameList>
          <b:Person>
            <b:Last>Thalagala</b:Last>
            <b:First>P.D</b:First>
          </b:Person>
          <b:Person>
            <b:Last>Kalukottege</b:Last>
            <b:First>C.P.J</b:First>
          </b:Person>
        </b:NameList>
      </b:Author>
    </b:Author>
    <b:RefOrder>10</b:RefOrder>
  </b:Source>
  <b:Source>
    <b:Tag>Cha15</b:Tag>
    <b:SourceType>JournalArticle</b:SourceType>
    <b:Guid>{B7BFB014-2ABB-4F8C-B802-CBD1B5C94A08}</b:Guid>
    <b:Title>Urban Dweller's Satisfaction on Public Bus Passenger Transport in Sri Lanka</b:Title>
    <b:Year>2015</b:Year>
    <b:Author>
      <b:Author>
        <b:NameList>
          <b:Person>
            <b:Last>Chandrakumara</b:Last>
            <b:First>D.P.S</b:First>
          </b:Person>
        </b:NameList>
      </b:Author>
    </b:Author>
    <b:RefOrder>11</b:RefOrder>
  </b:Source>
  <b:Source>
    <b:Tag>Rep92</b:Tag>
    <b:SourceType>JournalArticle</b:SourceType>
    <b:Guid>{D6BBBED9-A6EB-479D-A252-9F35F621A92C}</b:Guid>
    <b:JournalName>Non motorized vehicles in Asian cities</b:JournalName>
    <b:Year>1992</b:Year>
    <b:Author>
      <b:Author>
        <b:NameList>
          <b:Person>
            <b:Last>Replogle</b:Last>
            <b:First>Michael</b:First>
          </b:Person>
        </b:NameList>
      </b:Author>
    </b:Author>
    <b:Pages>6-9</b:Pages>
    <b:RefOrder>12</b:RefOrder>
  </b:Source>
  <b:Source>
    <b:Tag>Wan14</b:Tag>
    <b:SourceType>JournalArticle</b:SourceType>
    <b:Guid>{54F02E2D-6848-483B-AED7-8378835CBF96}</b:Guid>
    <b:Title>Understanding factors influencing choices of cyclists and potential cyclists:A case study at the University of Auckland</b:Title>
    <b:Year>2014</b:Year>
    <b:Author>
      <b:Author>
        <b:NameList>
          <b:Person>
            <b:Last>Wang</b:Last>
            <b:Middle>Y.T.</b:Middle>
            <b:First>Judith</b:First>
          </b:Person>
          <b:Person>
            <b:Last>Mirza</b:Last>
            <b:First>Leila</b:First>
          </b:Person>
          <b:Person>
            <b:Last>Cheung</b:Last>
            <b:Middle>K.L</b:Middle>
            <b:First>Alan</b:First>
          </b:Person>
          <b:Person>
            <b:Last>Moradi</b:Last>
            <b:First>Siamak</b:First>
          </b:Person>
        </b:NameList>
      </b:Author>
    </b:Author>
    <b:RefOrder>13</b:RefOrder>
  </b:Source>
  <b:Source>
    <b:Tag>Ord14</b:Tag>
    <b:SourceType>JournalArticle</b:SourceType>
    <b:Guid>{E0527D67-F74B-4C8E-985E-1B3C5B371B40}</b:Guid>
    <b:JournalName>Bikeways and Cycling Urban Mobility</b:JournalName>
    <b:Year>2014</b:Year>
    <b:Author>
      <b:Author>
        <b:NameList>
          <b:Person>
            <b:Last>Orden</b:Last>
            <b:First>Hernan Gonzalo</b:First>
          </b:Person>
          <b:Person>
            <b:Last>Linares</b:Last>
            <b:First>Alaitz</b:First>
          </b:Person>
          <b:Person>
            <b:Last>Velasco</b:Last>
            <b:First>Lara</b:First>
          </b:Person>
          <b:Person>
            <b:Last>Diez</b:Last>
            <b:Middle>Maria</b:Middle>
            <b:First>Jose</b:First>
          </b:Person>
          <b:Person>
            <b:Last>Rojo</b:Last>
            <b:First>Marta</b:First>
          </b:Person>
        </b:NameList>
      </b:Author>
    </b:Author>
    <b:Pages>2-10</b:Pages>
    <b:RefOrder>14</b:RefOrder>
  </b:Source>
  <b:Source>
    <b:Tag>Kur08</b:Tag>
    <b:SourceType>JournalArticle</b:SourceType>
    <b:Guid>{918CDD8E-4AE5-4A9B-87E1-E913569AA5E4}</b:Guid>
    <b:Title>Literature search bicycle use and influencing factors in Europe</b:Title>
    <b:Year>2008</b:Year>
    <b:Author>
      <b:Author>
        <b:NameList>
          <b:Person>
            <b:Last>Kurt</b:Last>
            <b:Middle>Hout</b:Middle>
            <b:First>Van</b:First>
          </b:Person>
        </b:NameList>
      </b:Author>
    </b:Author>
    <b:Pages>4-27</b:Pages>
    <b:RefOrder>15</b:RefOrder>
  </b:Source>
  <b:Source>
    <b:Tag>Gle12</b:Tag>
    <b:SourceType>Report</b:SourceType>
    <b:Guid>{BFD2E32D-0AD5-4CC7-96B9-757C3282BF78}</b:Guid>
    <b:Title>Cycle route choice</b:Title>
    <b:Year>2012</b:Year>
    <b:City>London</b:City>
    <b:Author>
      <b:Author>
        <b:NameList>
          <b:Person>
            <b:Last>Gleaves</b:Last>
            <b:Middle>Davies</b:Middle>
            <b:First>Steer</b:First>
          </b:Person>
        </b:NameList>
      </b:Author>
    </b:Author>
    <b:RefOrder>16</b:RefOrder>
  </b:Source>
  <b:Source>
    <b:Tag>Kos16</b:Tag>
    <b:SourceType>JournalArticle</b:SourceType>
    <b:Guid>{067CD767-E2D5-4110-BD29-A048823CA77A}</b:Guid>
    <b:JournalName>The role of walking and cycling in reducing congestion:A portfolio of measures</b:JournalName>
    <b:Year>2016</b:Year>
    <b:Author>
      <b:Author>
        <b:NameList>
          <b:Person>
            <b:Last>Koska</b:Last>
            <b:First>Thorsten</b:First>
          </b:Person>
          <b:Person>
            <b:Last>Rudolph</b:Last>
            <b:First>Fedric</b:First>
          </b:Person>
        </b:NameList>
      </b:Author>
    </b:Author>
    <b:RefOrder>17</b:RefOrder>
  </b:Source>
  <b:Source>
    <b:Tag>Fer16</b:Tag>
    <b:SourceType>JournalArticle</b:SourceType>
    <b:Guid>{513542CE-EE1B-4972-9C5B-14C6C135F203}</b:Guid>
    <b:Title>Reducing Traffic Congestion in Colombo Metropolitan Area through Adaptation of Alterntive Personal Transportation Mathods: Barriers and Long Term Strategies</b:Title>
    <b:Year>2016</b:Year>
    <b:Author>
      <b:Author>
        <b:NameList>
          <b:Person>
            <b:Last>Fernando</b:Last>
            <b:First>Madhuri</b:First>
          </b:Person>
        </b:NameList>
      </b:Author>
    </b:Author>
    <b:RefOrder>18</b:RefOrder>
  </b:Source>
  <b:Source>
    <b:Tag>Her141</b:Tag>
    <b:SourceType>JournalArticle</b:SourceType>
    <b:Guid>{B0FF2051-A256-4399-AECE-F5093CF2FF07}</b:Guid>
    <b:Year>2014</b:Year>
    <b:Author>
      <b:Author>
        <b:NameList>
          <b:Person>
            <b:Last>Heredia</b:Last>
            <b:Middle>Fernandez</b:Middle>
            <b:First>Alvaro</b:First>
          </b:Person>
          <b:Person>
            <b:Last>Monzon</b:Last>
            <b:First>Andres</b:First>
          </b:Person>
          <b:Person>
            <b:Last>Diaz</b:Last>
            <b:Middle>Jara</b:Middle>
            <b:First>Sergio</b:First>
          </b:Person>
        </b:NameList>
      </b:Author>
    </b:Author>
    <b:JournalName>Understanding Cyclists Perceptions,Keys For a Suceessful Bicycle Promotion</b:JournalName>
    <b:RefOrder>19</b:RefOrder>
  </b:Source>
  <b:Source>
    <b:Tag>Her14</b:Tag>
    <b:SourceType>JournalArticle</b:SourceType>
    <b:Guid>{33134B9A-D6E9-4629-BFB1-67596B9CA01C}</b:Guid>
    <b:JournalName>Undrestanding cyclists perceptions,keys for a successful bicycle promotion</b:JournalName>
    <b:Year>2014</b:Year>
    <b:Author>
      <b:Author>
        <b:NameList>
          <b:Person>
            <b:Last>Heredia</b:Last>
            <b:Middle>Fernandez</b:Middle>
            <b:First>Alvaro</b:First>
          </b:Person>
          <b:Person>
            <b:Last>Monzon</b:Last>
            <b:First>Andres</b:First>
          </b:Person>
          <b:Person>
            <b:Last>Diaz</b:Last>
            <b:Middle>Jara</b:Middle>
            <b:First>Sergio</b:First>
          </b:Person>
        </b:NameList>
      </b:Author>
    </b:Author>
    <b:RefOrder>20</b:RefOrder>
  </b:Source>
  <b:Source>
    <b:Tag>Tit08</b:Tag>
    <b:SourceType>JournalArticle</b:SourceType>
    <b:Guid>{5E056B50-F044-4F5A-99D9-1F91564E8354}</b:Guid>
    <b:Title>Association of builts environment,social environment and personal factors with bicycle as a mode of transportations among Austrian city dwellers</b:Title>
    <b:Year>2008</b:Year>
    <b:Author>
      <b:Author>
        <b:NameList>
          <b:Person>
            <b:Last>Titze</b:Last>
            <b:First>Sylvia</b:First>
          </b:Person>
          <b:Person>
            <b:Last>Stronegger</b:Last>
            <b:Middle>J</b:Middle>
            <b:First>Willibald</b:First>
          </b:Person>
          <b:Person>
            <b:Last>Janschitz</b:Last>
            <b:First>Susanne</b:First>
          </b:Person>
          <b:Person>
            <b:Last>Oja</b:Last>
            <b:First>Pekka</b:First>
          </b:Person>
        </b:NameList>
      </b:Author>
    </b:Author>
    <b:Pages>5-8</b:Pages>
    <b:RefOrder>21</b:RefOrder>
  </b:Source>
  <b:Source>
    <b:Tag>Han10</b:Tag>
    <b:SourceType>JournalArticle</b:SourceType>
    <b:Guid>{89EEA0CC-AA00-4967-891C-0B6C6BA5AA4B}</b:Guid>
    <b:Title>Factors associated with bicycle ownership a study of six small U.S cities</b:Title>
    <b:Year>2010</b:Year>
    <b:Author>
      <b:Author>
        <b:NameList>
          <b:Person>
            <b:Last>Handy</b:Last>
            <b:First>Susan</b:First>
          </b:Person>
          <b:Person>
            <b:Last>Xing</b:Last>
            <b:First>Yan</b:First>
          </b:Person>
          <b:Person>
            <b:Last>Buehler</b:Last>
            <b:Middle>J</b:Middle>
            <b:First>Theodore</b:First>
          </b:Person>
        </b:NameList>
      </b:Author>
    </b:Author>
    <b:Pages>969-970</b:Pages>
    <b:RefOrder>22</b:RefOrder>
  </b:Source>
  <b:Source>
    <b:Tag>Kri09</b:Tag>
    <b:SourceType>JournalArticle</b:SourceType>
    <b:Guid>{344FDCBA-41A3-4C93-8E6E-2D5B1283C0B0}</b:Guid>
    <b:Title>Explaining changes in walking and bicycling behavior:challenges for transportation research</b:Title>
    <b:Year>2009</b:Year>
    <b:Author>
      <b:Author>
        <b:NameList>
          <b:Person>
            <b:Last>Krizek</b:Last>
            <b:Middle>J</b:Middle>
            <b:First>Kevin</b:First>
          </b:Person>
          <b:Person>
            <b:Last>Handy</b:Last>
            <b:Middle>L</b:Middle>
            <b:First>Susan</b:First>
          </b:Person>
          <b:Person>
            <b:Last>Forsyth</b:Last>
            <b:First>Ann</b:First>
          </b:Person>
        </b:NameList>
      </b:Author>
    </b:Author>
    <b:Pages>727</b:Pages>
    <b:RefOrder>23</b:RefOrder>
  </b:Source>
  <b:Source>
    <b:Tag>Spy19</b:Tag>
    <b:SourceType>JournalArticle</b:SourceType>
    <b:Guid>{A820CB22-5159-4996-A0B0-16297E3C1EDD}</b:Guid>
    <b:JournalName>Factors affecting the propensity to cycle- the case of Thessaloniki</b:JournalName>
    <b:Year>2016</b:Year>
    <b:Author>
      <b:Author>
        <b:NameList>
          <b:Person>
            <b:Last>Spyropoulou</b:Last>
            <b:First>Ioanna</b:First>
          </b:Person>
          <b:Person>
            <b:Last>Konstanitinidou</b:Last>
            <b:First>Maria</b:First>
          </b:Person>
        </b:NameList>
      </b:Author>
    </b:Author>
    <b:RefOrder>24</b:RefOrder>
  </b:Source>
  <b:Source>
    <b:Tag>Hun07</b:Tag>
    <b:SourceType>JournalArticle</b:SourceType>
    <b:Guid>{9E5DCF88-261A-496A-8B36-51E1108A26F4}</b:Guid>
    <b:JournalName>Influences on Bicycle Use</b:JournalName>
    <b:Year>2007</b:Year>
    <b:Author>
      <b:Author>
        <b:NameList>
          <b:Person>
            <b:Last>Hunt</b:Last>
            <b:Middle>Douglas</b:Middle>
            <b:First>John</b:First>
          </b:Person>
          <b:Person>
            <b:Last>Abraham</b:Last>
            <b:First>J.E.</b:First>
          </b:Person>
        </b:NameList>
      </b:Author>
    </b:Author>
    <b:RefOrder>25</b:RefOrder>
  </b:Source>
  <b:Source>
    <b:Tag>Rah13</b:Tag>
    <b:SourceType>JournalArticle</b:SourceType>
    <b:Guid>{2C01A5D5-6480-47E2-B599-740CE74B037E}</b:Guid>
    <b:Title>Study of Impact of Various Influencing Factors on NMT Mode Choice</b:Title>
    <b:Year>2013</b:Year>
    <b:Author>
      <b:Author>
        <b:NameList>
          <b:Person>
            <b:Last>Rahula</b:Last>
            <b:First>T.M.</b:First>
          </b:Person>
          <b:Person>
            <b:Last>Vermab</b:Last>
            <b:First>Ashish</b:First>
          </b:Person>
        </b:NameList>
      </b:Author>
    </b:Author>
    <b:Pages>1-8</b:Pages>
    <b:RefOrder>26</b:RefOrder>
  </b:Source>
  <b:Source>
    <b:Tag>Sti04</b:Tag>
    <b:SourceType>JournalArticle</b:SourceType>
    <b:Guid>{7F096B62-C9C9-46B3-B476-1FC7D102470D}</b:Guid>
    <b:JournalName>A comparison of the route preferences of experienced and inexperienced bicycle commuters</b:JournalName>
    <b:Year>2004</b:Year>
    <b:Author>
      <b:Author>
        <b:NameList>
          <b:Person>
            <b:Last>Stinson</b:Last>
            <b:First>Monique</b:First>
          </b:Person>
          <b:Person>
            <b:Last>Bhat</b:Last>
            <b:First>Chandra</b:First>
          </b:Person>
        </b:NameList>
      </b:Author>
    </b:Author>
    <b:Pages>10-12</b:Pages>
    <b:RefOrder>27</b:RefOrder>
  </b:Source>
  <b:Source>
    <b:Tag>Rie04</b:Tag>
    <b:SourceType>JournalArticle</b:SourceType>
    <b:Guid>{5F720C3B-F2B9-42EB-9B08-94DB14BA643B}</b:Guid>
    <b:JournalName>Transportation Reasearch Part A:Policy and Practice</b:JournalName>
    <b:Year>2004</b:Year>
    <b:Pages>531-550</b:Pages>
    <b:Author>
      <b:Author>
        <b:NameList>
          <b:Person>
            <b:Last>Rietveld</b:Last>
            <b:First>Piet</b:First>
          </b:Person>
          <b:Person>
            <b:Last>Daniel</b:Last>
            <b:First>Vanessa</b:First>
          </b:Person>
        </b:NameList>
      </b:Author>
    </b:Author>
    <b:RefOrder>28</b:RefOrder>
  </b:Source>
  <b:Source>
    <b:Tag>Mou05</b:Tag>
    <b:SourceType>JournalArticle</b:SourceType>
    <b:Guid>{8F2AB496-96BB-4D9D-99E1-F29E2BD2B87C}</b:Guid>
    <b:Title>Cycling and the built environment,a Us perspective</b:Title>
    <b:Year>2005</b:Year>
    <b:Author>
      <b:Author>
        <b:NameList>
          <b:Person>
            <b:Last>Moudon</b:Last>
            <b:Middle>Vernez</b:Middle>
            <b:First>Anne</b:First>
          </b:Person>
          <b:Person>
            <b:Last>Lee</b:Last>
            <b:First>Chanam</b:First>
          </b:Person>
          <b:Person>
            <b:Last>Cheadle</b:Last>
            <b:Middle>D</b:Middle>
            <b:First>Allen</b:First>
          </b:Person>
          <b:Person>
            <b:Last>Collier</b:Last>
            <b:First>Cheza</b:First>
          </b:Person>
          <b:Person>
            <b:Last>Johnson</b:Last>
            <b:First>Donna</b:First>
          </b:Person>
          <b:Person>
            <b:Last>Schmid</b:Last>
            <b:First>Thomas</b:First>
          </b:Person>
          <b:Person>
            <b:Last>Weather</b:Last>
            <b:First>Robert</b:First>
          </b:Person>
        </b:NameList>
      </b:Author>
    </b:Author>
    <b:RefOrder>29</b:RefOrder>
  </b:Source>
  <b:Source>
    <b:Tag>Gar08</b:Tag>
    <b:SourceType>JournalArticle</b:SourceType>
    <b:Guid>{2B2C9B3E-9471-403A-9250-870411B966B8}</b:Guid>
    <b:Title>Promoting transportation cycle for women:the role of bicycle infrastructure</b:Title>
    <b:JournalName>Preventive medicine</b:JournalName>
    <b:Year>2008</b:Year>
    <b:Pages>55-59</b:Pages>
    <b:Author>
      <b:Author>
        <b:NameList>
          <b:Person>
            <b:Last>Garrard</b:Last>
            <b:First>Jan</b:First>
          </b:Person>
          <b:Person>
            <b:Last>Rose</b:Last>
            <b:First>Geoffrey</b:First>
          </b:Person>
          <b:Person>
            <b:Last>Lo</b:Last>
            <b:First>Sing Kai</b:First>
          </b:Person>
        </b:NameList>
      </b:Author>
    </b:Author>
    <b:RefOrder>30</b:RefOrder>
  </b:Source>
  <b:Source>
    <b:Tag>Kim11</b:Tag>
    <b:SourceType>JournalArticle</b:SourceType>
    <b:Guid>{7FFCAB90-84CC-4471-9004-85E99FD9E8E6}</b:Guid>
    <b:JournalName>Factors influencing travel behaviors in bikesharing</b:JournalName>
    <b:Year>2011</b:Year>
    <b:Author>
      <b:Author>
        <b:NameList>
          <b:Person>
            <b:Last>Kim</b:Last>
            <b:First>DongJun</b:First>
          </b:Person>
          <b:Person>
            <b:Last>Shin</b:Last>
            <b:First>HeeCheol</b:First>
          </b:Person>
          <b:Person>
            <b:Last>Im</b:Last>
            <b:First>Hyeongjun</b:First>
          </b:Person>
          <b:Person>
            <b:Last>Park</b:Last>
            <b:First>Junsik</b:First>
          </b:Person>
        </b:NameList>
      </b:Author>
    </b:Author>
    <b:RefOrder>31</b:RefOrder>
  </b:Source>
  <b:Source>
    <b:Tag>Lit10</b:Tag>
    <b:SourceType>JournalArticle</b:SourceType>
    <b:Guid>{4D4C6A3D-0313-49E1-A09F-B3756E026117}</b:Guid>
    <b:Year>2010</b:Year>
    <b:Author>
      <b:Author>
        <b:NameList>
          <b:Person>
            <b:Last>Litman</b:Last>
            <b:First>Todd</b:First>
          </b:Person>
        </b:NameList>
      </b:Author>
    </b:Author>
    <b:JournalName>Quantifying the benefits of nonmotorize transportartion for achieving mobolity management objectives</b:JournalName>
    <b:RefOrder>32</b:RefOrder>
  </b:Source>
  <b:Source>
    <b:Tag>Puc</b:Tag>
    <b:SourceType>JournalArticle</b:SourceType>
    <b:Guid>{4F838AFA-95BF-4C6B-8523-EBE38DD1080E}</b:Guid>
    <b:Author>
      <b:Author>
        <b:NameList>
          <b:Person>
            <b:Last>Pucher</b:Last>
            <b:First>John</b:First>
          </b:Person>
          <b:Person>
            <b:Last>Buehler</b:Last>
            <b:First>Ralph</b:First>
          </b:Person>
        </b:NameList>
      </b:Author>
    </b:Author>
    <b:Year>2011</b:Year>
    <b:JournalName>Cyling to work in 90 large cities in American cities:new evidence on the role of bicycle paths and lanes</b:JournalName>
    <b:Pages>416-417</b:Pages>
    <b:RefOrder>33</b:RefOrder>
  </b:Source>
  <b:Source>
    <b:Tag>Org18</b:Tag>
    <b:SourceType>InternetSite</b:SourceType>
    <b:Guid>{083031C9-4341-48E9-A8C3-9171A3C15545}</b:Guid>
    <b:InternetSiteTitle>Organizing Your Social Sciences Research Paper: Purpose of Guide</b:InternetSiteTitle>
    <b:Year>2013</b:Year>
    <b:URL>http://libguides.usc.edu/writingguide/purpose</b:URL>
    <b:Author>
      <b:Author>
        <b:NameList>
          <b:Person>
            <b:Last>Labaree</b:Last>
            <b:First>Robert V.</b:First>
          </b:Person>
        </b:NameList>
      </b:Author>
    </b:Author>
    <b:Month>October</b:Month>
    <b:RefOrder>34</b:RefOrder>
  </b:Source>
  <b:Source>
    <b:Tag>Cen17</b:Tag>
    <b:SourceType>Report</b:SourceType>
    <b:Guid>{42968DFE-B525-44C0-963D-52E4024CB0F4}</b:Guid>
    <b:Title>Economic And Social Statistics Of Sri Lanka</b:Title>
    <b:Year>2017</b:Year>
    <b:Author>
      <b:Author>
        <b:NameList>
          <b:Person>
            <b:Last>Central Bank of Sri Lanka</b:Last>
          </b:Person>
        </b:NameList>
      </b:Author>
    </b:Author>
    <b:RefOrder>35</b:RefOrder>
  </b:Source>
  <b:Source>
    <b:Tag>Pre</b:Tag>
    <b:SourceType>DocumentFromInternetSite</b:SourceType>
    <b:Guid>{5A0CDC9F-ED26-4C39-847B-F9F4245ED692}</b:Guid>
    <b:InternetSiteTitle>PressReader</b:InternetSiteTitle>
    <b:URL>https://www.pressreader.com/sri-lanka/daily-mirror-sri-lanka/20180403/281891593835776</b:URL>
    <b:Year>2018</b:Year>
    <b:Author>
      <b:Author>
        <b:NameList>
          <b:Person>
            <b:Last>Dr.Liyanage</b:Last>
          </b:Person>
        </b:NameList>
      </b:Author>
    </b:Author>
    <b:RefOrder>36</b:RefOrder>
  </b:Source>
  <b:Source>
    <b:Tag>Tav11</b:Tag>
    <b:SourceType>JournalArticle</b:SourceType>
    <b:Guid>{15DA713A-2AD0-496F-892B-4595CD71BED0}</b:Guid>
    <b:Title>Making Sense of Cronbach's Alpha</b:Title>
    <b:Year>2011</b:Year>
    <b:Author>
      <b:Author>
        <b:NameList>
          <b:Person>
            <b:Last>Tavakol</b:Last>
            <b:First>Mohsen</b:First>
          </b:Person>
          <b:Person>
            <b:Last>Dennik</b:Last>
            <b:First>Reg</b:First>
          </b:Person>
        </b:NameList>
      </b:Author>
    </b:Author>
    <b:RefOrder>37</b:RefOrder>
  </b:Source>
</b:Sources>
</file>

<file path=customXml/itemProps1.xml><?xml version="1.0" encoding="utf-8"?>
<ds:datastoreItem xmlns:ds="http://schemas.openxmlformats.org/officeDocument/2006/customXml" ds:itemID="{F99941FE-5788-49AF-9257-510D98ED0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128</Pages>
  <Words>27684</Words>
  <Characters>157804</Characters>
  <Application>Microsoft Office Word</Application>
  <DocSecurity>0</DocSecurity>
  <Lines>1315</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Thanu Matheesha</cp:lastModifiedBy>
  <cp:revision>56</cp:revision>
  <dcterms:created xsi:type="dcterms:W3CDTF">2018-12-18T16:22:00Z</dcterms:created>
  <dcterms:modified xsi:type="dcterms:W3CDTF">2018-12-20T01:49:00Z</dcterms:modified>
</cp:coreProperties>
</file>